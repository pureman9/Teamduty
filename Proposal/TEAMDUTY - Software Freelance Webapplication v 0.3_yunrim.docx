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23901F" w14:textId="77777777" w:rsidR="00D727F8" w:rsidRPr="00FA120D" w:rsidRDefault="00D727F8" w:rsidP="00D727F8">
      <w:pPr>
        <w:rPr>
          <w:rFonts w:ascii="Times New Roman" w:hAnsi="Times New Roman" w:cs="Times New Roman"/>
          <w:b/>
          <w:bCs/>
          <w:sz w:val="36"/>
          <w:szCs w:val="36"/>
        </w:rPr>
      </w:pPr>
      <w:commentRangeStart w:id="0"/>
      <w:r w:rsidRPr="00FA120D">
        <w:rPr>
          <w:rFonts w:ascii="Times New Roman" w:hAnsi="Times New Roman" w:cs="Times New Roman"/>
          <w:b/>
          <w:bCs/>
          <w:sz w:val="36"/>
          <w:szCs w:val="36"/>
          <w:lang w:val="en-GB"/>
        </w:rPr>
        <w:t>Document History</w:t>
      </w:r>
      <w:commentRangeEnd w:id="0"/>
      <w:r w:rsidR="00C15B88">
        <w:rPr>
          <w:rStyle w:val="CommentReference"/>
        </w:rPr>
        <w:commentReference w:id="0"/>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088"/>
        <w:gridCol w:w="2698"/>
        <w:gridCol w:w="1134"/>
        <w:gridCol w:w="851"/>
        <w:gridCol w:w="850"/>
        <w:gridCol w:w="29"/>
        <w:gridCol w:w="828"/>
        <w:gridCol w:w="990"/>
      </w:tblGrid>
      <w:tr w:rsidR="00D727F8" w:rsidRPr="00FA120D" w14:paraId="726C008A" w14:textId="77777777" w:rsidTr="004D0088">
        <w:trPr>
          <w:trHeight w:val="270"/>
        </w:trPr>
        <w:tc>
          <w:tcPr>
            <w:tcW w:w="2088" w:type="dxa"/>
            <w:shd w:val="clear" w:color="auto" w:fill="262626" w:themeFill="text1" w:themeFillTint="D9"/>
            <w:noWrap/>
            <w:hideMark/>
          </w:tcPr>
          <w:p w14:paraId="385CD8D8" w14:textId="77777777" w:rsidR="00D727F8" w:rsidRPr="00FA120D" w:rsidRDefault="00D727F8" w:rsidP="004D0088">
            <w:pPr>
              <w:jc w:val="center"/>
              <w:rPr>
                <w:rFonts w:ascii="Times New Roman" w:hAnsi="Times New Roman" w:cs="Times New Roman"/>
                <w:b/>
                <w:bCs/>
                <w:sz w:val="20"/>
                <w:szCs w:val="20"/>
              </w:rPr>
            </w:pPr>
            <w:r w:rsidRPr="00FA120D">
              <w:rPr>
                <w:rFonts w:ascii="Times New Roman" w:hAnsi="Times New Roman" w:cs="Times New Roman"/>
                <w:b/>
                <w:bCs/>
                <w:sz w:val="20"/>
                <w:szCs w:val="20"/>
              </w:rPr>
              <w:t>Document Name</w:t>
            </w:r>
          </w:p>
        </w:tc>
        <w:tc>
          <w:tcPr>
            <w:tcW w:w="2698" w:type="dxa"/>
            <w:shd w:val="clear" w:color="auto" w:fill="262626" w:themeFill="text1" w:themeFillTint="D9"/>
            <w:noWrap/>
            <w:hideMark/>
          </w:tcPr>
          <w:p w14:paraId="5CF7994E" w14:textId="77777777" w:rsidR="00D727F8" w:rsidRPr="00FA120D" w:rsidRDefault="00D727F8" w:rsidP="004D0088">
            <w:pPr>
              <w:jc w:val="center"/>
              <w:rPr>
                <w:rFonts w:ascii="Times New Roman" w:hAnsi="Times New Roman" w:cs="Times New Roman"/>
                <w:b/>
                <w:bCs/>
                <w:sz w:val="20"/>
                <w:szCs w:val="20"/>
              </w:rPr>
            </w:pPr>
            <w:r w:rsidRPr="00FA120D">
              <w:rPr>
                <w:rFonts w:ascii="Times New Roman" w:hAnsi="Times New Roman" w:cs="Times New Roman"/>
                <w:b/>
                <w:bCs/>
                <w:sz w:val="20"/>
                <w:szCs w:val="20"/>
              </w:rPr>
              <w:t>Version</w:t>
            </w:r>
          </w:p>
        </w:tc>
        <w:tc>
          <w:tcPr>
            <w:tcW w:w="1134" w:type="dxa"/>
            <w:shd w:val="clear" w:color="auto" w:fill="262626" w:themeFill="text1" w:themeFillTint="D9"/>
            <w:noWrap/>
            <w:hideMark/>
          </w:tcPr>
          <w:p w14:paraId="21C12014" w14:textId="77777777" w:rsidR="00D727F8" w:rsidRPr="00FA120D" w:rsidRDefault="00D727F8" w:rsidP="004D0088">
            <w:pPr>
              <w:jc w:val="center"/>
              <w:rPr>
                <w:rFonts w:ascii="Times New Roman" w:hAnsi="Times New Roman" w:cs="Times New Roman"/>
                <w:b/>
                <w:bCs/>
                <w:sz w:val="20"/>
                <w:szCs w:val="20"/>
              </w:rPr>
            </w:pPr>
            <w:r w:rsidRPr="00FA120D">
              <w:rPr>
                <w:rFonts w:ascii="Times New Roman" w:hAnsi="Times New Roman" w:cs="Times New Roman"/>
                <w:b/>
                <w:bCs/>
                <w:sz w:val="20"/>
                <w:szCs w:val="20"/>
              </w:rPr>
              <w:t>Status</w:t>
            </w:r>
          </w:p>
        </w:tc>
        <w:tc>
          <w:tcPr>
            <w:tcW w:w="851" w:type="dxa"/>
            <w:shd w:val="clear" w:color="auto" w:fill="262626" w:themeFill="text1" w:themeFillTint="D9"/>
            <w:noWrap/>
            <w:hideMark/>
          </w:tcPr>
          <w:p w14:paraId="08F85179" w14:textId="77777777" w:rsidR="00D727F8" w:rsidRPr="00FA120D" w:rsidRDefault="00D727F8" w:rsidP="004D0088">
            <w:pPr>
              <w:jc w:val="center"/>
              <w:rPr>
                <w:rFonts w:ascii="Times New Roman" w:hAnsi="Times New Roman" w:cs="Times New Roman"/>
                <w:b/>
                <w:bCs/>
                <w:sz w:val="20"/>
                <w:szCs w:val="20"/>
              </w:rPr>
            </w:pPr>
            <w:r w:rsidRPr="00FA120D">
              <w:rPr>
                <w:rFonts w:ascii="Times New Roman" w:hAnsi="Times New Roman" w:cs="Times New Roman"/>
                <w:b/>
                <w:bCs/>
                <w:sz w:val="20"/>
                <w:szCs w:val="20"/>
              </w:rPr>
              <w:t>Date</w:t>
            </w:r>
          </w:p>
        </w:tc>
        <w:tc>
          <w:tcPr>
            <w:tcW w:w="850" w:type="dxa"/>
            <w:shd w:val="clear" w:color="auto" w:fill="262626" w:themeFill="text1" w:themeFillTint="D9"/>
            <w:noWrap/>
            <w:hideMark/>
          </w:tcPr>
          <w:p w14:paraId="395A36E5" w14:textId="77777777" w:rsidR="00D727F8" w:rsidRPr="00FA120D" w:rsidRDefault="00D727F8" w:rsidP="004D0088">
            <w:pPr>
              <w:jc w:val="center"/>
              <w:rPr>
                <w:rFonts w:ascii="Times New Roman" w:hAnsi="Times New Roman" w:cs="Times New Roman"/>
                <w:b/>
                <w:bCs/>
                <w:sz w:val="20"/>
                <w:szCs w:val="20"/>
              </w:rPr>
            </w:pPr>
            <w:r w:rsidRPr="00FA120D">
              <w:rPr>
                <w:rFonts w:ascii="Times New Roman" w:hAnsi="Times New Roman" w:cs="Times New Roman"/>
                <w:b/>
                <w:bCs/>
                <w:sz w:val="20"/>
                <w:szCs w:val="20"/>
              </w:rPr>
              <w:t>Viewable</w:t>
            </w:r>
          </w:p>
        </w:tc>
        <w:tc>
          <w:tcPr>
            <w:tcW w:w="857" w:type="dxa"/>
            <w:gridSpan w:val="2"/>
            <w:shd w:val="clear" w:color="auto" w:fill="262626" w:themeFill="text1" w:themeFillTint="D9"/>
          </w:tcPr>
          <w:p w14:paraId="54F8C1E9" w14:textId="77777777" w:rsidR="00D727F8" w:rsidRPr="00FA120D" w:rsidRDefault="00D727F8" w:rsidP="004D0088">
            <w:pPr>
              <w:jc w:val="center"/>
              <w:rPr>
                <w:rFonts w:ascii="Times New Roman" w:hAnsi="Times New Roman" w:cs="Times New Roman"/>
                <w:b/>
                <w:bCs/>
                <w:sz w:val="20"/>
                <w:szCs w:val="20"/>
              </w:rPr>
            </w:pPr>
            <w:r w:rsidRPr="00FA120D">
              <w:rPr>
                <w:rFonts w:ascii="Times New Roman" w:hAnsi="Times New Roman" w:cs="Times New Roman"/>
                <w:b/>
                <w:bCs/>
                <w:sz w:val="20"/>
                <w:szCs w:val="20"/>
              </w:rPr>
              <w:t>Reviewer</w:t>
            </w:r>
          </w:p>
        </w:tc>
        <w:tc>
          <w:tcPr>
            <w:tcW w:w="990" w:type="dxa"/>
            <w:shd w:val="clear" w:color="auto" w:fill="262626" w:themeFill="text1" w:themeFillTint="D9"/>
          </w:tcPr>
          <w:p w14:paraId="6633F5DD" w14:textId="77777777" w:rsidR="00D727F8" w:rsidRPr="00FA120D" w:rsidRDefault="00D727F8" w:rsidP="004D0088">
            <w:pPr>
              <w:jc w:val="center"/>
              <w:rPr>
                <w:rFonts w:ascii="Times New Roman" w:hAnsi="Times New Roman" w:cs="Times New Roman"/>
                <w:b/>
                <w:bCs/>
                <w:sz w:val="20"/>
                <w:szCs w:val="20"/>
              </w:rPr>
            </w:pPr>
            <w:r w:rsidRPr="00FA120D">
              <w:rPr>
                <w:rFonts w:ascii="Times New Roman" w:hAnsi="Times New Roman" w:cs="Times New Roman"/>
                <w:b/>
                <w:bCs/>
                <w:sz w:val="20"/>
                <w:szCs w:val="20"/>
              </w:rPr>
              <w:t>Responsible</w:t>
            </w:r>
          </w:p>
        </w:tc>
      </w:tr>
      <w:tr w:rsidR="00D727F8" w:rsidRPr="00FA120D" w14:paraId="07A2BA41" w14:textId="77777777" w:rsidTr="004D0088">
        <w:trPr>
          <w:trHeight w:val="270"/>
        </w:trPr>
        <w:tc>
          <w:tcPr>
            <w:tcW w:w="9468" w:type="dxa"/>
            <w:gridSpan w:val="8"/>
            <w:shd w:val="clear" w:color="auto" w:fill="E7E6E6" w:themeFill="background2"/>
            <w:noWrap/>
            <w:hideMark/>
          </w:tcPr>
          <w:p w14:paraId="345DA57F" w14:textId="77777777" w:rsidR="00D727F8" w:rsidRPr="00FA120D" w:rsidRDefault="00D727F8" w:rsidP="004D0088">
            <w:pPr>
              <w:jc w:val="thaiDistribute"/>
              <w:rPr>
                <w:rFonts w:ascii="Times New Roman" w:hAnsi="Times New Roman" w:cs="Times New Roman"/>
                <w:b/>
                <w:bCs/>
                <w:sz w:val="20"/>
                <w:szCs w:val="20"/>
              </w:rPr>
            </w:pPr>
            <w:r w:rsidRPr="00FA120D">
              <w:rPr>
                <w:rFonts w:ascii="Times New Roman" w:hAnsi="Times New Roman" w:cs="Times New Roman"/>
                <w:b/>
                <w:bCs/>
                <w:sz w:val="20"/>
                <w:szCs w:val="20"/>
              </w:rPr>
              <w:t>Documents</w:t>
            </w:r>
          </w:p>
        </w:tc>
      </w:tr>
      <w:tr w:rsidR="00D727F8" w:rsidRPr="00FA120D" w14:paraId="3E89CB59" w14:textId="77777777" w:rsidTr="00D727F8">
        <w:trPr>
          <w:trHeight w:val="270"/>
        </w:trPr>
        <w:tc>
          <w:tcPr>
            <w:tcW w:w="2088" w:type="dxa"/>
            <w:noWrap/>
            <w:hideMark/>
          </w:tcPr>
          <w:p w14:paraId="08CFFD2C" w14:textId="77777777" w:rsidR="00D727F8" w:rsidRPr="00FA120D" w:rsidRDefault="00D727F8" w:rsidP="004D0088">
            <w:pPr>
              <w:rPr>
                <w:rFonts w:ascii="Times New Roman" w:hAnsi="Times New Roman" w:cs="Times New Roman"/>
                <w:bCs/>
                <w:sz w:val="20"/>
                <w:szCs w:val="20"/>
              </w:rPr>
            </w:pPr>
            <w:r w:rsidRPr="00FA120D">
              <w:rPr>
                <w:rFonts w:ascii="Times New Roman" w:hAnsi="Times New Roman" w:cs="Times New Roman"/>
                <w:bCs/>
                <w:sz w:val="20"/>
                <w:szCs w:val="20"/>
              </w:rPr>
              <w:t xml:space="preserve">TEAMDUTY-Proposal-V.0.1.docx </w:t>
            </w:r>
          </w:p>
        </w:tc>
        <w:tc>
          <w:tcPr>
            <w:tcW w:w="2698" w:type="dxa"/>
            <w:noWrap/>
            <w:hideMark/>
          </w:tcPr>
          <w:p w14:paraId="2E30453F" w14:textId="77777777" w:rsidR="00D727F8" w:rsidRPr="00FA120D" w:rsidRDefault="00D727F8" w:rsidP="004D0088">
            <w:pPr>
              <w:rPr>
                <w:rFonts w:ascii="Times New Roman" w:hAnsi="Times New Roman" w:cs="Times New Roman"/>
                <w:sz w:val="20"/>
                <w:szCs w:val="20"/>
              </w:rPr>
            </w:pPr>
            <w:r w:rsidRPr="00FA120D">
              <w:rPr>
                <w:rFonts w:ascii="Times New Roman" w:hAnsi="Times New Roman" w:cs="Times New Roman"/>
                <w:sz w:val="20"/>
                <w:szCs w:val="20"/>
              </w:rPr>
              <w:t xml:space="preserve">- Add Chapter 1 </w:t>
            </w:r>
          </w:p>
          <w:p w14:paraId="0CDD4793" w14:textId="77777777" w:rsidR="00D727F8" w:rsidRPr="00FA120D" w:rsidRDefault="00D727F8" w:rsidP="004D0088">
            <w:pPr>
              <w:rPr>
                <w:rFonts w:ascii="Times New Roman" w:hAnsi="Times New Roman" w:cs="Times New Roman"/>
                <w:sz w:val="20"/>
                <w:szCs w:val="20"/>
              </w:rPr>
            </w:pPr>
            <w:r w:rsidRPr="00FA120D">
              <w:rPr>
                <w:rFonts w:ascii="Times New Roman" w:hAnsi="Times New Roman" w:cs="Times New Roman"/>
                <w:sz w:val="20"/>
                <w:szCs w:val="20"/>
              </w:rPr>
              <w:t xml:space="preserve">   - </w:t>
            </w:r>
          </w:p>
          <w:p w14:paraId="200F8308" w14:textId="77777777" w:rsidR="00D727F8" w:rsidRPr="00FA120D" w:rsidRDefault="00D727F8" w:rsidP="004D0088">
            <w:pPr>
              <w:tabs>
                <w:tab w:val="left" w:pos="1530"/>
              </w:tabs>
              <w:rPr>
                <w:rFonts w:ascii="Times New Roman" w:hAnsi="Times New Roman" w:cs="Times New Roman"/>
                <w:sz w:val="20"/>
                <w:szCs w:val="20"/>
              </w:rPr>
            </w:pPr>
            <w:r w:rsidRPr="00FA120D">
              <w:rPr>
                <w:rFonts w:ascii="Times New Roman" w:hAnsi="Times New Roman" w:cs="Times New Roman"/>
                <w:sz w:val="20"/>
                <w:szCs w:val="20"/>
              </w:rPr>
              <w:t>- Add Chapter 2</w:t>
            </w:r>
          </w:p>
          <w:p w14:paraId="0E229F54" w14:textId="77777777" w:rsidR="00D727F8" w:rsidRPr="00FA120D" w:rsidRDefault="00D727F8" w:rsidP="004D0088">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Technology Review</w:t>
            </w:r>
          </w:p>
          <w:p w14:paraId="61470FB0" w14:textId="77777777" w:rsidR="00D727F8" w:rsidRPr="00FA120D" w:rsidRDefault="00D727F8" w:rsidP="004D0088">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Development Tool Review</w:t>
            </w:r>
          </w:p>
          <w:p w14:paraId="7E31B949" w14:textId="77777777" w:rsidR="00D727F8" w:rsidRPr="00FA120D" w:rsidRDefault="00D727F8" w:rsidP="004D0088">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Add Chapter 3</w:t>
            </w:r>
          </w:p>
          <w:p w14:paraId="549E2A5E" w14:textId="77777777" w:rsidR="00D727F8" w:rsidRPr="00FA120D" w:rsidRDefault="00D727F8" w:rsidP="004D0088">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w:t>
            </w:r>
          </w:p>
          <w:p w14:paraId="52CC33EF" w14:textId="77777777" w:rsidR="00D727F8" w:rsidRPr="00FA120D" w:rsidRDefault="00D727F8" w:rsidP="004D0088">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Add Chapter 4</w:t>
            </w:r>
          </w:p>
          <w:p w14:paraId="7EF14537" w14:textId="77777777" w:rsidR="00D727F8" w:rsidRPr="00FA120D" w:rsidRDefault="00D727F8" w:rsidP="004D0088">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Motivation</w:t>
            </w:r>
          </w:p>
          <w:p w14:paraId="08F956AE" w14:textId="77777777" w:rsidR="00D727F8" w:rsidRPr="00FA120D" w:rsidRDefault="00D727F8" w:rsidP="004D0088">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Aims and Objective</w:t>
            </w:r>
          </w:p>
          <w:p w14:paraId="607F02E3" w14:textId="77777777" w:rsidR="00D727F8" w:rsidRPr="00FA120D" w:rsidRDefault="00D727F8" w:rsidP="004D0088">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Deliverables and Limits</w:t>
            </w:r>
          </w:p>
          <w:p w14:paraId="039EA8B8" w14:textId="77777777" w:rsidR="00D727F8" w:rsidRPr="00FA120D" w:rsidRDefault="00D727F8" w:rsidP="004D0088">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-Add Chapter 5</w:t>
            </w:r>
          </w:p>
          <w:p w14:paraId="78BB3DAF" w14:textId="77777777" w:rsidR="00D727F8" w:rsidRPr="00FA120D" w:rsidRDefault="00D727F8" w:rsidP="004D0088">
            <w:pPr>
              <w:rPr>
                <w:rFonts w:ascii="Times New Roman" w:hAnsi="Times New Roman" w:cs="Times New Roman"/>
                <w:sz w:val="20"/>
                <w:szCs w:val="20"/>
              </w:rPr>
            </w:pPr>
            <w:r w:rsidRPr="00FA120D">
              <w:rPr>
                <w:rFonts w:ascii="Times New Roman" w:hAnsi="Times New Roman" w:cs="Times New Roman"/>
                <w:sz w:val="20"/>
                <w:szCs w:val="20"/>
              </w:rPr>
              <w:t xml:space="preserve">   - </w:t>
            </w:r>
          </w:p>
        </w:tc>
        <w:tc>
          <w:tcPr>
            <w:tcW w:w="1134" w:type="dxa"/>
            <w:noWrap/>
            <w:hideMark/>
          </w:tcPr>
          <w:p w14:paraId="423A4E2C" w14:textId="77777777" w:rsidR="00D727F8" w:rsidRPr="00FA120D" w:rsidRDefault="00D727F8" w:rsidP="004D0088">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hideMark/>
          </w:tcPr>
          <w:p w14:paraId="51D5C187" w14:textId="77777777" w:rsidR="00D727F8" w:rsidRPr="00FA120D" w:rsidRDefault="00D727F8" w:rsidP="004D0088">
            <w:pPr>
              <w:jc w:val="thaiDistribute"/>
              <w:rPr>
                <w:rFonts w:ascii="Times New Roman" w:hAnsi="Times New Roman" w:cs="Times New Roman"/>
                <w:sz w:val="20"/>
                <w:szCs w:val="20"/>
              </w:rPr>
            </w:pPr>
            <w:r w:rsidRPr="00FA120D">
              <w:rPr>
                <w:rFonts w:ascii="Times New Roman" w:hAnsi="Times New Roman" w:cs="Times New Roman"/>
                <w:sz w:val="20"/>
                <w:szCs w:val="20"/>
              </w:rPr>
              <w:t>6 Feb 2014</w:t>
            </w:r>
          </w:p>
        </w:tc>
        <w:tc>
          <w:tcPr>
            <w:tcW w:w="879" w:type="dxa"/>
            <w:gridSpan w:val="2"/>
            <w:noWrap/>
            <w:hideMark/>
          </w:tcPr>
          <w:p w14:paraId="106E4631" w14:textId="77777777"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14:paraId="718779B9" w14:textId="77777777"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14:paraId="7555A9B0" w14:textId="77777777" w:rsidR="00D727F8" w:rsidRPr="00FA120D" w:rsidRDefault="00D727F8" w:rsidP="004D008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14:paraId="725BABF6" w14:textId="77777777" w:rsidR="00D727F8" w:rsidRPr="00FA120D" w:rsidRDefault="00D727F8" w:rsidP="004D0088">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14:paraId="41E0F347" w14:textId="77777777"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14:paraId="6DE1CED2" w14:textId="77777777"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14:paraId="0AC83AF0" w14:textId="77777777" w:rsidR="00D727F8" w:rsidRPr="00FA120D" w:rsidRDefault="00D727F8" w:rsidP="004D0088">
            <w:pPr>
              <w:jc w:val="thaiDistribute"/>
              <w:rPr>
                <w:rFonts w:ascii="Times New Roman" w:hAnsi="Times New Roman" w:cs="Times New Roman"/>
                <w:sz w:val="20"/>
                <w:szCs w:val="20"/>
              </w:rPr>
            </w:pPr>
          </w:p>
        </w:tc>
      </w:tr>
      <w:tr w:rsidR="00D727F8" w:rsidRPr="00FA120D" w14:paraId="6329CBF0" w14:textId="77777777" w:rsidTr="004D0088">
        <w:trPr>
          <w:trHeight w:val="270"/>
        </w:trPr>
        <w:tc>
          <w:tcPr>
            <w:tcW w:w="2088" w:type="dxa"/>
            <w:noWrap/>
          </w:tcPr>
          <w:p w14:paraId="474AFE15" w14:textId="77777777" w:rsidR="00D727F8" w:rsidRPr="00FA120D" w:rsidRDefault="00D727F8" w:rsidP="00D727F8">
            <w:pPr>
              <w:rPr>
                <w:rFonts w:ascii="Times New Roman" w:hAnsi="Times New Roman" w:cs="Times New Roman"/>
                <w:bCs/>
                <w:sz w:val="20"/>
                <w:szCs w:val="20"/>
              </w:rPr>
            </w:pPr>
            <w:r w:rsidRPr="00FA120D">
              <w:rPr>
                <w:rFonts w:ascii="Times New Roman" w:hAnsi="Times New Roman" w:cs="Times New Roman"/>
                <w:bCs/>
                <w:sz w:val="20"/>
                <w:szCs w:val="20"/>
              </w:rPr>
              <w:t>TEAMDUTY-Proposal-</w:t>
            </w:r>
            <w:r w:rsidR="008669ED" w:rsidRPr="00FA120D">
              <w:rPr>
                <w:rFonts w:ascii="Times New Roman" w:hAnsi="Times New Roman" w:cs="Times New Roman"/>
                <w:bCs/>
                <w:sz w:val="20"/>
                <w:szCs w:val="20"/>
              </w:rPr>
              <w:t>V.0.2</w:t>
            </w:r>
            <w:r w:rsidRPr="00FA120D">
              <w:rPr>
                <w:rFonts w:ascii="Times New Roman" w:hAnsi="Times New Roman" w:cs="Times New Roman"/>
                <w:bCs/>
                <w:sz w:val="20"/>
                <w:szCs w:val="20"/>
              </w:rPr>
              <w:t xml:space="preserve">.docx </w:t>
            </w:r>
          </w:p>
        </w:tc>
        <w:tc>
          <w:tcPr>
            <w:tcW w:w="2698" w:type="dxa"/>
            <w:noWrap/>
          </w:tcPr>
          <w:p w14:paraId="230242EC"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Add Chapter 1</w:t>
            </w:r>
          </w:p>
          <w:p w14:paraId="28CE22AA"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Introduction &amp; Background</w:t>
            </w:r>
          </w:p>
          <w:p w14:paraId="07149FD0"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Add Chapter 2</w:t>
            </w:r>
          </w:p>
          <w:p w14:paraId="3D43B00D"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Business Review</w:t>
            </w:r>
          </w:p>
          <w:p w14:paraId="68C5B31E"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Business Tools and     Software Review</w:t>
            </w:r>
          </w:p>
          <w:p w14:paraId="03758249"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Technology Review</w:t>
            </w:r>
          </w:p>
          <w:p w14:paraId="4E13CBB6"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Development Tool Review</w:t>
            </w:r>
          </w:p>
          <w:p w14:paraId="687AF0DD"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Add Chapter 3</w:t>
            </w:r>
          </w:p>
          <w:p w14:paraId="4F772FC4"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ISO29110</w:t>
            </w:r>
          </w:p>
          <w:p w14:paraId="2A70581B"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Add Chapter 4</w:t>
            </w:r>
          </w:p>
          <w:p w14:paraId="32F0DED9"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Motivation</w:t>
            </w:r>
          </w:p>
          <w:p w14:paraId="5DA1F8E8"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Aim and Objective</w:t>
            </w:r>
          </w:p>
          <w:p w14:paraId="29D6C076"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Deliverables and Limits</w:t>
            </w:r>
          </w:p>
          <w:p w14:paraId="2EA24317"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Future Work</w:t>
            </w:r>
          </w:p>
          <w:p w14:paraId="21F48321"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Schedule &amp; Milestone</w:t>
            </w:r>
          </w:p>
          <w:p w14:paraId="3C573E30"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Add Chapter 5</w:t>
            </w:r>
          </w:p>
          <w:p w14:paraId="79F98FED" w14:textId="77777777"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References</w:t>
            </w:r>
          </w:p>
        </w:tc>
        <w:tc>
          <w:tcPr>
            <w:tcW w:w="1134" w:type="dxa"/>
            <w:noWrap/>
          </w:tcPr>
          <w:p w14:paraId="761364CA" w14:textId="77777777" w:rsidR="00D727F8" w:rsidRPr="00FA120D" w:rsidRDefault="00D727F8" w:rsidP="00D727F8">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14:paraId="610E9696" w14:textId="77777777"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6 Feb 2014</w:t>
            </w:r>
          </w:p>
        </w:tc>
        <w:tc>
          <w:tcPr>
            <w:tcW w:w="850" w:type="dxa"/>
            <w:noWrap/>
          </w:tcPr>
          <w:p w14:paraId="07B3E66A" w14:textId="77777777"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14:paraId="1B9B35E5" w14:textId="77777777"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14:paraId="2C6F4D50" w14:textId="77777777"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14:paraId="44F5B59A" w14:textId="77777777"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14:paraId="2144AFFC" w14:textId="77777777"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14:paraId="6320249F" w14:textId="77777777"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r w:rsidR="00EE2138" w:rsidRPr="00FA120D" w14:paraId="2DD35552" w14:textId="77777777" w:rsidTr="004D0088">
        <w:trPr>
          <w:trHeight w:val="270"/>
        </w:trPr>
        <w:tc>
          <w:tcPr>
            <w:tcW w:w="2088" w:type="dxa"/>
            <w:noWrap/>
          </w:tcPr>
          <w:p w14:paraId="5581B0C5" w14:textId="77777777" w:rsidR="00EE2138" w:rsidRPr="00FA120D" w:rsidRDefault="00EE2138" w:rsidP="00D727F8">
            <w:pPr>
              <w:rPr>
                <w:rFonts w:ascii="Times New Roman" w:hAnsi="Times New Roman" w:cs="Times New Roman"/>
                <w:bCs/>
                <w:sz w:val="20"/>
                <w:szCs w:val="20"/>
              </w:rPr>
            </w:pPr>
            <w:r w:rsidRPr="00FA120D">
              <w:rPr>
                <w:rFonts w:ascii="Times New Roman" w:hAnsi="Times New Roman" w:cs="Times New Roman"/>
                <w:bCs/>
                <w:sz w:val="20"/>
                <w:szCs w:val="20"/>
              </w:rPr>
              <w:t>TEAMDUTY-Proposal-</w:t>
            </w:r>
            <w:r>
              <w:rPr>
                <w:rFonts w:ascii="Times New Roman" w:hAnsi="Times New Roman" w:cs="Times New Roman"/>
                <w:bCs/>
                <w:sz w:val="20"/>
                <w:szCs w:val="20"/>
              </w:rPr>
              <w:t>V.0.3</w:t>
            </w:r>
            <w:r w:rsidRPr="00FA120D">
              <w:rPr>
                <w:rFonts w:ascii="Times New Roman" w:hAnsi="Times New Roman" w:cs="Times New Roman"/>
                <w:bCs/>
                <w:sz w:val="20"/>
                <w:szCs w:val="20"/>
              </w:rPr>
              <w:t>.docx</w:t>
            </w:r>
          </w:p>
        </w:tc>
        <w:tc>
          <w:tcPr>
            <w:tcW w:w="2698" w:type="dxa"/>
            <w:noWrap/>
          </w:tcPr>
          <w:p w14:paraId="59D41BCC" w14:textId="77777777" w:rsidR="00B56C95" w:rsidRDefault="00B56C95" w:rsidP="00D727F8">
            <w:pPr>
              <w:rPr>
                <w:ins w:id="1" w:author="SAMSUNG" w:date="2014-03-18T15:52:00Z"/>
                <w:rFonts w:ascii="Times New Roman" w:hAnsi="Times New Roman" w:cs="Times New Roman"/>
                <w:sz w:val="20"/>
                <w:szCs w:val="20"/>
              </w:rPr>
            </w:pPr>
            <w:ins w:id="2" w:author="SAMSUNG" w:date="2014-03-18T15:52:00Z">
              <w:r>
                <w:rPr>
                  <w:rFonts w:ascii="Times New Roman" w:hAnsi="Times New Roman" w:cs="Times New Roman"/>
                  <w:sz w:val="20"/>
                  <w:szCs w:val="20"/>
                </w:rPr>
                <w:t>Change some sentence within</w:t>
              </w:r>
            </w:ins>
          </w:p>
          <w:p w14:paraId="6B6755B2" w14:textId="3D98AD79" w:rsidR="00EE2138" w:rsidRPr="00FA120D" w:rsidRDefault="00B56C95" w:rsidP="00D727F8">
            <w:pPr>
              <w:rPr>
                <w:rFonts w:ascii="Times New Roman" w:hAnsi="Times New Roman" w:cs="Times New Roman"/>
                <w:sz w:val="20"/>
                <w:szCs w:val="20"/>
              </w:rPr>
            </w:pPr>
            <w:ins w:id="3" w:author="SAMSUNG" w:date="2014-03-18T15:52:00Z">
              <w:r w:rsidRPr="00FA120D">
                <w:rPr>
                  <w:rFonts w:ascii="Times New Roman" w:hAnsi="Times New Roman" w:cs="Times New Roman"/>
                  <w:sz w:val="20"/>
                  <w:szCs w:val="20"/>
                </w:rPr>
                <w:t>- Introduction &amp; Background</w:t>
              </w:r>
              <w:r>
                <w:rPr>
                  <w:rFonts w:ascii="Times New Roman" w:hAnsi="Times New Roman" w:cs="Times New Roman"/>
                  <w:sz w:val="20"/>
                  <w:szCs w:val="20"/>
                </w:rPr>
                <w:t xml:space="preserve">   </w:t>
              </w:r>
            </w:ins>
          </w:p>
        </w:tc>
        <w:tc>
          <w:tcPr>
            <w:tcW w:w="1134" w:type="dxa"/>
            <w:noWrap/>
          </w:tcPr>
          <w:p w14:paraId="764F8F96" w14:textId="77777777" w:rsidR="00EE2138" w:rsidRPr="00FA120D" w:rsidRDefault="00EE2138" w:rsidP="00D727F8">
            <w:pPr>
              <w:jc w:val="center"/>
              <w:rPr>
                <w:rFonts w:ascii="Times New Roman" w:hAnsi="Times New Roman" w:cs="Times New Roman"/>
                <w:sz w:val="20"/>
                <w:szCs w:val="20"/>
              </w:rPr>
            </w:pPr>
          </w:p>
        </w:tc>
        <w:tc>
          <w:tcPr>
            <w:tcW w:w="851" w:type="dxa"/>
            <w:noWrap/>
          </w:tcPr>
          <w:p w14:paraId="65446C7E" w14:textId="77777777" w:rsidR="00EE2138" w:rsidRPr="00FA120D" w:rsidRDefault="00EE2138" w:rsidP="00D727F8">
            <w:pPr>
              <w:jc w:val="thaiDistribute"/>
              <w:rPr>
                <w:rFonts w:ascii="Times New Roman" w:hAnsi="Times New Roman" w:cs="Times New Roman"/>
                <w:sz w:val="20"/>
                <w:szCs w:val="20"/>
              </w:rPr>
            </w:pPr>
          </w:p>
        </w:tc>
        <w:tc>
          <w:tcPr>
            <w:tcW w:w="850" w:type="dxa"/>
            <w:noWrap/>
          </w:tcPr>
          <w:p w14:paraId="0D03197C" w14:textId="77777777" w:rsidR="00EE2138" w:rsidRPr="00FA120D" w:rsidRDefault="00EE2138" w:rsidP="00D727F8">
            <w:pPr>
              <w:jc w:val="thaiDistribute"/>
              <w:rPr>
                <w:rFonts w:ascii="Times New Roman" w:hAnsi="Times New Roman" w:cs="Times New Roman"/>
                <w:sz w:val="20"/>
                <w:szCs w:val="20"/>
              </w:rPr>
            </w:pPr>
          </w:p>
        </w:tc>
        <w:tc>
          <w:tcPr>
            <w:tcW w:w="857" w:type="dxa"/>
            <w:gridSpan w:val="2"/>
          </w:tcPr>
          <w:p w14:paraId="4AF55940" w14:textId="77777777" w:rsidR="00EE2138" w:rsidRPr="00FA120D" w:rsidRDefault="00EE2138" w:rsidP="00D727F8">
            <w:pPr>
              <w:jc w:val="thaiDistribute"/>
              <w:rPr>
                <w:rFonts w:ascii="Times New Roman" w:hAnsi="Times New Roman" w:cs="Times New Roman"/>
                <w:sz w:val="20"/>
                <w:szCs w:val="20"/>
              </w:rPr>
            </w:pPr>
          </w:p>
        </w:tc>
        <w:tc>
          <w:tcPr>
            <w:tcW w:w="990" w:type="dxa"/>
          </w:tcPr>
          <w:p w14:paraId="416DD6B9" w14:textId="77777777" w:rsidR="00EE2138" w:rsidRPr="00FA120D" w:rsidRDefault="00EE2138" w:rsidP="00D727F8">
            <w:pPr>
              <w:jc w:val="thaiDistribute"/>
              <w:rPr>
                <w:rFonts w:ascii="Times New Roman" w:hAnsi="Times New Roman" w:cs="Times New Roman"/>
                <w:sz w:val="20"/>
                <w:szCs w:val="20"/>
              </w:rPr>
            </w:pPr>
          </w:p>
        </w:tc>
      </w:tr>
    </w:tbl>
    <w:p w14:paraId="1F7CE3A9" w14:textId="77777777" w:rsidR="00D727F8" w:rsidRPr="00FA120D" w:rsidRDefault="00D727F8" w:rsidP="00D727F8">
      <w:pPr>
        <w:spacing w:line="240" w:lineRule="auto"/>
        <w:rPr>
          <w:rFonts w:ascii="Times New Roman" w:hAnsi="Times New Roman" w:cs="Times New Roman"/>
          <w:b/>
          <w:bCs/>
          <w:sz w:val="20"/>
          <w:szCs w:val="20"/>
        </w:rPr>
      </w:pPr>
      <w:r w:rsidRPr="00FA120D">
        <w:rPr>
          <w:rFonts w:ascii="Times New Roman" w:hAnsi="Times New Roman" w:cs="Times New Roman"/>
          <w:b/>
          <w:bCs/>
          <w:sz w:val="20"/>
          <w:szCs w:val="20"/>
          <w:lang w:val="en-GB"/>
        </w:rPr>
        <w:t xml:space="preserve">*MM = </w:t>
      </w:r>
      <w:proofErr w:type="spellStart"/>
      <w:r w:rsidRPr="00FA120D">
        <w:rPr>
          <w:rFonts w:ascii="Times New Roman" w:hAnsi="Times New Roman" w:cs="Times New Roman"/>
          <w:b/>
          <w:bCs/>
          <w:sz w:val="20"/>
          <w:szCs w:val="20"/>
          <w:lang w:val="en-GB"/>
        </w:rPr>
        <w:t>Manuchet</w:t>
      </w:r>
      <w:proofErr w:type="spellEnd"/>
      <w:r w:rsidRPr="00FA120D">
        <w:rPr>
          <w:rFonts w:ascii="Times New Roman" w:hAnsi="Times New Roman" w:cs="Times New Roman"/>
          <w:b/>
          <w:bCs/>
          <w:sz w:val="20"/>
          <w:szCs w:val="20"/>
          <w:lang w:val="en-GB"/>
        </w:rPr>
        <w:t xml:space="preserve"> </w:t>
      </w:r>
      <w:proofErr w:type="spellStart"/>
      <w:r w:rsidRPr="00FA120D">
        <w:rPr>
          <w:rFonts w:ascii="Times New Roman" w:hAnsi="Times New Roman" w:cs="Times New Roman"/>
          <w:b/>
          <w:bCs/>
          <w:sz w:val="20"/>
          <w:szCs w:val="20"/>
          <w:lang w:val="en-GB"/>
        </w:rPr>
        <w:t>Manoi</w:t>
      </w:r>
      <w:proofErr w:type="spellEnd"/>
    </w:p>
    <w:p w14:paraId="15369F11" w14:textId="77777777" w:rsidR="00D727F8" w:rsidRPr="00FA120D" w:rsidRDefault="00D727F8" w:rsidP="00D727F8">
      <w:pPr>
        <w:spacing w:line="240" w:lineRule="auto"/>
        <w:rPr>
          <w:rFonts w:ascii="Times New Roman" w:hAnsi="Times New Roman" w:cs="Times New Roman"/>
          <w:b/>
          <w:bCs/>
          <w:sz w:val="20"/>
          <w:szCs w:val="20"/>
          <w:lang w:val="en-GB"/>
        </w:rPr>
      </w:pPr>
      <w:r w:rsidRPr="00FA120D">
        <w:rPr>
          <w:rFonts w:ascii="Times New Roman" w:hAnsi="Times New Roman" w:cs="Times New Roman"/>
          <w:b/>
          <w:bCs/>
          <w:sz w:val="20"/>
          <w:szCs w:val="20"/>
          <w:lang w:val="en-GB"/>
        </w:rPr>
        <w:t xml:space="preserve">*SN = </w:t>
      </w:r>
      <w:proofErr w:type="spellStart"/>
      <w:r w:rsidRPr="00FA120D">
        <w:rPr>
          <w:rFonts w:ascii="Times New Roman" w:hAnsi="Times New Roman" w:cs="Times New Roman"/>
          <w:b/>
          <w:bCs/>
          <w:sz w:val="20"/>
          <w:szCs w:val="20"/>
          <w:lang w:val="en-GB"/>
        </w:rPr>
        <w:t>Saknarong</w:t>
      </w:r>
      <w:proofErr w:type="spellEnd"/>
      <w:r w:rsidRPr="00FA120D">
        <w:rPr>
          <w:rFonts w:ascii="Times New Roman" w:hAnsi="Times New Roman" w:cs="Times New Roman"/>
          <w:b/>
          <w:bCs/>
          <w:sz w:val="20"/>
          <w:szCs w:val="20"/>
          <w:lang w:val="en-GB"/>
        </w:rPr>
        <w:t xml:space="preserve"> </w:t>
      </w:r>
      <w:proofErr w:type="spellStart"/>
      <w:r w:rsidRPr="00FA120D">
        <w:rPr>
          <w:rFonts w:ascii="Times New Roman" w:hAnsi="Times New Roman" w:cs="Times New Roman"/>
          <w:b/>
          <w:bCs/>
          <w:sz w:val="20"/>
          <w:szCs w:val="20"/>
          <w:lang w:val="en-GB"/>
        </w:rPr>
        <w:t>Noipaksa</w:t>
      </w:r>
      <w:proofErr w:type="spellEnd"/>
    </w:p>
    <w:p w14:paraId="6B810C64" w14:textId="77777777" w:rsidR="00D727F8" w:rsidRPr="00FA120D" w:rsidRDefault="00D727F8" w:rsidP="00D727F8">
      <w:pPr>
        <w:spacing w:line="240" w:lineRule="auto"/>
        <w:rPr>
          <w:rFonts w:ascii="Times New Roman" w:hAnsi="Times New Roman" w:cs="Times New Roman"/>
          <w:b/>
          <w:bCs/>
          <w:sz w:val="20"/>
          <w:szCs w:val="25"/>
        </w:rPr>
      </w:pPr>
      <w:r w:rsidRPr="00FA120D">
        <w:rPr>
          <w:rFonts w:ascii="Times New Roman" w:hAnsi="Times New Roman" w:cs="Times New Roman"/>
          <w:b/>
          <w:bCs/>
          <w:sz w:val="20"/>
          <w:szCs w:val="20"/>
          <w:lang w:val="en-GB"/>
        </w:rPr>
        <w:t xml:space="preserve"> *JH =</w:t>
      </w:r>
      <w:r w:rsidRPr="00FA120D">
        <w:rPr>
          <w:rFonts w:ascii="Times New Roman" w:hAnsi="Times New Roman" w:cs="Times New Roman"/>
          <w:b/>
          <w:bCs/>
          <w:sz w:val="20"/>
          <w:szCs w:val="25"/>
          <w:cs/>
          <w:lang w:val="en-GB"/>
        </w:rPr>
        <w:t xml:space="preserve"> </w:t>
      </w:r>
      <w:proofErr w:type="spellStart"/>
      <w:r w:rsidRPr="00FA120D">
        <w:rPr>
          <w:rFonts w:ascii="Times New Roman" w:hAnsi="Times New Roman" w:cs="Times New Roman"/>
          <w:b/>
          <w:bCs/>
          <w:sz w:val="20"/>
          <w:szCs w:val="25"/>
        </w:rPr>
        <w:t>Jahakrit</w:t>
      </w:r>
      <w:proofErr w:type="spellEnd"/>
      <w:r w:rsidRPr="00FA120D">
        <w:rPr>
          <w:rFonts w:ascii="Times New Roman" w:hAnsi="Times New Roman" w:cs="Times New Roman"/>
          <w:b/>
          <w:bCs/>
          <w:sz w:val="20"/>
          <w:szCs w:val="25"/>
        </w:rPr>
        <w:t xml:space="preserve"> </w:t>
      </w:r>
      <w:proofErr w:type="spellStart"/>
      <w:r w:rsidRPr="00FA120D">
        <w:rPr>
          <w:rFonts w:ascii="Times New Roman" w:hAnsi="Times New Roman" w:cs="Times New Roman"/>
          <w:b/>
          <w:bCs/>
          <w:sz w:val="20"/>
          <w:szCs w:val="25"/>
        </w:rPr>
        <w:t>Hirisajja</w:t>
      </w:r>
      <w:proofErr w:type="spellEnd"/>
    </w:p>
    <w:p w14:paraId="50C54187" w14:textId="77777777" w:rsidR="00D727F8" w:rsidRPr="00FA120D" w:rsidRDefault="00D727F8" w:rsidP="00C96E06">
      <w:pPr>
        <w:rPr>
          <w:rFonts w:ascii="Times New Roman" w:hAnsi="Times New Roman" w:cs="Times New Roman"/>
          <w:b/>
          <w:bCs/>
          <w:sz w:val="40"/>
          <w:szCs w:val="48"/>
        </w:rPr>
      </w:pPr>
    </w:p>
    <w:p w14:paraId="3A6FB2C8" w14:textId="77777777" w:rsidR="00D727F8" w:rsidRPr="00FA120D" w:rsidRDefault="00D727F8">
      <w:pPr>
        <w:rPr>
          <w:rFonts w:ascii="Times New Roman" w:hAnsi="Times New Roman" w:cs="Times New Roman"/>
          <w:b/>
          <w:bCs/>
          <w:sz w:val="40"/>
          <w:szCs w:val="48"/>
        </w:rPr>
      </w:pPr>
      <w:r w:rsidRPr="00FA120D">
        <w:rPr>
          <w:rFonts w:ascii="Times New Roman" w:hAnsi="Times New Roman" w:cs="Times New Roman"/>
          <w:b/>
          <w:bCs/>
          <w:sz w:val="40"/>
          <w:szCs w:val="48"/>
        </w:rPr>
        <w:br w:type="page"/>
      </w:r>
    </w:p>
    <w:p w14:paraId="6A2A7B38" w14:textId="77777777" w:rsidR="00BB0565" w:rsidRPr="00FA120D" w:rsidRDefault="00640838" w:rsidP="00640838">
      <w:pPr>
        <w:pStyle w:val="TOC3"/>
        <w:rPr>
          <w:rFonts w:ascii="Times New Roman" w:hAnsi="Times New Roman"/>
        </w:rPr>
      </w:pPr>
      <w:r w:rsidRPr="00FA120D">
        <w:rPr>
          <w:rFonts w:ascii="Times New Roman" w:hAnsi="Times New Roman"/>
        </w:rPr>
        <w:lastRenderedPageBreak/>
        <w:t>Table Content</w:t>
      </w:r>
    </w:p>
    <w:p w14:paraId="7AC60801" w14:textId="77777777" w:rsidR="00640838" w:rsidRPr="00FA120D" w:rsidRDefault="00640838" w:rsidP="00640838">
      <w:pPr>
        <w:rPr>
          <w:rFonts w:ascii="Times New Roman" w:hAnsi="Times New Roman" w:cs="Times New Roman"/>
        </w:rPr>
      </w:pPr>
    </w:p>
    <w:p w14:paraId="1A2E0773" w14:textId="77777777" w:rsidR="00640838" w:rsidRPr="00FA120D" w:rsidRDefault="00640838" w:rsidP="00640838">
      <w:pPr>
        <w:rPr>
          <w:rFonts w:ascii="Times New Roman" w:hAnsi="Times New Roman" w:cs="Times New Roman"/>
        </w:rPr>
      </w:pPr>
    </w:p>
    <w:p w14:paraId="72E08EA1" w14:textId="77777777" w:rsidR="00640838" w:rsidRPr="00FA120D" w:rsidRDefault="00640838" w:rsidP="00640838">
      <w:pPr>
        <w:rPr>
          <w:rFonts w:ascii="Times New Roman" w:hAnsi="Times New Roman" w:cs="Times New Roman"/>
        </w:rPr>
      </w:pPr>
    </w:p>
    <w:p w14:paraId="2BCCBE1C" w14:textId="77777777" w:rsidR="00640838" w:rsidRPr="00FA120D" w:rsidRDefault="00640838" w:rsidP="00640838">
      <w:pPr>
        <w:rPr>
          <w:rFonts w:ascii="Times New Roman" w:hAnsi="Times New Roman" w:cs="Times New Roman"/>
        </w:rPr>
      </w:pPr>
      <w:r w:rsidRPr="00FA120D">
        <w:rPr>
          <w:rFonts w:ascii="Times New Roman" w:hAnsi="Times New Roman" w:cs="Times New Roman"/>
        </w:rPr>
        <w:t>.</w:t>
      </w:r>
    </w:p>
    <w:p w14:paraId="68A60951" w14:textId="77777777" w:rsidR="00640838" w:rsidRPr="00FA120D" w:rsidRDefault="00640838" w:rsidP="00640838">
      <w:pPr>
        <w:rPr>
          <w:rFonts w:ascii="Times New Roman" w:hAnsi="Times New Roman" w:cs="Times New Roman"/>
        </w:rPr>
      </w:pPr>
    </w:p>
    <w:p w14:paraId="44C05DC3" w14:textId="77777777" w:rsidR="00D727F8" w:rsidRPr="00FA120D" w:rsidRDefault="00D727F8" w:rsidP="00C96E06">
      <w:pPr>
        <w:rPr>
          <w:rFonts w:ascii="Times New Roman" w:hAnsi="Times New Roman" w:cs="Times New Roman"/>
          <w:b/>
          <w:bCs/>
          <w:sz w:val="40"/>
          <w:szCs w:val="48"/>
        </w:rPr>
      </w:pPr>
    </w:p>
    <w:p w14:paraId="22D9ECEA" w14:textId="77777777" w:rsidR="00D727F8" w:rsidRPr="00FA120D" w:rsidRDefault="00D727F8">
      <w:pPr>
        <w:rPr>
          <w:rFonts w:ascii="Times New Roman" w:hAnsi="Times New Roman" w:cs="Times New Roman"/>
          <w:b/>
          <w:bCs/>
          <w:sz w:val="40"/>
          <w:szCs w:val="48"/>
        </w:rPr>
      </w:pPr>
      <w:r w:rsidRPr="00FA120D">
        <w:rPr>
          <w:rFonts w:ascii="Times New Roman" w:hAnsi="Times New Roman" w:cs="Times New Roman"/>
          <w:b/>
          <w:bCs/>
          <w:sz w:val="40"/>
          <w:szCs w:val="48"/>
        </w:rPr>
        <w:br w:type="page"/>
      </w:r>
    </w:p>
    <w:p w14:paraId="1D629624" w14:textId="77777777" w:rsidR="00C96E06" w:rsidRPr="00AC50DC" w:rsidRDefault="00C96E06" w:rsidP="00BB0565">
      <w:pPr>
        <w:pStyle w:val="Heading1"/>
        <w:rPr>
          <w:rFonts w:ascii="Times New Roman" w:hAnsi="Times New Roman" w:cs="Times New Roman"/>
          <w:b/>
          <w:bCs/>
        </w:rPr>
      </w:pPr>
      <w:commentRangeStart w:id="4"/>
      <w:commentRangeStart w:id="5"/>
      <w:r w:rsidRPr="00AC50DC">
        <w:rPr>
          <w:rFonts w:ascii="Times New Roman" w:hAnsi="Times New Roman" w:cs="Times New Roman"/>
          <w:b/>
          <w:bCs/>
        </w:rPr>
        <w:lastRenderedPageBreak/>
        <w:t>Chapter One | Introduction and Background</w:t>
      </w:r>
      <w:commentRangeEnd w:id="4"/>
      <w:r w:rsidR="004D0088">
        <w:rPr>
          <w:rStyle w:val="CommentReference"/>
          <w:rFonts w:asciiTheme="minorHAnsi" w:eastAsiaTheme="minorHAnsi" w:hAnsiTheme="minorHAnsi" w:cstheme="minorBidi"/>
          <w:color w:val="auto"/>
        </w:rPr>
        <w:commentReference w:id="4"/>
      </w:r>
      <w:commentRangeEnd w:id="5"/>
      <w:r w:rsidR="005054C2">
        <w:rPr>
          <w:rStyle w:val="CommentReference"/>
          <w:rFonts w:asciiTheme="minorHAnsi" w:eastAsiaTheme="minorHAnsi" w:hAnsiTheme="minorHAnsi" w:cstheme="minorBidi"/>
          <w:color w:val="auto"/>
        </w:rPr>
        <w:commentReference w:id="5"/>
      </w:r>
    </w:p>
    <w:p w14:paraId="6A26A157" w14:textId="77777777" w:rsidR="00753009" w:rsidRPr="00AC50DC" w:rsidRDefault="00753009" w:rsidP="00C96E06">
      <w:pPr>
        <w:rPr>
          <w:rFonts w:ascii="Times New Roman" w:hAnsi="Times New Roman" w:cs="Times New Roman"/>
          <w:b/>
          <w:bCs/>
          <w:sz w:val="24"/>
          <w:szCs w:val="24"/>
        </w:rPr>
      </w:pPr>
    </w:p>
    <w:p w14:paraId="670884A2" w14:textId="77777777" w:rsidR="00221269" w:rsidRPr="00AC50DC" w:rsidRDefault="004F1EF4" w:rsidP="00F86A49">
      <w:pPr>
        <w:spacing w:after="0" w:line="360" w:lineRule="auto"/>
        <w:ind w:firstLine="720"/>
        <w:jc w:val="thaiDistribute"/>
        <w:rPr>
          <w:rFonts w:ascii="Times New Roman" w:hAnsi="Times New Roman" w:cs="Times New Roman"/>
          <w:sz w:val="24"/>
          <w:szCs w:val="24"/>
        </w:rPr>
      </w:pPr>
      <w:r w:rsidRPr="00AC50DC">
        <w:rPr>
          <w:rFonts w:ascii="Times New Roman" w:hAnsi="Times New Roman" w:cs="Times New Roman"/>
          <w:sz w:val="24"/>
          <w:szCs w:val="24"/>
        </w:rPr>
        <w:t>There are many roles of technologies</w:t>
      </w:r>
      <w:r w:rsidR="00A04555" w:rsidRPr="00AC50DC">
        <w:rPr>
          <w:rFonts w:ascii="Times New Roman" w:hAnsi="Times New Roman" w:cs="Times New Roman"/>
          <w:sz w:val="24"/>
          <w:szCs w:val="24"/>
        </w:rPr>
        <w:t xml:space="preserve"> in</w:t>
      </w:r>
      <w:r w:rsidR="0019710C">
        <w:rPr>
          <w:rFonts w:ascii="Times New Roman" w:hAnsi="Times New Roman" w:cs="Times New Roman"/>
          <w:sz w:val="24"/>
          <w:szCs w:val="24"/>
        </w:rPr>
        <w:t xml:space="preserve"> modern times. For example, </w:t>
      </w:r>
      <w:r w:rsidR="00221269" w:rsidRPr="00AC50DC">
        <w:rPr>
          <w:rFonts w:ascii="Times New Roman" w:hAnsi="Times New Roman" w:cs="Times New Roman"/>
          <w:sz w:val="24"/>
          <w:szCs w:val="24"/>
        </w:rPr>
        <w:t xml:space="preserve">smartphone, computer or tablet. </w:t>
      </w:r>
      <w:commentRangeStart w:id="6"/>
      <w:commentRangeStart w:id="7"/>
      <w:r w:rsidR="00221269" w:rsidRPr="00AC50DC">
        <w:rPr>
          <w:rFonts w:ascii="Times New Roman" w:hAnsi="Times New Roman" w:cs="Times New Roman"/>
          <w:sz w:val="24"/>
          <w:szCs w:val="24"/>
        </w:rPr>
        <w:t xml:space="preserve">These technologies are important factors in the production </w:t>
      </w:r>
      <w:r w:rsidR="0019710C">
        <w:rPr>
          <w:rFonts w:ascii="Times New Roman" w:hAnsi="Times New Roman" w:cs="Times New Roman"/>
          <w:sz w:val="24"/>
          <w:szCs w:val="24"/>
        </w:rPr>
        <w:t xml:space="preserve">first </w:t>
      </w:r>
      <w:r w:rsidR="00221269" w:rsidRPr="00AC50DC">
        <w:rPr>
          <w:rFonts w:ascii="Times New Roman" w:hAnsi="Times New Roman" w:cs="Times New Roman"/>
          <w:sz w:val="24"/>
          <w:szCs w:val="24"/>
        </w:rPr>
        <w:t xml:space="preserve">is “Hardware” component that resembles a skeleton can be seen with the eye and touch and the second is a “Software” program or batch processing functions to control the external device(Hardware). </w:t>
      </w:r>
      <w:commentRangeEnd w:id="6"/>
      <w:r w:rsidR="009F63F1">
        <w:rPr>
          <w:rStyle w:val="CommentReference"/>
        </w:rPr>
        <w:commentReference w:id="6"/>
      </w:r>
      <w:commentRangeEnd w:id="7"/>
      <w:r w:rsidR="005054C2">
        <w:rPr>
          <w:rStyle w:val="CommentReference"/>
        </w:rPr>
        <w:commentReference w:id="7"/>
      </w:r>
      <w:r w:rsidR="00A04555" w:rsidRPr="00AC50DC">
        <w:rPr>
          <w:rFonts w:ascii="Times New Roman" w:hAnsi="Times New Roman" w:cs="Times New Roman"/>
          <w:sz w:val="24"/>
          <w:szCs w:val="24"/>
        </w:rPr>
        <w:t>This is extremely important for p</w:t>
      </w:r>
      <w:r w:rsidR="00221269" w:rsidRPr="00AC50DC">
        <w:rPr>
          <w:rFonts w:ascii="Times New Roman" w:hAnsi="Times New Roman" w:cs="Times New Roman"/>
          <w:sz w:val="24"/>
          <w:szCs w:val="24"/>
        </w:rPr>
        <w:t>roduction of those devices</w:t>
      </w:r>
    </w:p>
    <w:p w14:paraId="4CD5289F" w14:textId="77777777" w:rsidR="00F86A49" w:rsidRPr="00AC50DC" w:rsidRDefault="00F86A49" w:rsidP="00F86A49">
      <w:pPr>
        <w:spacing w:after="0" w:line="360" w:lineRule="auto"/>
        <w:ind w:firstLine="720"/>
        <w:jc w:val="thaiDistribute"/>
        <w:rPr>
          <w:rFonts w:ascii="Times New Roman" w:hAnsi="Times New Roman" w:cs="Times New Roman"/>
          <w:sz w:val="24"/>
          <w:szCs w:val="24"/>
        </w:rPr>
      </w:pPr>
    </w:p>
    <w:p w14:paraId="28843993" w14:textId="77777777" w:rsidR="00221269" w:rsidRPr="00AC50DC" w:rsidRDefault="00221269" w:rsidP="00F86A49">
      <w:pPr>
        <w:spacing w:after="0" w:line="360" w:lineRule="auto"/>
        <w:ind w:firstLine="720"/>
        <w:jc w:val="thaiDistribute"/>
        <w:rPr>
          <w:rFonts w:ascii="Times New Roman" w:hAnsi="Times New Roman" w:cs="Times New Roman"/>
          <w:sz w:val="24"/>
          <w:szCs w:val="24"/>
        </w:rPr>
      </w:pPr>
      <w:r w:rsidRPr="00AC50DC">
        <w:rPr>
          <w:rFonts w:ascii="Times New Roman" w:hAnsi="Times New Roman" w:cs="Times New Roman"/>
          <w:sz w:val="24"/>
          <w:szCs w:val="24"/>
        </w:rPr>
        <w:t xml:space="preserve">Currently software has a role to human life in </w:t>
      </w:r>
      <w:r w:rsidR="00B772E5" w:rsidRPr="00AC50DC">
        <w:rPr>
          <w:rFonts w:ascii="Times New Roman" w:hAnsi="Times New Roman" w:cs="Times New Roman"/>
          <w:sz w:val="24"/>
          <w:szCs w:val="24"/>
        </w:rPr>
        <w:t>more modern times. It causes to occur</w:t>
      </w:r>
      <w:r w:rsidRPr="00AC50DC">
        <w:rPr>
          <w:rFonts w:ascii="Times New Roman" w:hAnsi="Times New Roman" w:cs="Times New Roman"/>
          <w:sz w:val="24"/>
          <w:szCs w:val="24"/>
        </w:rPr>
        <w:t xml:space="preserve"> software industry, both domestically and internationally. The process of producing software that requires a mult</w:t>
      </w:r>
      <w:r w:rsidR="00EB7DCC" w:rsidRPr="00AC50DC">
        <w:rPr>
          <w:rFonts w:ascii="Times New Roman" w:hAnsi="Times New Roman" w:cs="Times New Roman"/>
          <w:sz w:val="24"/>
          <w:szCs w:val="24"/>
        </w:rPr>
        <w:t>i-step process and the theories ideas</w:t>
      </w:r>
      <w:r w:rsidRPr="00AC50DC">
        <w:rPr>
          <w:rFonts w:ascii="Times New Roman" w:hAnsi="Times New Roman" w:cs="Times New Roman"/>
          <w:sz w:val="24"/>
          <w:szCs w:val="24"/>
        </w:rPr>
        <w:t xml:space="preserve"> of human came over to be software </w:t>
      </w:r>
      <w:r w:rsidR="00EB7DCC" w:rsidRPr="00AC50DC">
        <w:rPr>
          <w:rFonts w:ascii="Times New Roman" w:hAnsi="Times New Roman" w:cs="Times New Roman"/>
          <w:sz w:val="24"/>
          <w:szCs w:val="24"/>
        </w:rPr>
        <w:t>high quality.</w:t>
      </w:r>
    </w:p>
    <w:p w14:paraId="73A17FC3" w14:textId="77777777" w:rsidR="00F86A49" w:rsidRPr="00AC50DC" w:rsidRDefault="00F86A49" w:rsidP="00F86A49">
      <w:pPr>
        <w:spacing w:after="0" w:line="360" w:lineRule="auto"/>
        <w:ind w:firstLine="720"/>
        <w:jc w:val="thaiDistribute"/>
        <w:rPr>
          <w:rFonts w:ascii="Times New Roman" w:hAnsi="Times New Roman" w:cs="Times New Roman"/>
          <w:sz w:val="24"/>
          <w:szCs w:val="24"/>
        </w:rPr>
      </w:pPr>
    </w:p>
    <w:p w14:paraId="3CE82D59" w14:textId="77777777" w:rsidR="00FD482C" w:rsidRDefault="00FD482C" w:rsidP="00D61908">
      <w:pPr>
        <w:spacing w:after="0" w:line="360" w:lineRule="auto"/>
        <w:ind w:firstLine="720"/>
        <w:jc w:val="thaiDistribute"/>
        <w:rPr>
          <w:ins w:id="8" w:author="SAMSUNG" w:date="2014-03-18T15:48:00Z"/>
          <w:rFonts w:ascii="Times New Roman" w:hAnsi="Times New Roman" w:cs="Times New Roman"/>
          <w:sz w:val="24"/>
          <w:szCs w:val="24"/>
        </w:rPr>
        <w:pPrChange w:id="9" w:author="SAMSUNG" w:date="2014-03-18T15:40:00Z">
          <w:pPr>
            <w:spacing w:after="0" w:line="360" w:lineRule="auto"/>
            <w:jc w:val="thaiDistribute"/>
          </w:pPr>
        </w:pPrChange>
      </w:pPr>
      <w:ins w:id="10" w:author="SAMSUNG" w:date="2014-03-18T15:48:00Z">
        <w:r w:rsidRPr="00FD482C">
          <w:rPr>
            <w:rFonts w:ascii="Times New Roman" w:hAnsi="Times New Roman" w:cs="Times New Roman"/>
            <w:sz w:val="24"/>
            <w:szCs w:val="24"/>
          </w:rPr>
          <w:t>At each stage of software production must be a professional personal in each field. In order to get the software quality as expected, That will be occur problem about personal in each process that have capability mismatch with each software producing process. To help people that have capabilities about software can find a project or task that matches with own capabilities. It must be explained detail of work before publish in each public, for made it surely understand about the project that published</w:t>
        </w:r>
      </w:ins>
    </w:p>
    <w:p w14:paraId="15AF40FF" w14:textId="32207551" w:rsidR="0002198B" w:rsidRPr="00AC50DC" w:rsidDel="00D61908" w:rsidRDefault="00EB7DCC" w:rsidP="00F86A49">
      <w:pPr>
        <w:spacing w:after="0" w:line="360" w:lineRule="auto"/>
        <w:ind w:firstLine="720"/>
        <w:jc w:val="thaiDistribute"/>
        <w:rPr>
          <w:del w:id="11" w:author="SAMSUNG" w:date="2014-03-18T15:33:00Z"/>
          <w:rFonts w:ascii="Times New Roman" w:hAnsi="Times New Roman" w:cs="Times New Roman"/>
          <w:sz w:val="24"/>
          <w:szCs w:val="24"/>
        </w:rPr>
      </w:pPr>
      <w:commentRangeStart w:id="12"/>
      <w:del w:id="13" w:author="SAMSUNG" w:date="2014-03-18T15:48:00Z">
        <w:r w:rsidRPr="00AC50DC" w:rsidDel="00FD482C">
          <w:rPr>
            <w:rFonts w:ascii="Times New Roman" w:hAnsi="Times New Roman" w:cs="Times New Roman"/>
            <w:sz w:val="24"/>
            <w:szCs w:val="24"/>
          </w:rPr>
          <w:delText>At each stage</w:delText>
        </w:r>
        <w:r w:rsidR="00E530F9" w:rsidRPr="00AC50DC" w:rsidDel="00FD482C">
          <w:rPr>
            <w:rFonts w:ascii="Times New Roman" w:hAnsi="Times New Roman" w:cs="Times New Roman"/>
            <w:sz w:val="24"/>
            <w:szCs w:val="24"/>
          </w:rPr>
          <w:delText xml:space="preserve"> of </w:delText>
        </w:r>
        <w:r w:rsidR="00C075D4" w:rsidRPr="00AC50DC" w:rsidDel="00FD482C">
          <w:rPr>
            <w:rFonts w:ascii="Times New Roman" w:hAnsi="Times New Roman" w:cs="Times New Roman"/>
            <w:sz w:val="24"/>
            <w:szCs w:val="24"/>
          </w:rPr>
          <w:delText xml:space="preserve">software </w:delText>
        </w:r>
        <w:r w:rsidR="00E530F9" w:rsidRPr="00AC50DC" w:rsidDel="00FD482C">
          <w:rPr>
            <w:rFonts w:ascii="Times New Roman" w:hAnsi="Times New Roman" w:cs="Times New Roman"/>
            <w:sz w:val="24"/>
            <w:szCs w:val="24"/>
          </w:rPr>
          <w:delText xml:space="preserve">production must be a professional </w:delText>
        </w:r>
        <w:commentRangeStart w:id="14"/>
        <w:r w:rsidR="00E530F9" w:rsidRPr="00AC50DC" w:rsidDel="00FD482C">
          <w:rPr>
            <w:rFonts w:ascii="Times New Roman" w:hAnsi="Times New Roman" w:cs="Times New Roman"/>
            <w:sz w:val="24"/>
            <w:szCs w:val="24"/>
          </w:rPr>
          <w:delText>personal</w:delText>
        </w:r>
        <w:commentRangeEnd w:id="14"/>
        <w:r w:rsidR="009F63F1" w:rsidDel="00FD482C">
          <w:rPr>
            <w:rStyle w:val="CommentReference"/>
          </w:rPr>
          <w:commentReference w:id="14"/>
        </w:r>
        <w:r w:rsidRPr="00AC50DC" w:rsidDel="00FD482C">
          <w:rPr>
            <w:rFonts w:ascii="Times New Roman" w:hAnsi="Times New Roman" w:cs="Times New Roman"/>
            <w:sz w:val="24"/>
            <w:szCs w:val="24"/>
          </w:rPr>
          <w:delText xml:space="preserve"> in each field.</w:delText>
        </w:r>
      </w:del>
      <w:del w:id="15" w:author="SAMSUNG" w:date="2014-03-18T15:30:00Z">
        <w:r w:rsidRPr="00AC50DC" w:rsidDel="00E02042">
          <w:rPr>
            <w:rFonts w:ascii="Times New Roman" w:hAnsi="Times New Roman" w:cs="Times New Roman"/>
            <w:sz w:val="24"/>
            <w:szCs w:val="24"/>
          </w:rPr>
          <w:delText xml:space="preserve"> In order to ensure software quality is exactly as laid out</w:delText>
        </w:r>
      </w:del>
      <w:del w:id="16" w:author="SAMSUNG" w:date="2014-03-18T15:48:00Z">
        <w:r w:rsidRPr="00AC50DC" w:rsidDel="00FD482C">
          <w:rPr>
            <w:rFonts w:ascii="Times New Roman" w:hAnsi="Times New Roman" w:cs="Times New Roman"/>
            <w:sz w:val="24"/>
            <w:szCs w:val="24"/>
          </w:rPr>
          <w:delText>.</w:delText>
        </w:r>
        <w:r w:rsidR="006F50D7" w:rsidRPr="00AC50DC" w:rsidDel="00FD482C">
          <w:rPr>
            <w:rFonts w:ascii="Times New Roman" w:hAnsi="Times New Roman" w:cs="Times New Roman"/>
            <w:sz w:val="24"/>
            <w:szCs w:val="24"/>
          </w:rPr>
          <w:delText xml:space="preserve"> </w:delText>
        </w:r>
        <w:r w:rsidR="00C075D4" w:rsidRPr="00AC50DC" w:rsidDel="00FD482C">
          <w:rPr>
            <w:rFonts w:ascii="Times New Roman" w:hAnsi="Times New Roman" w:cs="Times New Roman"/>
            <w:sz w:val="24"/>
            <w:szCs w:val="24"/>
          </w:rPr>
          <w:delText xml:space="preserve">That will be </w:delText>
        </w:r>
        <w:r w:rsidR="00115068" w:rsidRPr="00AC50DC" w:rsidDel="00FD482C">
          <w:rPr>
            <w:rFonts w:ascii="Times New Roman" w:hAnsi="Times New Roman" w:cs="Times New Roman"/>
            <w:sz w:val="24"/>
            <w:szCs w:val="24"/>
          </w:rPr>
          <w:delText>occur</w:delText>
        </w:r>
        <w:r w:rsidR="00C075D4" w:rsidRPr="00AC50DC" w:rsidDel="00FD482C">
          <w:rPr>
            <w:rFonts w:ascii="Times New Roman" w:hAnsi="Times New Roman" w:cs="Times New Roman"/>
            <w:sz w:val="24"/>
            <w:szCs w:val="24"/>
          </w:rPr>
          <w:delText xml:space="preserve"> problem about personal in each process that have capability </w:delText>
        </w:r>
        <w:r w:rsidR="00A04555" w:rsidRPr="00AC50DC" w:rsidDel="00FD482C">
          <w:rPr>
            <w:rFonts w:ascii="Times New Roman" w:hAnsi="Times New Roman" w:cs="Times New Roman"/>
            <w:sz w:val="24"/>
            <w:szCs w:val="24"/>
          </w:rPr>
          <w:delText>mis</w:delText>
        </w:r>
        <w:r w:rsidR="00C075D4" w:rsidRPr="00AC50DC" w:rsidDel="00FD482C">
          <w:rPr>
            <w:rFonts w:ascii="Times New Roman" w:hAnsi="Times New Roman" w:cs="Times New Roman"/>
            <w:sz w:val="24"/>
            <w:szCs w:val="24"/>
          </w:rPr>
          <w:delText xml:space="preserve">match with </w:delText>
        </w:r>
        <w:r w:rsidR="001A736E" w:rsidRPr="00AC50DC" w:rsidDel="00FD482C">
          <w:rPr>
            <w:rFonts w:ascii="Times New Roman" w:hAnsi="Times New Roman" w:cs="Times New Roman"/>
            <w:sz w:val="24"/>
            <w:szCs w:val="24"/>
          </w:rPr>
          <w:delText xml:space="preserve">each </w:delText>
        </w:r>
        <w:r w:rsidR="00C075D4" w:rsidRPr="00AC50DC" w:rsidDel="00FD482C">
          <w:rPr>
            <w:rFonts w:ascii="Times New Roman" w:hAnsi="Times New Roman" w:cs="Times New Roman"/>
            <w:sz w:val="24"/>
            <w:szCs w:val="24"/>
          </w:rPr>
          <w:delText xml:space="preserve">software </w:delText>
        </w:r>
        <w:r w:rsidR="001A736E" w:rsidRPr="00AC50DC" w:rsidDel="00FD482C">
          <w:rPr>
            <w:rFonts w:ascii="Times New Roman" w:hAnsi="Times New Roman" w:cs="Times New Roman"/>
            <w:sz w:val="24"/>
            <w:szCs w:val="24"/>
          </w:rPr>
          <w:delText xml:space="preserve">producing </w:delText>
        </w:r>
        <w:r w:rsidR="005866BD" w:rsidRPr="00AC50DC" w:rsidDel="00FD482C">
          <w:rPr>
            <w:rFonts w:ascii="Times New Roman" w:hAnsi="Times New Roman" w:cs="Times New Roman"/>
            <w:sz w:val="24"/>
            <w:szCs w:val="24"/>
          </w:rPr>
          <w:delText xml:space="preserve">process. </w:delText>
        </w:r>
        <w:r w:rsidR="0064179B" w:rsidRPr="00AC50DC" w:rsidDel="00FD482C">
          <w:rPr>
            <w:rFonts w:ascii="Times New Roman" w:hAnsi="Times New Roman" w:cs="Times New Roman"/>
            <w:sz w:val="24"/>
            <w:szCs w:val="24"/>
          </w:rPr>
          <w:delText>To help</w:delText>
        </w:r>
        <w:r w:rsidR="005866BD" w:rsidRPr="00AC50DC" w:rsidDel="00FD482C">
          <w:rPr>
            <w:rFonts w:ascii="Times New Roman" w:hAnsi="Times New Roman" w:cs="Times New Roman"/>
            <w:sz w:val="24"/>
            <w:szCs w:val="24"/>
          </w:rPr>
          <w:delText xml:space="preserve"> people that have</w:delText>
        </w:r>
        <w:r w:rsidR="006F50D7" w:rsidRPr="00AC50DC" w:rsidDel="00FD482C">
          <w:rPr>
            <w:rFonts w:ascii="Times New Roman" w:hAnsi="Times New Roman" w:cs="Times New Roman"/>
            <w:sz w:val="24"/>
            <w:szCs w:val="24"/>
          </w:rPr>
          <w:delText xml:space="preserve"> </w:delText>
        </w:r>
        <w:r w:rsidR="00A04555" w:rsidRPr="00AC50DC" w:rsidDel="00FD482C">
          <w:rPr>
            <w:rFonts w:ascii="Times New Roman" w:hAnsi="Times New Roman" w:cs="Times New Roman"/>
            <w:sz w:val="24"/>
            <w:szCs w:val="24"/>
          </w:rPr>
          <w:delText>specific</w:delText>
        </w:r>
        <w:r w:rsidR="006F50D7" w:rsidRPr="00AC50DC" w:rsidDel="00FD482C">
          <w:rPr>
            <w:rFonts w:ascii="Times New Roman" w:hAnsi="Times New Roman" w:cs="Times New Roman"/>
            <w:sz w:val="24"/>
            <w:szCs w:val="24"/>
          </w:rPr>
          <w:delText xml:space="preserve"> capabilities </w:delText>
        </w:r>
        <w:r w:rsidR="00A04555" w:rsidRPr="00AC50DC" w:rsidDel="00FD482C">
          <w:rPr>
            <w:rFonts w:ascii="Times New Roman" w:hAnsi="Times New Roman" w:cs="Times New Roman"/>
            <w:sz w:val="24"/>
            <w:szCs w:val="24"/>
          </w:rPr>
          <w:delText xml:space="preserve">about software </w:delText>
        </w:r>
        <w:r w:rsidR="006F50D7" w:rsidRPr="00AC50DC" w:rsidDel="00FD482C">
          <w:rPr>
            <w:rFonts w:ascii="Times New Roman" w:hAnsi="Times New Roman" w:cs="Times New Roman"/>
            <w:sz w:val="24"/>
            <w:szCs w:val="24"/>
          </w:rPr>
          <w:delText>can find a project or task that matches with own capabilities.</w:delText>
        </w:r>
        <w:r w:rsidR="00753009" w:rsidRPr="00AC50DC" w:rsidDel="00FD482C">
          <w:rPr>
            <w:rFonts w:ascii="Times New Roman" w:hAnsi="Times New Roman" w:cs="Times New Roman"/>
            <w:sz w:val="24"/>
            <w:szCs w:val="24"/>
          </w:rPr>
          <w:delText xml:space="preserve"> </w:delText>
        </w:r>
        <w:r w:rsidR="0064179B" w:rsidRPr="00AC50DC" w:rsidDel="00FD482C">
          <w:rPr>
            <w:rFonts w:ascii="Times New Roman" w:hAnsi="Times New Roman" w:cs="Times New Roman"/>
            <w:sz w:val="24"/>
            <w:szCs w:val="24"/>
          </w:rPr>
          <w:delText>It must be explained detail of wo</w:delText>
        </w:r>
        <w:r w:rsidR="00F86A49" w:rsidRPr="00AC50DC" w:rsidDel="00FD482C">
          <w:rPr>
            <w:rFonts w:ascii="Times New Roman" w:hAnsi="Times New Roman" w:cs="Times New Roman"/>
            <w:sz w:val="24"/>
            <w:szCs w:val="24"/>
          </w:rPr>
          <w:delText xml:space="preserve">rk before publish in each public </w:delText>
        </w:r>
      </w:del>
    </w:p>
    <w:p w14:paraId="7F5D3280" w14:textId="15E267E5" w:rsidR="00F86A49" w:rsidRPr="00AC50DC" w:rsidDel="00D61908" w:rsidRDefault="00F86A49" w:rsidP="00D61908">
      <w:pPr>
        <w:spacing w:after="0" w:line="360" w:lineRule="auto"/>
        <w:ind w:firstLine="720"/>
        <w:jc w:val="thaiDistribute"/>
        <w:rPr>
          <w:del w:id="17" w:author="SAMSUNG" w:date="2014-03-18T15:40:00Z"/>
          <w:rFonts w:ascii="Times New Roman" w:hAnsi="Times New Roman" w:cs="Times New Roman"/>
          <w:sz w:val="24"/>
          <w:szCs w:val="24"/>
        </w:rPr>
        <w:pPrChange w:id="18" w:author="SAMSUNG" w:date="2014-03-18T15:40:00Z">
          <w:pPr>
            <w:spacing w:after="0" w:line="360" w:lineRule="auto"/>
            <w:jc w:val="thaiDistribute"/>
          </w:pPr>
        </w:pPrChange>
      </w:pPr>
      <w:del w:id="19" w:author="SAMSUNG" w:date="2014-03-18T15:33:00Z">
        <w:r w:rsidRPr="00AC50DC" w:rsidDel="00D61908">
          <w:rPr>
            <w:rFonts w:ascii="Times New Roman" w:hAnsi="Times New Roman" w:cs="Times New Roman"/>
            <w:sz w:val="24"/>
            <w:szCs w:val="24"/>
          </w:rPr>
          <w:delText>N</w:delText>
        </w:r>
      </w:del>
      <w:del w:id="20" w:author="SAMSUNG" w:date="2014-03-18T15:34:00Z">
        <w:r w:rsidRPr="00AC50DC" w:rsidDel="00D61908">
          <w:rPr>
            <w:rFonts w:ascii="Times New Roman" w:hAnsi="Times New Roman" w:cs="Times New Roman"/>
            <w:sz w:val="24"/>
            <w:szCs w:val="24"/>
          </w:rPr>
          <w:delText>ot</w:delText>
        </w:r>
      </w:del>
      <w:del w:id="21" w:author="SAMSUNG" w:date="2014-03-18T15:40:00Z">
        <w:r w:rsidRPr="00AC50DC" w:rsidDel="00D61908">
          <w:rPr>
            <w:rFonts w:ascii="Times New Roman" w:hAnsi="Times New Roman" w:cs="Times New Roman"/>
            <w:sz w:val="24"/>
            <w:szCs w:val="24"/>
          </w:rPr>
          <w:delText xml:space="preserve"> to be misunderstanding about the project on itself.</w:delText>
        </w:r>
        <w:commentRangeEnd w:id="12"/>
        <w:r w:rsidR="009F63F1" w:rsidDel="00D61908">
          <w:rPr>
            <w:rStyle w:val="CommentReference"/>
          </w:rPr>
          <w:commentReference w:id="12"/>
        </w:r>
      </w:del>
    </w:p>
    <w:p w14:paraId="35675DB9" w14:textId="77777777" w:rsidR="00F86A49" w:rsidRPr="00AC50DC" w:rsidRDefault="00F86A49" w:rsidP="00D61908">
      <w:pPr>
        <w:spacing w:after="0" w:line="360" w:lineRule="auto"/>
        <w:ind w:firstLine="720"/>
        <w:jc w:val="thaiDistribute"/>
        <w:rPr>
          <w:rFonts w:ascii="Times New Roman" w:hAnsi="Times New Roman" w:cs="Times New Roman"/>
          <w:sz w:val="24"/>
          <w:szCs w:val="24"/>
        </w:rPr>
        <w:pPrChange w:id="22" w:author="SAMSUNG" w:date="2014-03-18T15:40:00Z">
          <w:pPr>
            <w:spacing w:after="0" w:line="360" w:lineRule="auto"/>
            <w:jc w:val="thaiDistribute"/>
          </w:pPr>
        </w:pPrChange>
      </w:pPr>
    </w:p>
    <w:p w14:paraId="59835A8C" w14:textId="77777777" w:rsidR="00382CEC" w:rsidRPr="00382CEC" w:rsidRDefault="00203B8E" w:rsidP="00382CEC">
      <w:pPr>
        <w:spacing w:after="0" w:line="360" w:lineRule="auto"/>
        <w:ind w:firstLine="720"/>
        <w:jc w:val="thaiDistribute"/>
        <w:rPr>
          <w:rFonts w:ascii="Times New Roman" w:hAnsi="Times New Roman" w:cs="Times New Roman"/>
          <w:sz w:val="24"/>
          <w:szCs w:val="24"/>
        </w:rPr>
      </w:pPr>
      <w:r w:rsidRPr="00AC50DC">
        <w:rPr>
          <w:rFonts w:ascii="Times New Roman" w:hAnsi="Times New Roman" w:cs="Times New Roman"/>
          <w:sz w:val="24"/>
          <w:szCs w:val="24"/>
        </w:rPr>
        <w:t>To</w:t>
      </w:r>
      <w:r w:rsidR="001850F0" w:rsidRPr="00AC50DC">
        <w:rPr>
          <w:rFonts w:ascii="Times New Roman" w:hAnsi="Times New Roman" w:cs="Times New Roman"/>
          <w:sz w:val="24"/>
          <w:szCs w:val="24"/>
        </w:rPr>
        <w:t xml:space="preserve"> help entrepreneur solve </w:t>
      </w:r>
      <w:r w:rsidRPr="00AC50DC">
        <w:rPr>
          <w:rFonts w:ascii="Times New Roman" w:hAnsi="Times New Roman" w:cs="Times New Roman"/>
          <w:sz w:val="24"/>
          <w:szCs w:val="24"/>
        </w:rPr>
        <w:t xml:space="preserve">the </w:t>
      </w:r>
      <w:r w:rsidR="001850F0" w:rsidRPr="00AC50DC">
        <w:rPr>
          <w:rFonts w:ascii="Times New Roman" w:hAnsi="Times New Roman" w:cs="Times New Roman"/>
          <w:sz w:val="24"/>
          <w:szCs w:val="24"/>
        </w:rPr>
        <w:t>problem about human</w:t>
      </w:r>
      <w:r w:rsidR="0002198B" w:rsidRPr="00AC50DC">
        <w:rPr>
          <w:rFonts w:ascii="Times New Roman" w:hAnsi="Times New Roman" w:cs="Times New Roman"/>
          <w:sz w:val="24"/>
          <w:szCs w:val="24"/>
        </w:rPr>
        <w:t xml:space="preserve"> resource. Software</w:t>
      </w:r>
      <w:r w:rsidR="001850F0" w:rsidRPr="00AC50DC">
        <w:rPr>
          <w:rFonts w:ascii="Times New Roman" w:hAnsi="Times New Roman" w:cs="Times New Roman"/>
          <w:sz w:val="24"/>
          <w:szCs w:val="24"/>
        </w:rPr>
        <w:t xml:space="preserve"> freelance</w:t>
      </w:r>
      <w:r w:rsidR="005866BD" w:rsidRPr="00AC50DC">
        <w:rPr>
          <w:rFonts w:ascii="Times New Roman" w:hAnsi="Times New Roman" w:cs="Times New Roman"/>
          <w:sz w:val="24"/>
          <w:szCs w:val="24"/>
        </w:rPr>
        <w:t>r</w:t>
      </w:r>
      <w:r w:rsidR="001850F0" w:rsidRPr="00AC50DC">
        <w:rPr>
          <w:rFonts w:ascii="Times New Roman" w:hAnsi="Times New Roman" w:cs="Times New Roman"/>
          <w:sz w:val="24"/>
          <w:szCs w:val="24"/>
        </w:rPr>
        <w:t xml:space="preserve"> will has role to finish each </w:t>
      </w:r>
      <w:r w:rsidRPr="00AC50DC">
        <w:rPr>
          <w:rFonts w:ascii="Times New Roman" w:hAnsi="Times New Roman" w:cs="Times New Roman"/>
          <w:sz w:val="24"/>
          <w:szCs w:val="24"/>
        </w:rPr>
        <w:t>project</w:t>
      </w:r>
      <w:r w:rsidR="001850F0" w:rsidRPr="00AC50DC">
        <w:rPr>
          <w:rFonts w:ascii="Times New Roman" w:hAnsi="Times New Roman" w:cs="Times New Roman"/>
          <w:sz w:val="24"/>
          <w:szCs w:val="24"/>
        </w:rPr>
        <w:t xml:space="preserve"> that </w:t>
      </w:r>
      <w:r w:rsidR="003156DC" w:rsidRPr="00AC50DC">
        <w:rPr>
          <w:rFonts w:ascii="Times New Roman" w:hAnsi="Times New Roman" w:cs="Times New Roman"/>
          <w:sz w:val="24"/>
          <w:szCs w:val="24"/>
        </w:rPr>
        <w:t xml:space="preserve">Plan on </w:t>
      </w:r>
      <w:r w:rsidR="005866BD" w:rsidRPr="00AC50DC">
        <w:rPr>
          <w:rFonts w:ascii="Times New Roman" w:hAnsi="Times New Roman" w:cs="Times New Roman"/>
          <w:sz w:val="24"/>
          <w:szCs w:val="24"/>
        </w:rPr>
        <w:t xml:space="preserve">previously. Because they work on each temporary project. How to know that software-freelancer have skill that match with software-task or software-project or </w:t>
      </w:r>
      <w:r w:rsidR="0002198B" w:rsidRPr="00AC50DC">
        <w:rPr>
          <w:rFonts w:ascii="Times New Roman" w:hAnsi="Times New Roman" w:cs="Times New Roman"/>
          <w:sz w:val="24"/>
          <w:szCs w:val="24"/>
        </w:rPr>
        <w:t xml:space="preserve">not? </w:t>
      </w:r>
    </w:p>
    <w:p w14:paraId="1F358C9F" w14:textId="77777777" w:rsidR="00382CEC" w:rsidRDefault="00382CEC" w:rsidP="00BB0565">
      <w:pPr>
        <w:pStyle w:val="Heading1"/>
        <w:rPr>
          <w:rFonts w:ascii="Times New Roman" w:hAnsi="Times New Roman" w:cs="Times New Roman"/>
          <w:b/>
          <w:bCs/>
        </w:rPr>
      </w:pPr>
    </w:p>
    <w:p w14:paraId="6460687B" w14:textId="77777777" w:rsidR="00382CEC" w:rsidRDefault="00382CEC" w:rsidP="00BB0565">
      <w:pPr>
        <w:pStyle w:val="Heading1"/>
        <w:rPr>
          <w:rFonts w:ascii="Times New Roman" w:hAnsi="Times New Roman" w:cs="Times New Roman"/>
          <w:b/>
          <w:bCs/>
        </w:rPr>
      </w:pPr>
    </w:p>
    <w:p w14:paraId="619523C7" w14:textId="77777777" w:rsidR="00AC50DC" w:rsidRPr="00AC50DC" w:rsidRDefault="00AC50DC" w:rsidP="00AC50DC"/>
    <w:p w14:paraId="318A751E" w14:textId="77777777" w:rsidR="00382CEC" w:rsidRDefault="00382CEC" w:rsidP="009A7DE1">
      <w:pPr>
        <w:rPr>
          <w:rFonts w:ascii="Times New Roman" w:hAnsi="Times New Roman" w:cs="Times New Roman"/>
          <w:b/>
          <w:bCs/>
          <w:sz w:val="32"/>
          <w:szCs w:val="32"/>
        </w:rPr>
      </w:pPr>
    </w:p>
    <w:p w14:paraId="27BBC1FD" w14:textId="77777777" w:rsidR="00382CEC" w:rsidRDefault="00382CEC" w:rsidP="009A7DE1">
      <w:pPr>
        <w:rPr>
          <w:rFonts w:ascii="Times New Roman" w:hAnsi="Times New Roman" w:cs="Times New Roman"/>
          <w:b/>
          <w:bCs/>
          <w:sz w:val="32"/>
          <w:szCs w:val="32"/>
        </w:rPr>
      </w:pPr>
    </w:p>
    <w:p w14:paraId="690DC253" w14:textId="77777777" w:rsidR="00382CEC" w:rsidRDefault="00382CEC" w:rsidP="009A7DE1">
      <w:pPr>
        <w:rPr>
          <w:rFonts w:ascii="Times New Roman" w:hAnsi="Times New Roman" w:cs="Times New Roman"/>
          <w:b/>
          <w:bCs/>
          <w:sz w:val="32"/>
          <w:szCs w:val="32"/>
        </w:rPr>
      </w:pPr>
    </w:p>
    <w:p w14:paraId="4FE4EBED" w14:textId="77777777" w:rsidR="00382CEC" w:rsidRDefault="00382CEC" w:rsidP="00382CEC">
      <w:pPr>
        <w:pStyle w:val="Heading1"/>
        <w:rPr>
          <w:rFonts w:ascii="Times New Roman" w:hAnsi="Times New Roman" w:cs="Times New Roman"/>
          <w:b/>
          <w:bCs/>
        </w:rPr>
      </w:pPr>
      <w:r w:rsidRPr="00AC50DC">
        <w:rPr>
          <w:rFonts w:ascii="Times New Roman" w:hAnsi="Times New Roman" w:cs="Times New Roman"/>
          <w:b/>
          <w:bCs/>
        </w:rPr>
        <w:t>Chapter Two | Literature Review</w:t>
      </w:r>
    </w:p>
    <w:p w14:paraId="1C3BD404" w14:textId="77777777" w:rsidR="00382CEC" w:rsidRDefault="00382CEC" w:rsidP="009A7DE1">
      <w:pPr>
        <w:rPr>
          <w:rFonts w:ascii="Times New Roman" w:hAnsi="Times New Roman" w:cs="Times New Roman"/>
          <w:b/>
          <w:bCs/>
          <w:sz w:val="32"/>
          <w:szCs w:val="32"/>
        </w:rPr>
      </w:pPr>
    </w:p>
    <w:p w14:paraId="3E416D07" w14:textId="77777777" w:rsidR="009A7DE1" w:rsidRPr="00FA120D" w:rsidRDefault="009A7DE1" w:rsidP="009A7DE1">
      <w:pPr>
        <w:rPr>
          <w:rFonts w:ascii="Times New Roman" w:hAnsi="Times New Roman" w:cs="Times New Roman"/>
          <w:b/>
          <w:bCs/>
          <w:sz w:val="32"/>
          <w:szCs w:val="32"/>
        </w:rPr>
      </w:pPr>
      <w:r w:rsidRPr="00FA120D">
        <w:rPr>
          <w:rFonts w:ascii="Times New Roman" w:hAnsi="Times New Roman" w:cs="Times New Roman"/>
          <w:b/>
          <w:bCs/>
          <w:sz w:val="32"/>
          <w:szCs w:val="32"/>
        </w:rPr>
        <w:t>2.1 Business Review</w:t>
      </w:r>
    </w:p>
    <w:p w14:paraId="6F007BA2" w14:textId="77777777" w:rsidR="00640838" w:rsidRPr="00FA120D" w:rsidRDefault="009A7DE1" w:rsidP="009A7DE1">
      <w:pPr>
        <w:ind w:left="720"/>
        <w:jc w:val="thaiDistribute"/>
        <w:rPr>
          <w:rFonts w:ascii="Times New Roman" w:hAnsi="Times New Roman" w:cs="Times New Roman"/>
          <w:b/>
          <w:bCs/>
          <w:szCs w:val="22"/>
        </w:rPr>
      </w:pPr>
      <w:commentRangeStart w:id="23"/>
      <w:r w:rsidRPr="00FA120D">
        <w:rPr>
          <w:rFonts w:ascii="Times New Roman" w:hAnsi="Times New Roman" w:cs="Times New Roman"/>
          <w:b/>
          <w:bCs/>
          <w:sz w:val="32"/>
          <w:szCs w:val="32"/>
        </w:rPr>
        <w:t>Overview</w:t>
      </w:r>
      <w:commentRangeEnd w:id="23"/>
      <w:r w:rsidR="00E35ED5">
        <w:rPr>
          <w:rStyle w:val="CommentReference"/>
        </w:rPr>
        <w:commentReference w:id="23"/>
      </w:r>
    </w:p>
    <w:p w14:paraId="0093EABE" w14:textId="77777777" w:rsidR="00902F69" w:rsidRPr="00EE2138" w:rsidRDefault="00902F69" w:rsidP="00EE1D7C">
      <w:pPr>
        <w:shd w:val="clear" w:color="auto" w:fill="FFFFFF"/>
        <w:spacing w:before="360" w:after="360" w:line="270" w:lineRule="atLeast"/>
        <w:ind w:left="720" w:firstLine="720"/>
        <w:rPr>
          <w:rFonts w:ascii="Times New Roman" w:eastAsia="Times New Roman" w:hAnsi="Times New Roman" w:cs="Times New Roman"/>
          <w:sz w:val="24"/>
          <w:szCs w:val="24"/>
        </w:rPr>
      </w:pPr>
      <w:commentRangeStart w:id="24"/>
      <w:r w:rsidRPr="00EE2138">
        <w:rPr>
          <w:rFonts w:ascii="Times New Roman" w:eastAsia="Times New Roman" w:hAnsi="Times New Roman" w:cs="Times New Roman"/>
          <w:sz w:val="24"/>
          <w:szCs w:val="24"/>
        </w:rPr>
        <w:t>A </w:t>
      </w:r>
      <w:r w:rsidRPr="00EE2138">
        <w:rPr>
          <w:rFonts w:ascii="Times New Roman" w:eastAsia="Times New Roman" w:hAnsi="Times New Roman" w:cs="Times New Roman"/>
          <w:b/>
          <w:bCs/>
          <w:sz w:val="24"/>
          <w:szCs w:val="24"/>
        </w:rPr>
        <w:t>freelancer</w:t>
      </w:r>
      <w:r w:rsidRPr="00EE2138">
        <w:rPr>
          <w:rFonts w:ascii="Times New Roman" w:eastAsia="Times New Roman" w:hAnsi="Times New Roman" w:cs="Times New Roman"/>
          <w:sz w:val="24"/>
          <w:szCs w:val="24"/>
        </w:rPr>
        <w:t> is someone who performs tasks, usually for multiple employers over the course of a year. A freelancer is somewhat like a free agent in professional sports - he or she essentially sell their services to the highest bidder - except that they usually work for more than one employer.</w:t>
      </w:r>
    </w:p>
    <w:p w14:paraId="45A13C49" w14:textId="77777777" w:rsidR="00902F69" w:rsidRPr="00EE2138" w:rsidRDefault="00902F69" w:rsidP="00EE1D7C">
      <w:pPr>
        <w:shd w:val="clear" w:color="auto" w:fill="FFFFFF"/>
        <w:spacing w:before="360" w:after="360" w:line="270" w:lineRule="atLeast"/>
        <w:ind w:left="720" w:firstLine="720"/>
        <w:rPr>
          <w:rFonts w:ascii="Times New Roman" w:eastAsia="Times New Roman" w:hAnsi="Times New Roman" w:cs="Times New Roman"/>
          <w:sz w:val="24"/>
          <w:szCs w:val="24"/>
        </w:rPr>
      </w:pPr>
      <w:r w:rsidRPr="00EE2138">
        <w:rPr>
          <w:rFonts w:ascii="Times New Roman" w:eastAsia="Times New Roman" w:hAnsi="Times New Roman" w:cs="Times New Roman"/>
          <w:sz w:val="24"/>
          <w:szCs w:val="24"/>
        </w:rPr>
        <w:t>Freelancers may work part-time or full-time. Because they are not considered employers, freelancers are allowed to work for other employers and are usually permitted to perform tasks in their own way, so long as the work gets done to the client's specifications.</w:t>
      </w:r>
    </w:p>
    <w:p w14:paraId="55929E60" w14:textId="77777777" w:rsidR="004F6B3E" w:rsidRPr="00EE2138" w:rsidRDefault="004F6B3E" w:rsidP="004F6B3E">
      <w:pPr>
        <w:pStyle w:val="NormalWeb"/>
        <w:shd w:val="clear" w:color="auto" w:fill="FFFFFF"/>
        <w:spacing w:before="96" w:beforeAutospacing="0" w:after="120" w:afterAutospacing="0" w:line="288" w:lineRule="atLeast"/>
        <w:ind w:left="720" w:firstLine="720"/>
        <w:jc w:val="thaiDistribute"/>
        <w:rPr>
          <w:rFonts w:ascii="Times New Roman" w:hAnsi="Times New Roman" w:cs="Times New Roman"/>
        </w:rPr>
      </w:pPr>
      <w:r w:rsidRPr="00EE2138">
        <w:rPr>
          <w:rFonts w:ascii="Times New Roman" w:hAnsi="Times New Roman" w:cs="Times New Roman"/>
        </w:rPr>
        <w:t>Depending on the industry, freelance work practices vary and have changed over time. In some industries such as consulting, freelancers may require clients to sign written</w:t>
      </w:r>
      <w:r w:rsidRPr="00EE2138">
        <w:rPr>
          <w:rStyle w:val="apple-converted-space"/>
          <w:rFonts w:ascii="Times New Roman" w:hAnsi="Times New Roman" w:cs="Times New Roman"/>
        </w:rPr>
        <w:t> </w:t>
      </w:r>
      <w:hyperlink r:id="rId10" w:tooltip="Contracts" w:history="1">
        <w:r w:rsidRPr="00EE2138">
          <w:rPr>
            <w:rStyle w:val="Hyperlink"/>
            <w:rFonts w:ascii="Times New Roman" w:hAnsi="Times New Roman" w:cs="Times New Roman"/>
            <w:color w:val="auto"/>
          </w:rPr>
          <w:t>contracts</w:t>
        </w:r>
      </w:hyperlink>
      <w:r w:rsidRPr="00EE2138">
        <w:rPr>
          <w:rFonts w:ascii="Times New Roman" w:hAnsi="Times New Roman" w:cs="Times New Roman"/>
        </w:rPr>
        <w:t>. While in journalism or writing, freelancers may work for free or do work "on spec" to build their reputations or a relationship with a publication.</w:t>
      </w:r>
      <w:r w:rsidRPr="00EE2138">
        <w:rPr>
          <w:rStyle w:val="apple-converted-space"/>
          <w:rFonts w:ascii="Times New Roman" w:hAnsi="Times New Roman" w:cs="Times New Roman"/>
        </w:rPr>
        <w:t> </w:t>
      </w:r>
      <w:r w:rsidRPr="00EE2138">
        <w:rPr>
          <w:rFonts w:ascii="Times New Roman" w:hAnsi="Times New Roman" w:cs="Times New Roman"/>
        </w:rPr>
        <w:t>Some freelancers may provide written estimates of work and request deposits from clients.</w:t>
      </w:r>
    </w:p>
    <w:p w14:paraId="74D2B6B8" w14:textId="77777777" w:rsidR="004F6B3E" w:rsidRPr="00EE2138" w:rsidRDefault="004F6B3E" w:rsidP="004F6B3E">
      <w:pPr>
        <w:pStyle w:val="NormalWeb"/>
        <w:shd w:val="clear" w:color="auto" w:fill="FFFFFF"/>
        <w:spacing w:before="96" w:beforeAutospacing="0" w:after="120" w:afterAutospacing="0" w:line="288" w:lineRule="atLeast"/>
        <w:ind w:left="720" w:firstLine="720"/>
        <w:jc w:val="thaiDistribute"/>
        <w:rPr>
          <w:rFonts w:ascii="Times New Roman" w:hAnsi="Times New Roman" w:cs="Times New Roman"/>
        </w:rPr>
      </w:pPr>
      <w:r w:rsidRPr="00EE2138">
        <w:rPr>
          <w:rFonts w:ascii="Times New Roman" w:hAnsi="Times New Roman" w:cs="Times New Roman"/>
        </w:rPr>
        <w:t>Payment for freelance work also depends on industry, skills, and experience. Freelancers may charge by the day, hour, a piece rate, or on a per-project basis. Instead of a flat rate or fee, some freelancers have adopted a</w:t>
      </w:r>
      <w:r w:rsidRPr="00EE2138">
        <w:rPr>
          <w:rStyle w:val="apple-converted-space"/>
          <w:rFonts w:ascii="Times New Roman" w:hAnsi="Times New Roman" w:cs="Times New Roman"/>
        </w:rPr>
        <w:t> </w:t>
      </w:r>
      <w:hyperlink r:id="rId11" w:tooltip="Value-based pricing" w:history="1">
        <w:r w:rsidRPr="00EE2138">
          <w:rPr>
            <w:rStyle w:val="Hyperlink"/>
            <w:rFonts w:ascii="Times New Roman" w:hAnsi="Times New Roman" w:cs="Times New Roman"/>
            <w:color w:val="auto"/>
          </w:rPr>
          <w:t>value-based pricing</w:t>
        </w:r>
      </w:hyperlink>
      <w:r w:rsidRPr="00EE2138">
        <w:rPr>
          <w:rStyle w:val="apple-converted-space"/>
          <w:rFonts w:ascii="Times New Roman" w:hAnsi="Times New Roman" w:cs="Times New Roman"/>
        </w:rPr>
        <w:t> </w:t>
      </w:r>
      <w:r w:rsidRPr="00EE2138">
        <w:rPr>
          <w:rFonts w:ascii="Times New Roman" w:hAnsi="Times New Roman" w:cs="Times New Roman"/>
        </w:rPr>
        <w:t>method based on the perceived value of the results to the client. By custom, payment arrangements may be upfront, percentage upfront, or upon completion. For more complex projects, a contract may set a payment schedule based on milestones or outcomes. One of the drawbacks of freelancing is that there is no guaranteed payment, and the work can be highly</w:t>
      </w:r>
      <w:r w:rsidRPr="00EE2138">
        <w:rPr>
          <w:rStyle w:val="apple-converted-space"/>
          <w:rFonts w:ascii="Times New Roman" w:hAnsi="Times New Roman" w:cs="Times New Roman"/>
        </w:rPr>
        <w:t> </w:t>
      </w:r>
      <w:hyperlink r:id="rId12" w:tooltip="Precarious work" w:history="1">
        <w:r w:rsidRPr="00EE2138">
          <w:rPr>
            <w:rStyle w:val="Hyperlink"/>
            <w:rFonts w:ascii="Times New Roman" w:hAnsi="Times New Roman" w:cs="Times New Roman"/>
            <w:color w:val="auto"/>
          </w:rPr>
          <w:t>precarious</w:t>
        </w:r>
      </w:hyperlink>
      <w:r w:rsidRPr="00EE2138">
        <w:rPr>
          <w:rFonts w:ascii="Times New Roman" w:hAnsi="Times New Roman" w:cs="Times New Roman"/>
        </w:rPr>
        <w:t>.</w:t>
      </w:r>
      <w:commentRangeEnd w:id="24"/>
      <w:r w:rsidR="00E35ED5">
        <w:rPr>
          <w:rStyle w:val="CommentReference"/>
          <w:rFonts w:asciiTheme="minorHAnsi" w:eastAsiaTheme="minorHAnsi" w:hAnsiTheme="minorHAnsi" w:cstheme="minorBidi"/>
        </w:rPr>
        <w:commentReference w:id="24"/>
      </w:r>
    </w:p>
    <w:p w14:paraId="52B8959F" w14:textId="77777777" w:rsidR="009A7DE1" w:rsidRPr="00AC50DC" w:rsidRDefault="009A7DE1" w:rsidP="00640838">
      <w:pPr>
        <w:ind w:left="720" w:firstLine="720"/>
        <w:jc w:val="thaiDistribute"/>
        <w:rPr>
          <w:rFonts w:ascii="Times New Roman" w:hAnsi="Times New Roman" w:cs="Times New Roman"/>
          <w:color w:val="000000" w:themeColor="text1"/>
          <w:sz w:val="24"/>
          <w:szCs w:val="24"/>
        </w:rPr>
      </w:pPr>
    </w:p>
    <w:p w14:paraId="0E50DA71" w14:textId="77777777" w:rsidR="009A7DE1" w:rsidRPr="00FA120D" w:rsidRDefault="009A7DE1" w:rsidP="00D727F8">
      <w:pPr>
        <w:jc w:val="thaiDistribute"/>
        <w:rPr>
          <w:rFonts w:ascii="Times New Roman" w:hAnsi="Times New Roman" w:cs="Times New Roman"/>
          <w:color w:val="000000" w:themeColor="text1"/>
          <w:szCs w:val="22"/>
        </w:rPr>
      </w:pPr>
      <w:r w:rsidRPr="00FA120D">
        <w:rPr>
          <w:rFonts w:ascii="Times New Roman" w:hAnsi="Times New Roman" w:cs="Times New Roman"/>
          <w:color w:val="000000" w:themeColor="text1"/>
          <w:szCs w:val="22"/>
        </w:rPr>
        <w:t xml:space="preserve"> </w:t>
      </w:r>
    </w:p>
    <w:p w14:paraId="4ED8E72F" w14:textId="77777777" w:rsidR="009A7DE1" w:rsidRPr="00AC50DC" w:rsidRDefault="004F6B3E" w:rsidP="009A7DE1">
      <w:pPr>
        <w:rPr>
          <w:rFonts w:ascii="Times New Roman" w:hAnsi="Times New Roman" w:cs="Times New Roman"/>
          <w:b/>
          <w:bCs/>
          <w:sz w:val="24"/>
          <w:szCs w:val="24"/>
          <w:lang w:val="en-GB"/>
        </w:rPr>
      </w:pPr>
      <w:r>
        <w:rPr>
          <w:rFonts w:ascii="Times New Roman" w:hAnsi="Times New Roman" w:cs="Times New Roman"/>
          <w:b/>
          <w:bCs/>
          <w:szCs w:val="22"/>
          <w:lang w:val="en-GB"/>
        </w:rPr>
        <w:t xml:space="preserve">  </w:t>
      </w:r>
      <w:r>
        <w:rPr>
          <w:rFonts w:ascii="Times New Roman" w:hAnsi="Times New Roman" w:cs="Times New Roman"/>
          <w:b/>
          <w:bCs/>
          <w:szCs w:val="22"/>
          <w:lang w:val="en-GB"/>
        </w:rPr>
        <w:tab/>
      </w:r>
      <w:r w:rsidR="009A7DE1" w:rsidRPr="00AC50DC">
        <w:rPr>
          <w:rFonts w:ascii="Times New Roman" w:hAnsi="Times New Roman" w:cs="Times New Roman"/>
          <w:b/>
          <w:bCs/>
          <w:sz w:val="24"/>
          <w:szCs w:val="24"/>
          <w:lang w:val="en-GB"/>
        </w:rPr>
        <w:t>Target</w:t>
      </w:r>
    </w:p>
    <w:p w14:paraId="7229D083" w14:textId="77777777" w:rsidR="009A7DE1" w:rsidRPr="00AC50DC" w:rsidRDefault="009A7DE1" w:rsidP="009A7DE1">
      <w:pPr>
        <w:rPr>
          <w:rFonts w:ascii="Times New Roman" w:hAnsi="Times New Roman" w:cs="Times New Roman"/>
          <w:sz w:val="24"/>
          <w:szCs w:val="24"/>
        </w:rPr>
      </w:pPr>
      <w:r w:rsidRPr="00AC50DC">
        <w:rPr>
          <w:rFonts w:ascii="Times New Roman" w:hAnsi="Times New Roman" w:cs="Times New Roman"/>
          <w:b/>
          <w:bCs/>
          <w:sz w:val="24"/>
          <w:szCs w:val="24"/>
          <w:lang w:val="en-GB"/>
        </w:rPr>
        <w:lastRenderedPageBreak/>
        <w:tab/>
        <w:t>-</w:t>
      </w:r>
      <w:r w:rsidR="00902F69">
        <w:rPr>
          <w:rFonts w:ascii="Times New Roman" w:hAnsi="Times New Roman" w:cs="Times New Roman"/>
          <w:sz w:val="24"/>
          <w:szCs w:val="24"/>
          <w:lang w:val="en-GB"/>
        </w:rPr>
        <w:t>Find alternative of software task or software freelance personal via web application</w:t>
      </w:r>
    </w:p>
    <w:p w14:paraId="493114A5" w14:textId="77777777" w:rsidR="009A7DE1" w:rsidRPr="00AC50DC" w:rsidRDefault="009A7DE1" w:rsidP="009A7DE1">
      <w:pPr>
        <w:rPr>
          <w:rFonts w:ascii="Times New Roman" w:hAnsi="Times New Roman" w:cs="Times New Roman"/>
          <w:b/>
          <w:bCs/>
          <w:sz w:val="24"/>
          <w:szCs w:val="24"/>
          <w:lang w:val="en-GB"/>
        </w:rPr>
      </w:pPr>
      <w:r w:rsidRPr="00AC50DC">
        <w:rPr>
          <w:rFonts w:ascii="Times New Roman" w:hAnsi="Times New Roman" w:cs="Times New Roman"/>
          <w:b/>
          <w:bCs/>
          <w:sz w:val="24"/>
          <w:szCs w:val="24"/>
          <w:lang w:val="en-GB"/>
        </w:rPr>
        <w:t xml:space="preserve">   </w:t>
      </w:r>
      <w:r w:rsidRPr="00AC50DC">
        <w:rPr>
          <w:rFonts w:ascii="Times New Roman" w:hAnsi="Times New Roman" w:cs="Times New Roman"/>
          <w:b/>
          <w:bCs/>
          <w:sz w:val="24"/>
          <w:szCs w:val="24"/>
          <w:lang w:val="en-GB"/>
        </w:rPr>
        <w:tab/>
        <w:t>Benefit</w:t>
      </w:r>
    </w:p>
    <w:p w14:paraId="7AF1DCDF" w14:textId="77777777" w:rsidR="009A7DE1" w:rsidRDefault="009A7DE1" w:rsidP="009A7DE1">
      <w:pPr>
        <w:ind w:firstLine="720"/>
        <w:rPr>
          <w:rFonts w:ascii="Times New Roman" w:hAnsi="Times New Roman" w:cs="Times New Roman"/>
          <w:sz w:val="24"/>
          <w:szCs w:val="24"/>
        </w:rPr>
      </w:pPr>
      <w:r w:rsidRPr="00AC50DC">
        <w:rPr>
          <w:rFonts w:ascii="Times New Roman" w:hAnsi="Times New Roman" w:cs="Times New Roman"/>
          <w:sz w:val="24"/>
          <w:szCs w:val="24"/>
        </w:rPr>
        <w:t>-</w:t>
      </w:r>
      <w:r w:rsidR="00902F69">
        <w:rPr>
          <w:rFonts w:ascii="Times New Roman" w:hAnsi="Times New Roman" w:cs="Times New Roman"/>
          <w:sz w:val="24"/>
          <w:szCs w:val="24"/>
        </w:rPr>
        <w:t>user can get software task that match with their capability.</w:t>
      </w:r>
    </w:p>
    <w:p w14:paraId="2BB35C89" w14:textId="77777777" w:rsidR="00902F69" w:rsidRPr="00902F69" w:rsidRDefault="00902F69" w:rsidP="009A7DE1">
      <w:pPr>
        <w:ind w:firstLine="720"/>
        <w:rPr>
          <w:rFonts w:ascii="Times New Roman" w:hAnsi="Times New Roman"/>
          <w:sz w:val="24"/>
          <w:szCs w:val="24"/>
        </w:rPr>
      </w:pPr>
      <w:r>
        <w:rPr>
          <w:rFonts w:ascii="Times New Roman" w:hAnsi="Times New Roman" w:cs="Times New Roman"/>
          <w:sz w:val="24"/>
          <w:szCs w:val="24"/>
        </w:rPr>
        <w:t xml:space="preserve">-user can get software personal that match with </w:t>
      </w:r>
      <w:r>
        <w:rPr>
          <w:rFonts w:ascii="Times New Roman" w:hAnsi="Times New Roman"/>
          <w:sz w:val="24"/>
          <w:szCs w:val="24"/>
        </w:rPr>
        <w:t>software project.</w:t>
      </w:r>
    </w:p>
    <w:p w14:paraId="1AF1C19F" w14:textId="77777777" w:rsidR="009A7DE1" w:rsidRPr="00FA120D" w:rsidRDefault="009A7DE1" w:rsidP="009A7DE1">
      <w:pPr>
        <w:rPr>
          <w:rFonts w:ascii="Times New Roman" w:hAnsi="Times New Roman" w:cs="Times New Roman"/>
          <w:b/>
          <w:bCs/>
          <w:szCs w:val="22"/>
          <w:lang w:val="en-GB"/>
        </w:rPr>
      </w:pPr>
      <w:r w:rsidRPr="00FA120D">
        <w:rPr>
          <w:rFonts w:ascii="Times New Roman" w:hAnsi="Times New Roman" w:cs="Times New Roman"/>
          <w:b/>
          <w:bCs/>
          <w:szCs w:val="22"/>
          <w:lang w:val="en-GB"/>
        </w:rPr>
        <w:tab/>
      </w:r>
    </w:p>
    <w:p w14:paraId="479DC009" w14:textId="77777777" w:rsidR="009A7DE1" w:rsidRPr="00FA120D" w:rsidRDefault="009A7DE1" w:rsidP="009A7DE1">
      <w:pPr>
        <w:rPr>
          <w:rFonts w:ascii="Times New Roman" w:hAnsi="Times New Roman" w:cs="Times New Roman"/>
          <w:b/>
          <w:bCs/>
          <w:szCs w:val="22"/>
          <w:lang w:val="en-GB"/>
        </w:rPr>
      </w:pPr>
    </w:p>
    <w:p w14:paraId="09DCF9DB" w14:textId="77777777" w:rsidR="009A7DE1" w:rsidRPr="004F6B3E" w:rsidRDefault="009A7DE1" w:rsidP="004F6B3E">
      <w:pPr>
        <w:tabs>
          <w:tab w:val="left" w:pos="3337"/>
        </w:tabs>
        <w:rPr>
          <w:rFonts w:ascii="Times New Roman" w:hAnsi="Times New Roman" w:cs="Times New Roman"/>
          <w:szCs w:val="22"/>
          <w:lang w:val="en-GB"/>
        </w:rPr>
      </w:pPr>
      <w:bookmarkStart w:id="25" w:name="_Toc348955765"/>
      <w:r w:rsidRPr="00FA120D">
        <w:rPr>
          <w:rFonts w:ascii="Times New Roman" w:hAnsi="Times New Roman" w:cs="Times New Roman"/>
          <w:b/>
          <w:bCs/>
          <w:sz w:val="32"/>
          <w:szCs w:val="32"/>
        </w:rPr>
        <w:t>2.2 Business Tools and Software</w:t>
      </w:r>
      <w:r w:rsidRPr="00FA120D">
        <w:rPr>
          <w:rFonts w:ascii="Times New Roman" w:hAnsi="Times New Roman" w:cs="Times New Roman"/>
          <w:b/>
          <w:bCs/>
          <w:sz w:val="32"/>
          <w:szCs w:val="32"/>
          <w:lang w:val="en-GB"/>
        </w:rPr>
        <w:t xml:space="preserve"> Review</w:t>
      </w:r>
      <w:bookmarkEnd w:id="25"/>
      <w:r w:rsidRPr="00FA120D">
        <w:rPr>
          <w:rFonts w:ascii="Times New Roman" w:hAnsi="Times New Roman" w:cs="Times New Roman"/>
          <w:b/>
          <w:bCs/>
          <w:szCs w:val="22"/>
          <w:lang w:val="en-GB"/>
        </w:rPr>
        <w:br/>
      </w:r>
      <w:r w:rsidRPr="00FA120D">
        <w:rPr>
          <w:rFonts w:ascii="Times New Roman" w:hAnsi="Times New Roman" w:cs="Times New Roman"/>
          <w:b/>
          <w:bCs/>
          <w:szCs w:val="22"/>
          <w:lang w:val="en-GB"/>
        </w:rPr>
        <w:br/>
        <w:t>2.2.1 www.</w:t>
      </w:r>
      <w:r w:rsidRPr="00FA120D">
        <w:rPr>
          <w:rFonts w:ascii="Times New Roman" w:hAnsi="Times New Roman" w:cs="Times New Roman"/>
          <w:szCs w:val="22"/>
        </w:rPr>
        <w:t xml:space="preserve"> </w:t>
      </w:r>
      <w:r w:rsidRPr="00FA120D">
        <w:rPr>
          <w:rFonts w:ascii="Times New Roman" w:hAnsi="Times New Roman" w:cs="Times New Roman"/>
          <w:b/>
          <w:bCs/>
          <w:szCs w:val="22"/>
        </w:rPr>
        <w:t>Freelancer.com</w:t>
      </w:r>
      <w:r w:rsidR="00E35ED5">
        <w:rPr>
          <w:rFonts w:ascii="Times New Roman" w:hAnsi="Times New Roman" w:cs="Times New Roman"/>
          <w:szCs w:val="22"/>
          <w:lang w:val="en-GB"/>
        </w:rPr>
        <w:t xml:space="preserve"> </w:t>
      </w:r>
      <w:commentRangeStart w:id="26"/>
      <w:ins w:id="27" w:author="CAMT" w:date="2014-03-18T08:34:00Z">
        <w:r w:rsidR="00E35ED5">
          <w:rPr>
            <w:rFonts w:ascii="Times New Roman" w:hAnsi="Times New Roman" w:cs="Times New Roman"/>
            <w:szCs w:val="22"/>
            <w:lang w:val="en-GB"/>
          </w:rPr>
          <w:t xml:space="preserve">[?] </w:t>
        </w:r>
        <w:commentRangeEnd w:id="26"/>
        <w:r w:rsidR="00E35ED5">
          <w:rPr>
            <w:rStyle w:val="CommentReference"/>
          </w:rPr>
          <w:commentReference w:id="26"/>
        </w:r>
      </w:ins>
    </w:p>
    <w:p w14:paraId="7D69FF33" w14:textId="77777777" w:rsidR="009A7DE1" w:rsidRPr="00FA120D" w:rsidRDefault="00A86E1A" w:rsidP="009A7DE1">
      <w:pPr>
        <w:rPr>
          <w:rFonts w:ascii="Times New Roman" w:hAnsi="Times New Roman" w:cs="Times New Roman"/>
          <w:szCs w:val="22"/>
          <w:lang w:val="en-GB"/>
        </w:rPr>
      </w:pPr>
      <w:r w:rsidRPr="00FA120D">
        <w:rPr>
          <w:rFonts w:ascii="Times New Roman" w:hAnsi="Times New Roman" w:cs="Times New Roman"/>
          <w:b/>
          <w:bCs/>
          <w:noProof/>
          <w:szCs w:val="22"/>
        </w:rPr>
        <w:drawing>
          <wp:anchor distT="0" distB="0" distL="114300" distR="114300" simplePos="0" relativeHeight="251668480" behindDoc="0" locked="0" layoutInCell="1" allowOverlap="1" wp14:anchorId="109D20C9" wp14:editId="76FF6754">
            <wp:simplePos x="0" y="0"/>
            <wp:positionH relativeFrom="margin">
              <wp:align>center</wp:align>
            </wp:positionH>
            <wp:positionV relativeFrom="paragraph">
              <wp:posOffset>13970</wp:posOffset>
            </wp:positionV>
            <wp:extent cx="7029450" cy="3419043"/>
            <wp:effectExtent l="0" t="0" r="0" b="0"/>
            <wp:wrapNone/>
            <wp:docPr id="10" name="Picture 10" descr="C:\Users\Maxim\Desktop\pic for pp\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xim\Desktop\pic for pp\busine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29450" cy="34190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705404" w14:textId="77777777" w:rsidR="009A7DE1" w:rsidRPr="00FA120D" w:rsidRDefault="009A7DE1" w:rsidP="009A7DE1">
      <w:pPr>
        <w:rPr>
          <w:rFonts w:ascii="Times New Roman" w:hAnsi="Times New Roman" w:cs="Times New Roman"/>
          <w:szCs w:val="22"/>
          <w:lang w:val="en-GB"/>
        </w:rPr>
      </w:pPr>
    </w:p>
    <w:p w14:paraId="7E540D78" w14:textId="77777777" w:rsidR="009A7DE1" w:rsidRPr="00FA120D" w:rsidRDefault="009A7DE1" w:rsidP="009A7DE1">
      <w:pPr>
        <w:rPr>
          <w:rFonts w:ascii="Times New Roman" w:hAnsi="Times New Roman" w:cs="Times New Roman"/>
          <w:szCs w:val="22"/>
          <w:lang w:val="en-GB"/>
        </w:rPr>
      </w:pPr>
    </w:p>
    <w:p w14:paraId="7995A3A2" w14:textId="77777777" w:rsidR="009A7DE1" w:rsidRPr="00FA120D" w:rsidRDefault="009A7DE1" w:rsidP="009A7DE1">
      <w:pPr>
        <w:rPr>
          <w:rFonts w:ascii="Times New Roman" w:hAnsi="Times New Roman" w:cs="Times New Roman"/>
          <w:szCs w:val="22"/>
          <w:lang w:val="en-GB"/>
        </w:rPr>
      </w:pPr>
    </w:p>
    <w:p w14:paraId="7CB3858B" w14:textId="77777777" w:rsidR="009A7DE1" w:rsidRPr="00FA120D" w:rsidRDefault="009A7DE1" w:rsidP="009A7DE1">
      <w:pPr>
        <w:rPr>
          <w:rFonts w:ascii="Times New Roman" w:hAnsi="Times New Roman" w:cs="Times New Roman"/>
          <w:szCs w:val="22"/>
          <w:lang w:val="en-GB"/>
        </w:rPr>
      </w:pPr>
    </w:p>
    <w:p w14:paraId="0E1723E7" w14:textId="77777777" w:rsidR="009A7DE1" w:rsidRPr="00FA120D" w:rsidRDefault="009A7DE1" w:rsidP="009A7DE1">
      <w:pPr>
        <w:rPr>
          <w:rFonts w:ascii="Times New Roman" w:hAnsi="Times New Roman" w:cs="Times New Roman"/>
          <w:szCs w:val="22"/>
          <w:lang w:val="en-GB"/>
        </w:rPr>
      </w:pPr>
    </w:p>
    <w:p w14:paraId="28C918E1" w14:textId="77777777" w:rsidR="009A7DE1" w:rsidRPr="00FA120D" w:rsidRDefault="009A7DE1" w:rsidP="009A7DE1">
      <w:pPr>
        <w:rPr>
          <w:rFonts w:ascii="Times New Roman" w:hAnsi="Times New Roman" w:cs="Times New Roman"/>
          <w:szCs w:val="22"/>
          <w:lang w:val="en-GB"/>
        </w:rPr>
      </w:pPr>
    </w:p>
    <w:p w14:paraId="45CC3FE9" w14:textId="77777777" w:rsidR="009A7DE1" w:rsidRPr="00FA120D" w:rsidRDefault="009A7DE1" w:rsidP="009A7DE1">
      <w:pPr>
        <w:rPr>
          <w:rFonts w:ascii="Times New Roman" w:hAnsi="Times New Roman" w:cs="Times New Roman"/>
          <w:szCs w:val="22"/>
          <w:lang w:val="en-GB"/>
        </w:rPr>
      </w:pPr>
    </w:p>
    <w:p w14:paraId="47BCB51F" w14:textId="77777777" w:rsidR="009A7DE1" w:rsidRPr="00FA120D" w:rsidRDefault="009A7DE1" w:rsidP="009A7DE1">
      <w:pPr>
        <w:rPr>
          <w:rFonts w:ascii="Times New Roman" w:hAnsi="Times New Roman" w:cs="Times New Roman"/>
          <w:szCs w:val="22"/>
          <w:lang w:val="en-GB"/>
        </w:rPr>
      </w:pPr>
    </w:p>
    <w:p w14:paraId="2D7D3A2F" w14:textId="77777777" w:rsidR="009A7DE1" w:rsidRPr="00FA120D" w:rsidRDefault="009A7DE1" w:rsidP="009A7DE1">
      <w:pPr>
        <w:rPr>
          <w:rFonts w:ascii="Times New Roman" w:hAnsi="Times New Roman" w:cs="Times New Roman"/>
          <w:szCs w:val="22"/>
          <w:lang w:val="en-GB"/>
        </w:rPr>
      </w:pPr>
    </w:p>
    <w:p w14:paraId="382DE156" w14:textId="77777777" w:rsidR="009A7DE1" w:rsidRPr="00FA120D" w:rsidRDefault="009A7DE1" w:rsidP="009A7DE1">
      <w:pPr>
        <w:rPr>
          <w:rFonts w:ascii="Times New Roman" w:hAnsi="Times New Roman" w:cs="Times New Roman"/>
          <w:szCs w:val="22"/>
          <w:lang w:val="en-GB"/>
        </w:rPr>
      </w:pPr>
    </w:p>
    <w:p w14:paraId="532A65ED" w14:textId="77777777" w:rsidR="009A7DE1" w:rsidRPr="00FA120D" w:rsidRDefault="009A7DE1" w:rsidP="009A7DE1">
      <w:pPr>
        <w:rPr>
          <w:rFonts w:ascii="Times New Roman" w:hAnsi="Times New Roman" w:cs="Times New Roman"/>
          <w:szCs w:val="22"/>
          <w:lang w:val="en-GB"/>
        </w:rPr>
      </w:pPr>
    </w:p>
    <w:p w14:paraId="1C950C18" w14:textId="77777777" w:rsidR="009A7DE1" w:rsidRPr="00FA120D" w:rsidRDefault="009A7DE1" w:rsidP="009A7DE1">
      <w:pPr>
        <w:ind w:left="720"/>
        <w:jc w:val="center"/>
        <w:rPr>
          <w:rFonts w:ascii="Times New Roman" w:hAnsi="Times New Roman" w:cs="Times New Roman"/>
          <w:szCs w:val="22"/>
          <w:lang w:val="en-GB"/>
        </w:rPr>
      </w:pPr>
    </w:p>
    <w:p w14:paraId="1CFDA3C7" w14:textId="77777777" w:rsidR="009A7DE1" w:rsidRPr="00FA120D" w:rsidRDefault="009A7DE1" w:rsidP="009A7DE1">
      <w:pPr>
        <w:ind w:left="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Figure 2.2.1 www.</w:t>
      </w:r>
      <w:r w:rsidRPr="00FA120D">
        <w:rPr>
          <w:rFonts w:ascii="Times New Roman" w:hAnsi="Times New Roman" w:cs="Times New Roman"/>
          <w:b/>
          <w:bCs/>
          <w:szCs w:val="22"/>
        </w:rPr>
        <w:t xml:space="preserve"> Freelancer.com</w:t>
      </w:r>
      <w:r w:rsidRPr="00FA120D">
        <w:rPr>
          <w:rFonts w:ascii="Times New Roman" w:hAnsi="Times New Roman" w:cs="Times New Roman"/>
          <w:b/>
          <w:bCs/>
          <w:szCs w:val="22"/>
          <w:lang w:val="en-GB"/>
        </w:rPr>
        <w:t xml:space="preserve"> </w:t>
      </w:r>
    </w:p>
    <w:p w14:paraId="4980BF77" w14:textId="77777777" w:rsidR="009A7DE1" w:rsidRPr="00FA120D" w:rsidRDefault="002921CC" w:rsidP="009A7DE1">
      <w:pPr>
        <w:rPr>
          <w:rFonts w:ascii="Times New Roman" w:hAnsi="Times New Roman" w:cs="Times New Roman"/>
          <w:szCs w:val="22"/>
          <w:lang w:val="en-GB"/>
        </w:rPr>
      </w:pPr>
      <w:r w:rsidRPr="00FA120D">
        <w:rPr>
          <w:rFonts w:ascii="Times New Roman" w:hAnsi="Times New Roman" w:cs="Times New Roman"/>
          <w:color w:val="3E454C"/>
          <w:szCs w:val="22"/>
          <w:shd w:val="clear" w:color="auto" w:fill="F7F7F7"/>
        </w:rPr>
        <w:t xml:space="preserve">Freelancer.com is the world's largest freelancing, outsourcing, and crowdsourcing marketplace for small business. With over 10 million users, you can hire a freelancer to do your contract work at a fraction of the cost. Whether you need PHP developers, web designers, or content writers, you can outsource jobs within minutes. Browse through hundreds of skills including copywriting, data entry, and graphic design or more technical areas like coding HTML, programming MySQL, and designing CSS. Are you an entrepreneur just starting a company? Find a quality graphic designer to create a logo to your specifications. Once you get new customers rolling in, you can even hire customer support or a virtual personal assistant to simplify your life without the risky overhead and cost of hiring full-time staff. From beginning to end, Freelancer.com makes it easy to hire freelancers and find freelance jobs online. </w:t>
      </w:r>
    </w:p>
    <w:p w14:paraId="6B3E1E95" w14:textId="77777777" w:rsidR="009A7DE1" w:rsidRPr="00AC50DC" w:rsidRDefault="009A7DE1" w:rsidP="00640838">
      <w:pPr>
        <w:rPr>
          <w:rFonts w:ascii="Times New Roman" w:hAnsi="Times New Roman" w:cs="Times New Roman"/>
          <w:b/>
          <w:bCs/>
          <w:sz w:val="24"/>
          <w:szCs w:val="24"/>
          <w:lang w:val="en-GB"/>
        </w:rPr>
      </w:pPr>
      <w:r w:rsidRPr="00FA120D">
        <w:rPr>
          <w:rFonts w:ascii="Times New Roman" w:hAnsi="Times New Roman" w:cs="Times New Roman"/>
          <w:szCs w:val="22"/>
        </w:rPr>
        <w:t xml:space="preserve"> </w:t>
      </w:r>
      <w:r w:rsidRPr="00FA120D">
        <w:rPr>
          <w:rFonts w:ascii="Times New Roman" w:hAnsi="Times New Roman" w:cs="Times New Roman"/>
          <w:szCs w:val="22"/>
        </w:rPr>
        <w:tab/>
      </w:r>
      <w:r w:rsidRPr="00AC50DC">
        <w:rPr>
          <w:rFonts w:ascii="Times New Roman" w:hAnsi="Times New Roman" w:cs="Times New Roman"/>
          <w:b/>
          <w:bCs/>
          <w:sz w:val="24"/>
          <w:szCs w:val="24"/>
        </w:rPr>
        <w:t>Pros</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w:t>
      </w:r>
      <w:r w:rsidRPr="00AC50DC">
        <w:rPr>
          <w:rFonts w:ascii="Times New Roman" w:eastAsia="Times New Roman" w:hAnsi="Times New Roman" w:cs="Times New Roman"/>
          <w:color w:val="333333"/>
          <w:sz w:val="24"/>
          <w:szCs w:val="24"/>
        </w:rPr>
        <w:t xml:space="preserve"> </w:t>
      </w:r>
      <w:r w:rsidRPr="00AC50DC">
        <w:rPr>
          <w:rFonts w:ascii="Times New Roman" w:hAnsi="Times New Roman" w:cs="Times New Roman"/>
          <w:sz w:val="24"/>
          <w:szCs w:val="24"/>
        </w:rPr>
        <w:t>freelance.com deals with all the documents meaning you save time</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w:t>
      </w:r>
      <w:r w:rsidRPr="00AC50DC">
        <w:rPr>
          <w:rFonts w:ascii="Times New Roman" w:eastAsia="Times New Roman" w:hAnsi="Times New Roman" w:cs="Times New Roman"/>
          <w:color w:val="333333"/>
          <w:sz w:val="24"/>
          <w:szCs w:val="24"/>
        </w:rPr>
        <w:t xml:space="preserve"> </w:t>
      </w:r>
      <w:r w:rsidRPr="00AC50DC">
        <w:rPr>
          <w:rFonts w:ascii="Times New Roman" w:hAnsi="Times New Roman" w:cs="Times New Roman"/>
          <w:sz w:val="24"/>
          <w:szCs w:val="24"/>
        </w:rPr>
        <w:t xml:space="preserve">The certificate provides a guarantee for the employer that you are complying </w:t>
      </w:r>
      <w:r w:rsidRPr="00AC50DC">
        <w:rPr>
          <w:rFonts w:ascii="Times New Roman" w:hAnsi="Times New Roman" w:cs="Times New Roman"/>
          <w:sz w:val="24"/>
          <w:szCs w:val="24"/>
        </w:rPr>
        <w:lastRenderedPageBreak/>
        <w:t>with the current laws</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w:t>
      </w:r>
      <w:r w:rsidRPr="00AC50DC">
        <w:rPr>
          <w:rFonts w:ascii="Times New Roman" w:hAnsi="Times New Roman" w:cs="Times New Roman"/>
          <w:color w:val="333333"/>
          <w:sz w:val="24"/>
          <w:szCs w:val="24"/>
          <w:shd w:val="clear" w:color="auto" w:fill="FFFFFF"/>
        </w:rPr>
        <w:t xml:space="preserve"> </w:t>
      </w:r>
      <w:r w:rsidRPr="00AC50DC">
        <w:rPr>
          <w:rFonts w:ascii="Times New Roman" w:hAnsi="Times New Roman" w:cs="Times New Roman"/>
          <w:sz w:val="24"/>
          <w:szCs w:val="24"/>
        </w:rPr>
        <w:t>largest online marketplace for freelance workers.</w:t>
      </w:r>
    </w:p>
    <w:p w14:paraId="4928189D" w14:textId="77777777" w:rsidR="009A7DE1" w:rsidRPr="00AC50DC" w:rsidRDefault="009A7DE1" w:rsidP="00AC50DC">
      <w:pPr>
        <w:ind w:firstLine="720"/>
        <w:rPr>
          <w:rFonts w:ascii="Times New Roman" w:hAnsi="Times New Roman" w:cs="Times New Roman"/>
          <w:b/>
          <w:bCs/>
          <w:sz w:val="24"/>
          <w:szCs w:val="24"/>
        </w:rPr>
      </w:pPr>
      <w:r w:rsidRPr="00AC50DC">
        <w:rPr>
          <w:rFonts w:ascii="Times New Roman" w:hAnsi="Times New Roman" w:cs="Times New Roman"/>
          <w:b/>
          <w:bCs/>
          <w:sz w:val="24"/>
          <w:szCs w:val="24"/>
        </w:rPr>
        <w:t>Cons</w:t>
      </w:r>
    </w:p>
    <w:p w14:paraId="22451AD3" w14:textId="77777777" w:rsidR="009A7DE1" w:rsidRPr="00AC50DC" w:rsidRDefault="009A7DE1" w:rsidP="009A7DE1">
      <w:pPr>
        <w:pStyle w:val="ListParagraph"/>
        <w:numPr>
          <w:ilvl w:val="0"/>
          <w:numId w:val="1"/>
        </w:numPr>
        <w:rPr>
          <w:rFonts w:ascii="Times New Roman" w:hAnsi="Times New Roman" w:cs="Times New Roman"/>
          <w:sz w:val="24"/>
          <w:szCs w:val="24"/>
        </w:rPr>
      </w:pPr>
      <w:r w:rsidRPr="00AC50DC">
        <w:rPr>
          <w:rFonts w:ascii="Times New Roman" w:hAnsi="Times New Roman" w:cs="Times New Roman"/>
          <w:sz w:val="24"/>
          <w:szCs w:val="24"/>
        </w:rPr>
        <w:t>Posting a job need some money depends on manner of task.</w:t>
      </w:r>
    </w:p>
    <w:p w14:paraId="5022D7AF" w14:textId="77777777" w:rsidR="009A7DE1" w:rsidRPr="00AC50DC" w:rsidRDefault="009A7DE1" w:rsidP="009A7DE1">
      <w:pPr>
        <w:pStyle w:val="ListParagraph"/>
        <w:numPr>
          <w:ilvl w:val="0"/>
          <w:numId w:val="1"/>
        </w:numPr>
        <w:rPr>
          <w:rFonts w:ascii="Times New Roman" w:hAnsi="Times New Roman" w:cs="Times New Roman"/>
          <w:sz w:val="24"/>
          <w:szCs w:val="24"/>
        </w:rPr>
      </w:pPr>
      <w:r w:rsidRPr="00AC50DC">
        <w:rPr>
          <w:rFonts w:ascii="Times New Roman" w:hAnsi="Times New Roman" w:cs="Times New Roman"/>
          <w:sz w:val="24"/>
          <w:szCs w:val="24"/>
        </w:rPr>
        <w:t>To get the job, members have to bid.</w:t>
      </w:r>
    </w:p>
    <w:p w14:paraId="63B935E7" w14:textId="77777777" w:rsidR="009A7DE1" w:rsidRPr="00FA120D" w:rsidRDefault="009A7DE1" w:rsidP="009A7DE1">
      <w:pPr>
        <w:pStyle w:val="ListParagraph"/>
        <w:numPr>
          <w:ilvl w:val="0"/>
          <w:numId w:val="1"/>
        </w:numPr>
        <w:rPr>
          <w:rFonts w:ascii="Times New Roman" w:hAnsi="Times New Roman" w:cs="Times New Roman"/>
          <w:szCs w:val="22"/>
        </w:rPr>
      </w:pPr>
      <w:r w:rsidRPr="00AC50DC">
        <w:rPr>
          <w:rFonts w:ascii="Times New Roman" w:hAnsi="Times New Roman" w:cs="Times New Roman"/>
          <w:sz w:val="24"/>
          <w:szCs w:val="24"/>
        </w:rPr>
        <w:t>To find project, only searching are allowed.</w:t>
      </w:r>
      <w:r w:rsidRPr="00FA120D">
        <w:rPr>
          <w:rFonts w:ascii="Times New Roman" w:hAnsi="Times New Roman" w:cs="Times New Roman"/>
          <w:szCs w:val="22"/>
        </w:rPr>
        <w:br/>
      </w:r>
    </w:p>
    <w:p w14:paraId="5355DD3F" w14:textId="514A7B0D" w:rsidR="009A7DE1" w:rsidRPr="00FA120D" w:rsidRDefault="00640838" w:rsidP="009A7DE1">
      <w:pPr>
        <w:rPr>
          <w:rFonts w:ascii="Times New Roman" w:hAnsi="Times New Roman" w:cs="Times New Roman"/>
          <w:b/>
          <w:bCs/>
          <w:sz w:val="32"/>
          <w:szCs w:val="32"/>
        </w:rPr>
      </w:pPr>
      <w:r w:rsidRPr="00FA120D">
        <w:rPr>
          <w:rFonts w:ascii="Times New Roman" w:hAnsi="Times New Roman" w:cs="Times New Roman"/>
          <w:b/>
          <w:bCs/>
          <w:sz w:val="32"/>
          <w:szCs w:val="32"/>
        </w:rPr>
        <w:t>2.2.2.</w:t>
      </w:r>
      <w:r w:rsidR="003C23C1" w:rsidRPr="003C23C1">
        <w:t xml:space="preserve"> </w:t>
      </w:r>
      <w:r w:rsidR="00E35ED5" w:rsidRPr="00B2056C">
        <w:rPr>
          <w:rFonts w:ascii="Times New Roman" w:hAnsi="Times New Roman" w:cs="Times New Roman"/>
          <w:b/>
          <w:bCs/>
          <w:sz w:val="32"/>
          <w:szCs w:val="32"/>
          <w:rPrChange w:id="28" w:author="SAMSUNG" w:date="2014-03-18T12:28:00Z">
            <w:rPr>
              <w:rStyle w:val="Hyperlink"/>
              <w:rFonts w:ascii="Times New Roman" w:hAnsi="Times New Roman" w:cs="Times New Roman"/>
              <w:b/>
              <w:bCs/>
              <w:sz w:val="32"/>
              <w:szCs w:val="32"/>
            </w:rPr>
          </w:rPrChange>
        </w:rPr>
        <w:t>www.108freelance.com</w:t>
      </w:r>
      <w:del w:id="29" w:author="SAMSUNG" w:date="2014-03-18T12:28:00Z">
        <w:r w:rsidR="00E35ED5" w:rsidRPr="00B2056C" w:rsidDel="00B2056C">
          <w:rPr>
            <w:rFonts w:ascii="Times New Roman" w:hAnsi="Times New Roman" w:cs="Times New Roman"/>
            <w:b/>
            <w:bCs/>
            <w:sz w:val="32"/>
            <w:szCs w:val="32"/>
            <w:rPrChange w:id="30" w:author="SAMSUNG" w:date="2014-03-18T12:28:00Z">
              <w:rPr>
                <w:rStyle w:val="Hyperlink"/>
                <w:rFonts w:ascii="Times New Roman" w:hAnsi="Times New Roman" w:cs="Times New Roman"/>
                <w:b/>
                <w:bCs/>
                <w:sz w:val="32"/>
                <w:szCs w:val="32"/>
              </w:rPr>
            </w:rPrChange>
          </w:rPr>
          <w:delText>/</w:delText>
        </w:r>
      </w:del>
      <w:ins w:id="31" w:author="CAMT" w:date="2014-03-18T08:35:00Z">
        <w:del w:id="32" w:author="SAMSUNG" w:date="2014-03-18T12:28:00Z">
          <w:r w:rsidR="00E35ED5" w:rsidDel="00B2056C">
            <w:rPr>
              <w:rFonts w:ascii="Times New Roman" w:hAnsi="Times New Roman" w:cs="Times New Roman"/>
              <w:b/>
              <w:bCs/>
              <w:sz w:val="32"/>
              <w:szCs w:val="32"/>
            </w:rPr>
            <w:delText xml:space="preserve"> </w:delText>
          </w:r>
          <w:commentRangeStart w:id="33"/>
          <w:r w:rsidR="00E35ED5" w:rsidDel="00B2056C">
            <w:rPr>
              <w:rFonts w:ascii="Times New Roman" w:hAnsi="Times New Roman" w:cs="Times New Roman"/>
              <w:b/>
              <w:bCs/>
              <w:sz w:val="32"/>
              <w:szCs w:val="32"/>
            </w:rPr>
            <w:delText>[?]</w:delText>
          </w:r>
          <w:commentRangeEnd w:id="33"/>
          <w:r w:rsidR="00E35ED5" w:rsidDel="00B2056C">
            <w:rPr>
              <w:rStyle w:val="CommentReference"/>
            </w:rPr>
            <w:commentReference w:id="33"/>
          </w:r>
        </w:del>
      </w:ins>
    </w:p>
    <w:p w14:paraId="20159D2B" w14:textId="77777777" w:rsidR="00640838" w:rsidRPr="00FA120D" w:rsidRDefault="00EE2138" w:rsidP="009A7DE1">
      <w:pPr>
        <w:rPr>
          <w:rFonts w:ascii="Times New Roman" w:hAnsi="Times New Roman" w:cs="Times New Roman"/>
          <w:b/>
          <w:bCs/>
          <w:szCs w:val="22"/>
        </w:rPr>
      </w:pPr>
      <w:r>
        <w:rPr>
          <w:noProof/>
        </w:rPr>
        <w:drawing>
          <wp:anchor distT="0" distB="0" distL="114300" distR="114300" simplePos="0" relativeHeight="251675648" behindDoc="0" locked="0" layoutInCell="1" allowOverlap="1" wp14:anchorId="3F2BF714" wp14:editId="14B293F5">
            <wp:simplePos x="0" y="0"/>
            <wp:positionH relativeFrom="margin">
              <wp:align>left</wp:align>
            </wp:positionH>
            <wp:positionV relativeFrom="paragraph">
              <wp:posOffset>349250</wp:posOffset>
            </wp:positionV>
            <wp:extent cx="6092825" cy="2908300"/>
            <wp:effectExtent l="0" t="0" r="3175"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 t="10913" r="1362" b="5325"/>
                    <a:stretch/>
                  </pic:blipFill>
                  <pic:spPr bwMode="auto">
                    <a:xfrm>
                      <a:off x="0" y="0"/>
                      <a:ext cx="6092825" cy="290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3B47F2" w14:textId="77777777" w:rsidR="002921CC" w:rsidRPr="003C23C1" w:rsidRDefault="002921CC" w:rsidP="002921CC">
      <w:pPr>
        <w:ind w:left="2160" w:firstLine="720"/>
        <w:rPr>
          <w:rFonts w:ascii="Times New Roman" w:hAnsi="Times New Roman" w:cs="Times New Roman"/>
          <w:sz w:val="24"/>
          <w:szCs w:val="24"/>
          <w:lang w:val="en-GB"/>
        </w:rPr>
      </w:pPr>
      <w:r w:rsidRPr="00FA120D">
        <w:rPr>
          <w:rFonts w:ascii="Times New Roman" w:hAnsi="Times New Roman" w:cs="Times New Roman"/>
          <w:b/>
          <w:bCs/>
          <w:szCs w:val="22"/>
          <w:lang w:val="en-GB"/>
        </w:rPr>
        <w:t xml:space="preserve">Figure 2.2.2 </w:t>
      </w:r>
      <w:r w:rsidR="003C23C1" w:rsidRPr="003C23C1">
        <w:rPr>
          <w:rFonts w:ascii="Times New Roman" w:hAnsi="Times New Roman" w:cs="Times New Roman"/>
          <w:b/>
          <w:bCs/>
          <w:szCs w:val="22"/>
          <w:lang w:val="en-GB"/>
        </w:rPr>
        <w:t>http://www.108freelance.com/</w:t>
      </w:r>
    </w:p>
    <w:p w14:paraId="1543FA24" w14:textId="77777777" w:rsidR="004341BD" w:rsidRDefault="004341BD" w:rsidP="002921CC">
      <w:pPr>
        <w:ind w:firstLine="720"/>
        <w:rPr>
          <w:rFonts w:ascii="Times New Roman" w:hAnsi="Times New Roman" w:cs="Times New Roman"/>
          <w:b/>
          <w:bCs/>
          <w:sz w:val="24"/>
          <w:szCs w:val="24"/>
        </w:rPr>
      </w:pPr>
    </w:p>
    <w:p w14:paraId="6BDFE7DB" w14:textId="77777777" w:rsidR="004341BD" w:rsidRDefault="004341BD" w:rsidP="002921CC">
      <w:pPr>
        <w:ind w:firstLine="720"/>
        <w:rPr>
          <w:rFonts w:ascii="Times New Roman" w:hAnsi="Times New Roman" w:cs="Times New Roman"/>
          <w:b/>
          <w:bCs/>
          <w:sz w:val="24"/>
          <w:szCs w:val="24"/>
        </w:rPr>
      </w:pPr>
    </w:p>
    <w:p w14:paraId="07CE9FEB" w14:textId="77777777" w:rsidR="0019312E" w:rsidRDefault="0019312E" w:rsidP="002921CC">
      <w:pPr>
        <w:ind w:firstLine="720"/>
        <w:rPr>
          <w:rFonts w:ascii="Times New Roman" w:hAnsi="Times New Roman" w:cs="Times New Roman"/>
          <w:b/>
          <w:bCs/>
          <w:sz w:val="24"/>
          <w:szCs w:val="24"/>
          <w:lang w:val="en-GB"/>
        </w:rPr>
      </w:pPr>
      <w:r w:rsidRPr="00AC50DC">
        <w:rPr>
          <w:rFonts w:ascii="Times New Roman" w:hAnsi="Times New Roman" w:cs="Times New Roman"/>
          <w:b/>
          <w:bCs/>
          <w:sz w:val="24"/>
          <w:szCs w:val="24"/>
        </w:rPr>
        <w:t>Pros</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 update news about freelance everyday</w:t>
      </w:r>
    </w:p>
    <w:p w14:paraId="1CD9A874" w14:textId="77777777" w:rsidR="00EE2138" w:rsidRPr="00EE2138" w:rsidRDefault="00EE2138" w:rsidP="00EE2138">
      <w:pPr>
        <w:ind w:left="720" w:firstLine="720"/>
        <w:rPr>
          <w:rFonts w:ascii="Times New Roman" w:hAnsi="Times New Roman"/>
          <w:sz w:val="24"/>
          <w:szCs w:val="24"/>
        </w:rPr>
      </w:pPr>
      <w:r w:rsidRPr="00EE2138">
        <w:rPr>
          <w:rFonts w:ascii="Times New Roman" w:hAnsi="Times New Roman"/>
          <w:sz w:val="24"/>
          <w:szCs w:val="24"/>
        </w:rPr>
        <w:t>-</w:t>
      </w:r>
      <w:r>
        <w:rPr>
          <w:rFonts w:ascii="Times New Roman" w:hAnsi="Times New Roman"/>
          <w:sz w:val="24"/>
          <w:szCs w:val="24"/>
        </w:rPr>
        <w:t xml:space="preserve"> </w:t>
      </w:r>
      <w:r w:rsidRPr="00EE2138">
        <w:rPr>
          <w:rFonts w:ascii="Times New Roman" w:hAnsi="Times New Roman"/>
          <w:sz w:val="24"/>
          <w:szCs w:val="24"/>
        </w:rPr>
        <w:t>have example document of resume and contract form</w:t>
      </w:r>
    </w:p>
    <w:p w14:paraId="652038D0" w14:textId="77777777" w:rsidR="0019312E" w:rsidRPr="00AC50DC" w:rsidRDefault="0019312E" w:rsidP="0019312E">
      <w:pPr>
        <w:rPr>
          <w:rFonts w:ascii="Times New Roman" w:hAnsi="Times New Roman" w:cs="Times New Roman"/>
          <w:sz w:val="24"/>
          <w:szCs w:val="24"/>
        </w:rPr>
      </w:pPr>
      <w:r w:rsidRPr="00AC50DC">
        <w:rPr>
          <w:rFonts w:ascii="Times New Roman" w:hAnsi="Times New Roman" w:cs="Times New Roman"/>
          <w:sz w:val="24"/>
          <w:szCs w:val="24"/>
        </w:rPr>
        <w:br/>
      </w:r>
      <w:r w:rsidRPr="00AC50DC">
        <w:rPr>
          <w:rFonts w:ascii="Times New Roman" w:hAnsi="Times New Roman" w:cs="Times New Roman"/>
          <w:b/>
          <w:bCs/>
          <w:sz w:val="24"/>
          <w:szCs w:val="24"/>
        </w:rPr>
        <w:t xml:space="preserve"> </w:t>
      </w:r>
      <w:r w:rsidRPr="00AC50DC">
        <w:rPr>
          <w:rFonts w:ascii="Times New Roman" w:hAnsi="Times New Roman" w:cs="Times New Roman"/>
          <w:b/>
          <w:bCs/>
          <w:sz w:val="24"/>
          <w:szCs w:val="24"/>
        </w:rPr>
        <w:tab/>
        <w:t>Cons</w:t>
      </w:r>
    </w:p>
    <w:p w14:paraId="20307921" w14:textId="77777777" w:rsidR="00EE2138" w:rsidRDefault="00EE2138" w:rsidP="00EE2138">
      <w:pPr>
        <w:ind w:left="720" w:firstLine="720"/>
        <w:rPr>
          <w:rFonts w:ascii="Times New Roman" w:hAnsi="Times New Roman" w:cs="Times New Roman"/>
          <w:szCs w:val="22"/>
        </w:rPr>
      </w:pPr>
      <w:r w:rsidRPr="00EE2138">
        <w:rPr>
          <w:rFonts w:ascii="Times New Roman" w:hAnsi="Times New Roman" w:cs="Times New Roman"/>
          <w:sz w:val="24"/>
          <w:szCs w:val="24"/>
        </w:rPr>
        <w:t>-</w:t>
      </w:r>
      <w:r w:rsidRPr="00EE2138">
        <w:rPr>
          <w:rFonts w:ascii="Times New Roman" w:eastAsia="Times New Roman" w:hAnsi="Times New Roman" w:cs="Times New Roman"/>
          <w:color w:val="333333"/>
          <w:sz w:val="24"/>
          <w:szCs w:val="24"/>
        </w:rPr>
        <w:t xml:space="preserve"> </w:t>
      </w:r>
      <w:r>
        <w:rPr>
          <w:rFonts w:ascii="Times New Roman" w:hAnsi="Times New Roman" w:cs="Times New Roman"/>
          <w:sz w:val="24"/>
          <w:szCs w:val="24"/>
        </w:rPr>
        <w:t>108freelance</w:t>
      </w:r>
      <w:r w:rsidRPr="00EE2138">
        <w:rPr>
          <w:rFonts w:ascii="Times New Roman" w:hAnsi="Times New Roman" w:cs="Times New Roman"/>
          <w:sz w:val="24"/>
          <w:szCs w:val="24"/>
        </w:rPr>
        <w:t>.com support only Thai language</w:t>
      </w:r>
    </w:p>
    <w:p w14:paraId="7EA39A3C" w14:textId="77777777" w:rsidR="0019312E" w:rsidRPr="00EE2138" w:rsidRDefault="00EE2138" w:rsidP="00EE2138">
      <w:pPr>
        <w:ind w:left="720" w:firstLine="720"/>
        <w:rPr>
          <w:rFonts w:ascii="Times New Roman" w:hAnsi="Times New Roman" w:cs="Times New Roman"/>
          <w:szCs w:val="22"/>
        </w:rPr>
      </w:pPr>
      <w:r>
        <w:rPr>
          <w:rFonts w:ascii="Times New Roman" w:hAnsi="Times New Roman" w:cs="Times New Roman"/>
          <w:szCs w:val="22"/>
        </w:rPr>
        <w:t xml:space="preserve">- </w:t>
      </w:r>
      <w:proofErr w:type="gramStart"/>
      <w:r>
        <w:rPr>
          <w:rFonts w:ascii="Times New Roman" w:hAnsi="Times New Roman" w:cs="Times New Roman"/>
          <w:szCs w:val="22"/>
        </w:rPr>
        <w:t>very</w:t>
      </w:r>
      <w:proofErr w:type="gramEnd"/>
      <w:r>
        <w:rPr>
          <w:rFonts w:ascii="Times New Roman" w:hAnsi="Times New Roman" w:cs="Times New Roman"/>
          <w:szCs w:val="22"/>
        </w:rPr>
        <w:t xml:space="preserve"> complicate register before using.</w:t>
      </w:r>
      <w:r w:rsidR="0019312E" w:rsidRPr="00EE2138">
        <w:rPr>
          <w:rFonts w:ascii="Times New Roman" w:hAnsi="Times New Roman" w:cs="Times New Roman"/>
          <w:szCs w:val="22"/>
        </w:rPr>
        <w:br/>
      </w:r>
    </w:p>
    <w:p w14:paraId="6560F94A" w14:textId="77777777" w:rsidR="009A7DE1" w:rsidRPr="00FA120D" w:rsidRDefault="009A7DE1" w:rsidP="009A7DE1">
      <w:pPr>
        <w:rPr>
          <w:rFonts w:ascii="Times New Roman" w:hAnsi="Times New Roman" w:cs="Times New Roman"/>
          <w:b/>
          <w:bCs/>
          <w:szCs w:val="22"/>
        </w:rPr>
      </w:pPr>
    </w:p>
    <w:p w14:paraId="544871B6" w14:textId="77777777" w:rsidR="00AC50DC" w:rsidRDefault="00AC50DC" w:rsidP="009A7DE1">
      <w:pPr>
        <w:rPr>
          <w:rFonts w:ascii="Times New Roman" w:hAnsi="Times New Roman" w:cs="Times New Roman"/>
          <w:b/>
          <w:bCs/>
          <w:sz w:val="32"/>
          <w:szCs w:val="32"/>
        </w:rPr>
      </w:pPr>
    </w:p>
    <w:p w14:paraId="7A3F272F" w14:textId="77777777" w:rsidR="00AC50DC" w:rsidRDefault="00AC50DC" w:rsidP="009A7DE1">
      <w:pPr>
        <w:rPr>
          <w:rFonts w:ascii="Times New Roman" w:hAnsi="Times New Roman" w:cs="Times New Roman"/>
          <w:b/>
          <w:bCs/>
          <w:sz w:val="32"/>
          <w:szCs w:val="32"/>
        </w:rPr>
      </w:pPr>
    </w:p>
    <w:p w14:paraId="63CF2EA2" w14:textId="77777777" w:rsidR="00AC50DC" w:rsidRDefault="00E35ED5" w:rsidP="009A7DE1">
      <w:pPr>
        <w:rPr>
          <w:rFonts w:ascii="Times New Roman" w:hAnsi="Times New Roman" w:cs="Times New Roman"/>
          <w:b/>
          <w:bCs/>
          <w:sz w:val="32"/>
          <w:szCs w:val="32"/>
        </w:rPr>
      </w:pPr>
      <w:commentRangeStart w:id="34"/>
      <w:ins w:id="35" w:author="CAMT" w:date="2014-03-18T08:37:00Z">
        <w:r>
          <w:rPr>
            <w:rFonts w:ascii="Times New Roman" w:hAnsi="Times New Roman" w:cs="Times New Roman"/>
            <w:b/>
            <w:bCs/>
            <w:sz w:val="32"/>
            <w:szCs w:val="32"/>
          </w:rPr>
          <w:t xml:space="preserve">   </w:t>
        </w:r>
        <w:commentRangeEnd w:id="34"/>
        <w:r>
          <w:rPr>
            <w:rStyle w:val="CommentReference"/>
          </w:rPr>
          <w:commentReference w:id="34"/>
        </w:r>
      </w:ins>
    </w:p>
    <w:p w14:paraId="1E3CE0BC" w14:textId="77777777" w:rsidR="00C8308C" w:rsidRDefault="00C8308C" w:rsidP="009A7DE1">
      <w:pPr>
        <w:rPr>
          <w:rFonts w:ascii="Times New Roman" w:hAnsi="Times New Roman" w:cs="Times New Roman"/>
          <w:b/>
          <w:bCs/>
          <w:sz w:val="32"/>
          <w:szCs w:val="32"/>
        </w:rPr>
      </w:pPr>
    </w:p>
    <w:p w14:paraId="208644A5" w14:textId="77777777" w:rsidR="009332AC" w:rsidRDefault="009332AC" w:rsidP="009A7DE1">
      <w:pPr>
        <w:rPr>
          <w:rFonts w:ascii="Times New Roman" w:hAnsi="Times New Roman" w:cs="Times New Roman"/>
          <w:b/>
          <w:bCs/>
          <w:sz w:val="32"/>
          <w:szCs w:val="32"/>
        </w:rPr>
      </w:pPr>
    </w:p>
    <w:p w14:paraId="52729C08" w14:textId="442A57D5" w:rsidR="005B07F4" w:rsidRDefault="00442B71" w:rsidP="009A7DE1">
      <w:pPr>
        <w:rPr>
          <w:ins w:id="36" w:author="SAMSUNG" w:date="2014-03-18T16:07:00Z"/>
          <w:rFonts w:ascii="Times New Roman" w:hAnsi="Times New Roman" w:cs="Times New Roman"/>
          <w:b/>
          <w:bCs/>
          <w:sz w:val="32"/>
          <w:szCs w:val="32"/>
        </w:rPr>
      </w:pPr>
      <w:ins w:id="37" w:author="SAMSUNG" w:date="2014-03-18T16:07:00Z">
        <w:r>
          <w:rPr>
            <w:noProof/>
          </w:rPr>
          <w:drawing>
            <wp:anchor distT="0" distB="0" distL="114300" distR="114300" simplePos="0" relativeHeight="251676672" behindDoc="1" locked="0" layoutInCell="1" allowOverlap="1" wp14:anchorId="46EC4FFC" wp14:editId="759FA976">
              <wp:simplePos x="0" y="0"/>
              <wp:positionH relativeFrom="margin">
                <wp:posOffset>-429260</wp:posOffset>
              </wp:positionH>
              <wp:positionV relativeFrom="paragraph">
                <wp:posOffset>313690</wp:posOffset>
              </wp:positionV>
              <wp:extent cx="6610350" cy="2943225"/>
              <wp:effectExtent l="0" t="0" r="0" b="9525"/>
              <wp:wrapTight wrapText="bothSides">
                <wp:wrapPolygon edited="0">
                  <wp:start x="0" y="0"/>
                  <wp:lineTo x="0" y="21530"/>
                  <wp:lineTo x="21538" y="21530"/>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6256" r="1451" b="5714"/>
                      <a:stretch/>
                    </pic:blipFill>
                    <pic:spPr bwMode="auto">
                      <a:xfrm>
                        <a:off x="0" y="0"/>
                        <a:ext cx="6610350" cy="2943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38" w:author="SAMSUNG" w:date="2014-03-18T16:08:00Z">
        <w:r>
          <w:rPr>
            <w:rFonts w:ascii="Times New Roman" w:hAnsi="Times New Roman" w:cs="Times New Roman"/>
            <w:b/>
            <w:bCs/>
            <w:szCs w:val="22"/>
            <w:lang w:val="en-GB"/>
          </w:rPr>
          <w:t>2.2.3</w:t>
        </w:r>
        <w:r w:rsidR="005B07F4" w:rsidRPr="00FA120D">
          <w:rPr>
            <w:rFonts w:ascii="Times New Roman" w:hAnsi="Times New Roman" w:cs="Times New Roman"/>
            <w:b/>
            <w:bCs/>
            <w:szCs w:val="22"/>
            <w:lang w:val="en-GB"/>
          </w:rPr>
          <w:t xml:space="preserve"> </w:t>
        </w:r>
        <w:r w:rsidR="005B07F4" w:rsidRPr="005B07F4">
          <w:rPr>
            <w:rFonts w:ascii="Times New Roman" w:hAnsi="Times New Roman" w:cs="Times New Roman"/>
            <w:b/>
            <w:bCs/>
            <w:szCs w:val="22"/>
            <w:lang w:val="en-GB"/>
          </w:rPr>
          <w:t xml:space="preserve">http://www.bamboohr.com/ </w:t>
        </w:r>
        <w:commentRangeStart w:id="39"/>
        <w:r w:rsidR="005B07F4">
          <w:rPr>
            <w:rFonts w:ascii="Times New Roman" w:hAnsi="Times New Roman" w:cs="Times New Roman"/>
            <w:szCs w:val="22"/>
            <w:lang w:val="en-GB"/>
          </w:rPr>
          <w:t xml:space="preserve">[?] </w:t>
        </w:r>
        <w:commentRangeEnd w:id="39"/>
        <w:r w:rsidR="005B07F4">
          <w:rPr>
            <w:rStyle w:val="CommentReference"/>
          </w:rPr>
          <w:commentReference w:id="39"/>
        </w:r>
      </w:ins>
    </w:p>
    <w:p w14:paraId="633C49FC" w14:textId="3DEE8A30" w:rsidR="00442B71" w:rsidRDefault="00442B71" w:rsidP="00442B71">
      <w:pPr>
        <w:jc w:val="center"/>
        <w:rPr>
          <w:ins w:id="40" w:author="SAMSUNG" w:date="2014-03-18T16:09:00Z"/>
          <w:rFonts w:ascii="Times New Roman" w:hAnsi="Times New Roman" w:cs="Times New Roman"/>
          <w:b/>
          <w:bCs/>
          <w:sz w:val="32"/>
          <w:szCs w:val="32"/>
        </w:rPr>
        <w:pPrChange w:id="41" w:author="SAMSUNG" w:date="2014-03-18T16:10:00Z">
          <w:pPr/>
        </w:pPrChange>
      </w:pPr>
      <w:ins w:id="42" w:author="SAMSUNG" w:date="2014-03-18T16:10:00Z">
        <w:r>
          <w:rPr>
            <w:rFonts w:ascii="Times New Roman" w:hAnsi="Times New Roman" w:cs="Times New Roman"/>
            <w:b/>
            <w:bCs/>
            <w:szCs w:val="22"/>
            <w:lang w:val="en-GB"/>
          </w:rPr>
          <w:t>Figure 2.2.3</w:t>
        </w:r>
        <w:r w:rsidRPr="00FA120D">
          <w:rPr>
            <w:rFonts w:ascii="Times New Roman" w:hAnsi="Times New Roman" w:cs="Times New Roman"/>
            <w:b/>
            <w:bCs/>
            <w:szCs w:val="22"/>
            <w:lang w:val="en-GB"/>
          </w:rPr>
          <w:t xml:space="preserve"> </w:t>
        </w:r>
        <w:r w:rsidRPr="005B07F4">
          <w:rPr>
            <w:rFonts w:ascii="Times New Roman" w:hAnsi="Times New Roman" w:cs="Times New Roman"/>
            <w:b/>
            <w:bCs/>
            <w:szCs w:val="22"/>
            <w:lang w:val="en-GB"/>
          </w:rPr>
          <w:t>http://www.bamboohr.com</w:t>
        </w:r>
      </w:ins>
    </w:p>
    <w:p w14:paraId="6403F641" w14:textId="3673A9A9" w:rsidR="00442B71" w:rsidRDefault="00442B71" w:rsidP="009A7DE1">
      <w:pPr>
        <w:rPr>
          <w:ins w:id="43" w:author="SAMSUNG" w:date="2014-03-18T16:09:00Z"/>
          <w:rFonts w:ascii="Times New Roman" w:hAnsi="Times New Roman" w:cs="Times New Roman"/>
          <w:b/>
          <w:bCs/>
          <w:sz w:val="32"/>
          <w:szCs w:val="32"/>
        </w:rPr>
      </w:pPr>
      <w:proofErr w:type="spellStart"/>
      <w:ins w:id="44" w:author="SAMSUNG" w:date="2014-03-18T16:11:00Z">
        <w:r>
          <w:rPr>
            <w:rFonts w:ascii="Verdana" w:hAnsi="Verdana"/>
            <w:color w:val="4D4D4D"/>
            <w:sz w:val="20"/>
            <w:szCs w:val="20"/>
            <w:shd w:val="clear" w:color="auto" w:fill="FFFFFF"/>
          </w:rPr>
          <w:t>BambooHR</w:t>
        </w:r>
        <w:proofErr w:type="spellEnd"/>
        <w:r>
          <w:rPr>
            <w:rFonts w:ascii="Verdana" w:hAnsi="Verdana"/>
            <w:color w:val="4D4D4D"/>
            <w:sz w:val="20"/>
            <w:szCs w:val="20"/>
            <w:shd w:val="clear" w:color="auto" w:fill="FFFFFF"/>
          </w:rPr>
          <w:t xml:space="preserve"> is an online HR software service for small and medium-sized businesses. As the price/performance leader, </w:t>
        </w:r>
        <w:proofErr w:type="spellStart"/>
        <w:r>
          <w:rPr>
            <w:rFonts w:ascii="Verdana" w:hAnsi="Verdana"/>
            <w:color w:val="4D4D4D"/>
            <w:sz w:val="20"/>
            <w:szCs w:val="20"/>
            <w:shd w:val="clear" w:color="auto" w:fill="FFFFFF"/>
          </w:rPr>
          <w:t>BambooHR</w:t>
        </w:r>
        <w:proofErr w:type="spellEnd"/>
        <w:r>
          <w:rPr>
            <w:rFonts w:ascii="Verdana" w:hAnsi="Verdana"/>
            <w:color w:val="4D4D4D"/>
            <w:sz w:val="20"/>
            <w:szCs w:val="20"/>
            <w:shd w:val="clear" w:color="auto" w:fill="FFFFFF"/>
          </w:rPr>
          <w:t xml:space="preserve"> makes it easy and affordable for small and growing companies to transition from spreadsheets to a Human Resource Information System (HRIS) that adapts to their changing needs. HR professionals can focus their time on meaningful work by using </w:t>
        </w:r>
        <w:proofErr w:type="spellStart"/>
        <w:r>
          <w:rPr>
            <w:rFonts w:ascii="Verdana" w:hAnsi="Verdana"/>
            <w:color w:val="4D4D4D"/>
            <w:sz w:val="20"/>
            <w:szCs w:val="20"/>
            <w:shd w:val="clear" w:color="auto" w:fill="FFFFFF"/>
          </w:rPr>
          <w:t>BambooHR’s</w:t>
        </w:r>
        <w:proofErr w:type="spellEnd"/>
        <w:r>
          <w:rPr>
            <w:rFonts w:ascii="Verdana" w:hAnsi="Verdana"/>
            <w:color w:val="4D4D4D"/>
            <w:sz w:val="20"/>
            <w:szCs w:val="20"/>
            <w:shd w:val="clear" w:color="auto" w:fill="FFFFFF"/>
          </w:rPr>
          <w:t xml:space="preserve"> Applicant Tracking System (ATS) and HRIS to manage all aspects of the employee lifecycle.</w:t>
        </w:r>
      </w:ins>
    </w:p>
    <w:p w14:paraId="133FC35D" w14:textId="53CDD1C6" w:rsidR="00442B71" w:rsidRDefault="00442B71" w:rsidP="00F14739">
      <w:pPr>
        <w:ind w:firstLine="720"/>
        <w:rPr>
          <w:ins w:id="45" w:author="SAMSUNG" w:date="2014-03-18T16:14:00Z"/>
          <w:rFonts w:ascii="Times New Roman" w:hAnsi="Times New Roman" w:cs="Times New Roman"/>
          <w:sz w:val="24"/>
          <w:szCs w:val="24"/>
        </w:rPr>
        <w:pPrChange w:id="46" w:author="SAMSUNG" w:date="2014-03-18T16:14:00Z">
          <w:pPr>
            <w:ind w:left="720" w:firstLine="720"/>
          </w:pPr>
        </w:pPrChange>
      </w:pPr>
      <w:ins w:id="47" w:author="SAMSUNG" w:date="2014-03-18T16:12:00Z">
        <w:r w:rsidRPr="00AC50DC">
          <w:rPr>
            <w:rFonts w:ascii="Times New Roman" w:hAnsi="Times New Roman" w:cs="Times New Roman"/>
            <w:b/>
            <w:bCs/>
            <w:sz w:val="24"/>
            <w:szCs w:val="24"/>
          </w:rPr>
          <w:t>Pros</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r>
      </w:ins>
      <w:ins w:id="48" w:author="SAMSUNG" w:date="2014-03-18T16:14:00Z">
        <w:r w:rsidR="00F14739">
          <w:rPr>
            <w:rFonts w:ascii="Times New Roman" w:hAnsi="Times New Roman" w:cs="Times New Roman"/>
            <w:sz w:val="24"/>
            <w:szCs w:val="24"/>
          </w:rPr>
          <w:t>-</w:t>
        </w:r>
        <w:proofErr w:type="spellStart"/>
        <w:r w:rsidR="00F14739">
          <w:rPr>
            <w:rFonts w:ascii="Times New Roman" w:hAnsi="Times New Roman" w:cs="Times New Roman"/>
            <w:sz w:val="24"/>
            <w:szCs w:val="24"/>
          </w:rPr>
          <w:t>BambooHR</w:t>
        </w:r>
        <w:proofErr w:type="spellEnd"/>
        <w:r w:rsidR="00F14739">
          <w:rPr>
            <w:rFonts w:ascii="Times New Roman" w:hAnsi="Times New Roman" w:cs="Times New Roman"/>
            <w:sz w:val="24"/>
            <w:szCs w:val="24"/>
          </w:rPr>
          <w:t xml:space="preserve"> have compare system between software personnel</w:t>
        </w:r>
      </w:ins>
    </w:p>
    <w:p w14:paraId="12EAC680" w14:textId="4DD7B721" w:rsidR="00F14739" w:rsidRPr="00EE2138" w:rsidRDefault="00F14739" w:rsidP="00F14739">
      <w:pPr>
        <w:ind w:firstLine="720"/>
        <w:rPr>
          <w:ins w:id="49" w:author="SAMSUNG" w:date="2014-03-18T16:12:00Z"/>
          <w:rFonts w:ascii="Times New Roman" w:hAnsi="Times New Roman"/>
          <w:sz w:val="24"/>
          <w:szCs w:val="24"/>
        </w:rPr>
        <w:pPrChange w:id="50" w:author="SAMSUNG" w:date="2014-03-18T16:14:00Z">
          <w:pPr>
            <w:ind w:left="720" w:firstLine="720"/>
          </w:pPr>
        </w:pPrChange>
      </w:pPr>
      <w:ins w:id="51" w:author="SAMSUNG" w:date="2014-03-18T16:15:00Z">
        <w:r>
          <w:rPr>
            <w:rFonts w:ascii="Times New Roman" w:hAnsi="Times New Roman" w:cs="Times New Roman"/>
            <w:sz w:val="24"/>
            <w:szCs w:val="24"/>
          </w:rPr>
          <w:tab/>
          <w:t>-</w:t>
        </w:r>
      </w:ins>
      <w:ins w:id="52" w:author="SAMSUNG" w:date="2014-03-18T16:18:00Z">
        <w:r w:rsidR="009D22E3">
          <w:rPr>
            <w:rFonts w:ascii="Times New Roman" w:hAnsi="Times New Roman"/>
            <w:sz w:val="24"/>
            <w:szCs w:val="24"/>
          </w:rPr>
          <w:t xml:space="preserve">high </w:t>
        </w:r>
      </w:ins>
      <w:ins w:id="53" w:author="SAMSUNG" w:date="2014-03-18T16:19:00Z">
        <w:r w:rsidR="009D22E3">
          <w:rPr>
            <w:rFonts w:ascii="Times New Roman" w:hAnsi="Times New Roman"/>
            <w:sz w:val="24"/>
            <w:szCs w:val="24"/>
          </w:rPr>
          <w:t xml:space="preserve">Human resource system </w:t>
        </w:r>
      </w:ins>
      <w:ins w:id="54" w:author="SAMSUNG" w:date="2014-03-18T16:18:00Z">
        <w:r w:rsidR="009D22E3">
          <w:rPr>
            <w:rFonts w:ascii="Times New Roman" w:hAnsi="Times New Roman"/>
            <w:sz w:val="24"/>
            <w:szCs w:val="24"/>
          </w:rPr>
          <w:t>manage</w:t>
        </w:r>
      </w:ins>
      <w:ins w:id="55" w:author="SAMSUNG" w:date="2014-03-18T16:19:00Z">
        <w:r w:rsidR="009D22E3">
          <w:rPr>
            <w:rFonts w:ascii="Times New Roman" w:hAnsi="Times New Roman"/>
            <w:sz w:val="24"/>
            <w:szCs w:val="24"/>
          </w:rPr>
          <w:t>ment for support enterprise</w:t>
        </w:r>
      </w:ins>
    </w:p>
    <w:p w14:paraId="10368E7F" w14:textId="77777777" w:rsidR="00442B71" w:rsidRDefault="00442B71" w:rsidP="00442B71">
      <w:pPr>
        <w:rPr>
          <w:ins w:id="56" w:author="SAMSUNG" w:date="2014-03-18T17:23:00Z"/>
          <w:rFonts w:ascii="Times New Roman" w:hAnsi="Times New Roman" w:cs="Times New Roman"/>
          <w:sz w:val="24"/>
          <w:szCs w:val="24"/>
        </w:rPr>
      </w:pPr>
      <w:ins w:id="57" w:author="SAMSUNG" w:date="2014-03-18T16:12:00Z">
        <w:r w:rsidRPr="00AC50DC">
          <w:rPr>
            <w:rFonts w:ascii="Times New Roman" w:hAnsi="Times New Roman" w:cs="Times New Roman"/>
            <w:sz w:val="24"/>
            <w:szCs w:val="24"/>
          </w:rPr>
          <w:br/>
        </w:r>
        <w:r w:rsidRPr="00AC50DC">
          <w:rPr>
            <w:rFonts w:ascii="Times New Roman" w:hAnsi="Times New Roman" w:cs="Times New Roman"/>
            <w:b/>
            <w:bCs/>
            <w:sz w:val="24"/>
            <w:szCs w:val="24"/>
          </w:rPr>
          <w:t xml:space="preserve"> </w:t>
        </w:r>
        <w:r w:rsidRPr="00AC50DC">
          <w:rPr>
            <w:rFonts w:ascii="Times New Roman" w:hAnsi="Times New Roman" w:cs="Times New Roman"/>
            <w:b/>
            <w:bCs/>
            <w:sz w:val="24"/>
            <w:szCs w:val="24"/>
          </w:rPr>
          <w:tab/>
          <w:t>Cons</w:t>
        </w:r>
      </w:ins>
    </w:p>
    <w:p w14:paraId="095C7F26" w14:textId="31A5CB67" w:rsidR="00992521" w:rsidRDefault="00992521" w:rsidP="00BF1DD5">
      <w:pPr>
        <w:rPr>
          <w:ins w:id="58" w:author="SAMSUNG" w:date="2014-03-18T17:24:00Z"/>
          <w:rFonts w:ascii="Times New Roman" w:hAnsi="Times New Roman" w:cs="Times New Roman"/>
          <w:sz w:val="24"/>
          <w:szCs w:val="24"/>
        </w:rPr>
      </w:pPr>
      <w:ins w:id="59" w:author="SAMSUNG" w:date="2014-03-18T17:23:00Z">
        <w:r>
          <w:rPr>
            <w:rFonts w:ascii="Times New Roman" w:hAnsi="Times New Roman" w:cs="Times New Roman"/>
            <w:sz w:val="24"/>
            <w:szCs w:val="24"/>
          </w:rPr>
          <w:tab/>
        </w:r>
        <w:r>
          <w:rPr>
            <w:rFonts w:ascii="Times New Roman" w:hAnsi="Times New Roman" w:cs="Times New Roman"/>
            <w:sz w:val="24"/>
            <w:szCs w:val="24"/>
          </w:rPr>
          <w:tab/>
          <w:t>-didn’t have function to support freelancer</w:t>
        </w:r>
      </w:ins>
    </w:p>
    <w:p w14:paraId="4078EB09" w14:textId="32540AA8" w:rsidR="00992521" w:rsidRPr="00992521" w:rsidRDefault="00992521" w:rsidP="00BF1DD5">
      <w:pPr>
        <w:rPr>
          <w:ins w:id="60" w:author="SAMSUNG" w:date="2014-03-18T16:12:00Z"/>
          <w:rFonts w:ascii="Times New Roman" w:hAnsi="Times New Roman" w:cs="Times New Roman"/>
          <w:sz w:val="24"/>
          <w:szCs w:val="24"/>
          <w:rPrChange w:id="61" w:author="SAMSUNG" w:date="2014-03-18T17:23:00Z">
            <w:rPr>
              <w:ins w:id="62" w:author="SAMSUNG" w:date="2014-03-18T16:12:00Z"/>
            </w:rPr>
          </w:rPrChange>
        </w:rPr>
      </w:pPr>
      <w:ins w:id="63" w:author="SAMSUNG" w:date="2014-03-18T17:24:00Z">
        <w:r>
          <w:rPr>
            <w:rFonts w:ascii="Times New Roman" w:hAnsi="Times New Roman" w:cs="Times New Roman"/>
            <w:sz w:val="24"/>
            <w:szCs w:val="24"/>
          </w:rPr>
          <w:tab/>
        </w:r>
        <w:r>
          <w:rPr>
            <w:rFonts w:ascii="Times New Roman" w:hAnsi="Times New Roman" w:cs="Times New Roman"/>
            <w:sz w:val="24"/>
            <w:szCs w:val="24"/>
          </w:rPr>
          <w:tab/>
          <w:t xml:space="preserve">-low independence </w:t>
        </w:r>
      </w:ins>
      <w:ins w:id="64" w:author="SAMSUNG" w:date="2014-03-18T17:25:00Z">
        <w:r>
          <w:rPr>
            <w:rFonts w:ascii="Times New Roman" w:hAnsi="Times New Roman" w:cs="Times New Roman"/>
            <w:sz w:val="24"/>
            <w:szCs w:val="24"/>
          </w:rPr>
          <w:t>define resume for freelancer</w:t>
        </w:r>
      </w:ins>
    </w:p>
    <w:p w14:paraId="4D8AD160" w14:textId="77777777" w:rsidR="00442B71" w:rsidRDefault="00442B71" w:rsidP="009A7DE1">
      <w:pPr>
        <w:rPr>
          <w:ins w:id="65" w:author="SAMSUNG" w:date="2014-03-18T16:09:00Z"/>
          <w:rFonts w:ascii="Times New Roman" w:hAnsi="Times New Roman" w:cs="Times New Roman"/>
          <w:b/>
          <w:bCs/>
          <w:sz w:val="32"/>
          <w:szCs w:val="32"/>
        </w:rPr>
      </w:pPr>
    </w:p>
    <w:p w14:paraId="618F3EFE" w14:textId="77777777" w:rsidR="00442B71" w:rsidRDefault="00442B71" w:rsidP="009A7DE1">
      <w:pPr>
        <w:rPr>
          <w:ins w:id="66" w:author="SAMSUNG" w:date="2014-03-18T16:09:00Z"/>
          <w:rFonts w:ascii="Times New Roman" w:hAnsi="Times New Roman" w:cs="Times New Roman"/>
          <w:b/>
          <w:bCs/>
          <w:sz w:val="32"/>
          <w:szCs w:val="32"/>
        </w:rPr>
      </w:pPr>
    </w:p>
    <w:p w14:paraId="4F707E6C" w14:textId="77777777" w:rsidR="00442B71" w:rsidRDefault="00442B71" w:rsidP="009A7DE1">
      <w:pPr>
        <w:rPr>
          <w:ins w:id="67" w:author="SAMSUNG" w:date="2014-03-18T16:09:00Z"/>
          <w:rFonts w:ascii="Times New Roman" w:hAnsi="Times New Roman" w:cs="Times New Roman"/>
          <w:b/>
          <w:bCs/>
          <w:sz w:val="32"/>
          <w:szCs w:val="32"/>
        </w:rPr>
      </w:pPr>
    </w:p>
    <w:p w14:paraId="29AEE182" w14:textId="77777777" w:rsidR="00442B71" w:rsidRDefault="00442B71" w:rsidP="009A7DE1">
      <w:pPr>
        <w:rPr>
          <w:ins w:id="68" w:author="SAMSUNG" w:date="2014-03-18T16:09:00Z"/>
          <w:rFonts w:ascii="Times New Roman" w:hAnsi="Times New Roman" w:cs="Times New Roman"/>
          <w:b/>
          <w:bCs/>
          <w:sz w:val="32"/>
          <w:szCs w:val="32"/>
        </w:rPr>
      </w:pPr>
    </w:p>
    <w:p w14:paraId="350DFDC3" w14:textId="77777777" w:rsidR="00442B71" w:rsidRDefault="00442B71" w:rsidP="009A7DE1">
      <w:pPr>
        <w:rPr>
          <w:ins w:id="69" w:author="SAMSUNG" w:date="2014-03-18T16:09:00Z"/>
          <w:rFonts w:ascii="Times New Roman" w:hAnsi="Times New Roman" w:cs="Times New Roman"/>
          <w:b/>
          <w:bCs/>
          <w:sz w:val="32"/>
          <w:szCs w:val="32"/>
        </w:rPr>
      </w:pPr>
    </w:p>
    <w:p w14:paraId="3800690A" w14:textId="77777777" w:rsidR="00442B71" w:rsidRDefault="00442B71" w:rsidP="009A7DE1">
      <w:pPr>
        <w:rPr>
          <w:ins w:id="70" w:author="SAMSUNG" w:date="2014-03-18T16:12:00Z"/>
          <w:rFonts w:ascii="Times New Roman" w:hAnsi="Times New Roman" w:cs="Times New Roman"/>
          <w:b/>
          <w:bCs/>
          <w:sz w:val="32"/>
          <w:szCs w:val="32"/>
        </w:rPr>
      </w:pPr>
    </w:p>
    <w:p w14:paraId="5A043832" w14:textId="11D8B228" w:rsidR="009A7DE1" w:rsidRPr="00FA120D" w:rsidRDefault="009A7DE1" w:rsidP="009A7DE1">
      <w:pPr>
        <w:rPr>
          <w:rFonts w:ascii="Times New Roman" w:hAnsi="Times New Roman" w:cs="Times New Roman"/>
          <w:szCs w:val="22"/>
        </w:rPr>
      </w:pPr>
      <w:commentRangeStart w:id="71"/>
      <w:r w:rsidRPr="00FA120D">
        <w:rPr>
          <w:rFonts w:ascii="Times New Roman" w:hAnsi="Times New Roman" w:cs="Times New Roman"/>
          <w:noProof/>
          <w:sz w:val="32"/>
          <w:szCs w:val="32"/>
        </w:rPr>
        <w:drawing>
          <wp:anchor distT="0" distB="0" distL="114300" distR="114300" simplePos="0" relativeHeight="251659264" behindDoc="0" locked="0" layoutInCell="1" allowOverlap="1" wp14:anchorId="1239913A" wp14:editId="45851930">
            <wp:simplePos x="0" y="0"/>
            <wp:positionH relativeFrom="margin">
              <wp:align>center</wp:align>
            </wp:positionH>
            <wp:positionV relativeFrom="paragraph">
              <wp:posOffset>517849</wp:posOffset>
            </wp:positionV>
            <wp:extent cx="1923415" cy="1923415"/>
            <wp:effectExtent l="0" t="0" r="0" b="635"/>
            <wp:wrapNone/>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3415" cy="1923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20D">
        <w:rPr>
          <w:rFonts w:ascii="Times New Roman" w:hAnsi="Times New Roman" w:cs="Times New Roman"/>
          <w:b/>
          <w:bCs/>
          <w:sz w:val="32"/>
          <w:szCs w:val="32"/>
        </w:rPr>
        <w:t>2.3 Technology Review</w:t>
      </w:r>
      <w:commentRangeEnd w:id="71"/>
      <w:r w:rsidR="004D0088">
        <w:rPr>
          <w:rStyle w:val="CommentReference"/>
        </w:rPr>
        <w:commentReference w:id="71"/>
      </w:r>
      <w:r w:rsidRPr="00FA120D">
        <w:rPr>
          <w:rFonts w:ascii="Times New Roman" w:hAnsi="Times New Roman" w:cs="Times New Roman"/>
          <w:b/>
          <w:bCs/>
          <w:szCs w:val="22"/>
        </w:rPr>
        <w:br/>
      </w:r>
      <w:r w:rsidRPr="00FA120D">
        <w:rPr>
          <w:rFonts w:ascii="Times New Roman" w:hAnsi="Times New Roman" w:cs="Times New Roman"/>
          <w:b/>
          <w:bCs/>
          <w:szCs w:val="22"/>
        </w:rPr>
        <w:br/>
        <w:t xml:space="preserve">  </w:t>
      </w:r>
      <w:r w:rsidRPr="00FA120D">
        <w:rPr>
          <w:rFonts w:ascii="Times New Roman" w:hAnsi="Times New Roman" w:cs="Times New Roman"/>
          <w:b/>
          <w:bCs/>
          <w:szCs w:val="22"/>
        </w:rPr>
        <w:tab/>
        <w:t>2.3.1 HTML5</w:t>
      </w:r>
      <w:r w:rsidRPr="00FA120D">
        <w:rPr>
          <w:rFonts w:ascii="Times New Roman" w:hAnsi="Times New Roman" w:cs="Times New Roman"/>
          <w:b/>
          <w:bCs/>
          <w:color w:val="FF0000"/>
          <w:szCs w:val="22"/>
        </w:rPr>
        <w:br/>
      </w:r>
      <w:r w:rsidRPr="00FA120D">
        <w:rPr>
          <w:rFonts w:ascii="Times New Roman" w:hAnsi="Times New Roman" w:cs="Times New Roman"/>
          <w:szCs w:val="22"/>
        </w:rPr>
        <w:br/>
      </w:r>
      <w:r w:rsidRPr="00FA120D">
        <w:rPr>
          <w:rFonts w:ascii="Times New Roman" w:hAnsi="Times New Roman" w:cs="Times New Roman"/>
          <w:szCs w:val="22"/>
        </w:rPr>
        <w:br/>
      </w:r>
    </w:p>
    <w:p w14:paraId="6EECB03A" w14:textId="77777777" w:rsidR="009A7DE1" w:rsidRPr="00FA120D" w:rsidRDefault="009A7DE1" w:rsidP="009A7DE1">
      <w:pPr>
        <w:rPr>
          <w:rFonts w:ascii="Times New Roman" w:hAnsi="Times New Roman" w:cs="Times New Roman"/>
          <w:b/>
          <w:bCs/>
          <w:szCs w:val="22"/>
        </w:rPr>
      </w:pPr>
    </w:p>
    <w:p w14:paraId="093187A7" w14:textId="77777777" w:rsidR="009A7DE1" w:rsidRPr="00FA120D" w:rsidRDefault="009A7DE1" w:rsidP="009A7DE1">
      <w:pPr>
        <w:rPr>
          <w:rFonts w:ascii="Times New Roman" w:hAnsi="Times New Roman" w:cs="Times New Roman"/>
          <w:b/>
          <w:bCs/>
          <w:szCs w:val="22"/>
        </w:rPr>
      </w:pPr>
    </w:p>
    <w:p w14:paraId="4C2DB868" w14:textId="77777777" w:rsidR="009A7DE1" w:rsidRPr="00FA120D" w:rsidRDefault="009A7DE1" w:rsidP="009A7DE1">
      <w:pPr>
        <w:rPr>
          <w:rFonts w:ascii="Times New Roman" w:hAnsi="Times New Roman" w:cs="Times New Roman"/>
          <w:b/>
          <w:bCs/>
          <w:szCs w:val="22"/>
        </w:rPr>
      </w:pPr>
    </w:p>
    <w:p w14:paraId="1108441A" w14:textId="77777777" w:rsidR="009A7DE1" w:rsidRPr="00FA120D" w:rsidRDefault="009A7DE1" w:rsidP="009A7DE1">
      <w:pPr>
        <w:rPr>
          <w:rFonts w:ascii="Times New Roman" w:hAnsi="Times New Roman" w:cs="Times New Roman"/>
          <w:b/>
          <w:bCs/>
          <w:szCs w:val="22"/>
        </w:rPr>
      </w:pPr>
    </w:p>
    <w:p w14:paraId="05295684" w14:textId="77777777" w:rsidR="009A7DE1" w:rsidRPr="00FA120D" w:rsidRDefault="009A7DE1" w:rsidP="009A7DE1">
      <w:pPr>
        <w:rPr>
          <w:rFonts w:ascii="Times New Roman" w:hAnsi="Times New Roman" w:cs="Times New Roman"/>
          <w:b/>
          <w:bCs/>
          <w:szCs w:val="22"/>
        </w:rPr>
      </w:pPr>
    </w:p>
    <w:p w14:paraId="1DE8BADB" w14:textId="77777777" w:rsidR="009A7DE1" w:rsidRPr="00FA120D" w:rsidRDefault="009A7DE1" w:rsidP="009A7DE1">
      <w:pPr>
        <w:rPr>
          <w:rFonts w:ascii="Times New Roman" w:hAnsi="Times New Roman" w:cs="Times New Roman"/>
          <w:b/>
          <w:bCs/>
          <w:szCs w:val="22"/>
        </w:rPr>
      </w:pPr>
    </w:p>
    <w:p w14:paraId="0455202E" w14:textId="77777777" w:rsidR="009A7DE1" w:rsidRPr="00FA120D" w:rsidRDefault="009A7DE1" w:rsidP="009A7DE1">
      <w:pPr>
        <w:ind w:left="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w:t>
      </w:r>
      <w:r w:rsidRPr="00FA120D">
        <w:rPr>
          <w:rFonts w:ascii="Times New Roman" w:hAnsi="Times New Roman" w:cs="Times New Roman"/>
          <w:b/>
          <w:bCs/>
          <w:szCs w:val="22"/>
          <w:lang w:val="en-GB"/>
        </w:rPr>
        <w:tab/>
        <w:t xml:space="preserve">Figure 2.3.1 </w:t>
      </w:r>
      <w:r w:rsidRPr="00FA120D">
        <w:rPr>
          <w:rFonts w:ascii="Times New Roman" w:hAnsi="Times New Roman" w:cs="Times New Roman"/>
          <w:b/>
          <w:bCs/>
          <w:szCs w:val="22"/>
        </w:rPr>
        <w:t>HTML5 logo</w:t>
      </w:r>
    </w:p>
    <w:p w14:paraId="50C0362A" w14:textId="77777777" w:rsidR="009A7DE1" w:rsidRPr="00AC50DC" w:rsidRDefault="009A7DE1" w:rsidP="009A7DE1">
      <w:pPr>
        <w:rPr>
          <w:rFonts w:ascii="Times New Roman" w:hAnsi="Times New Roman" w:cs="Times New Roman"/>
          <w:b/>
          <w:bCs/>
          <w:sz w:val="24"/>
          <w:szCs w:val="24"/>
        </w:rPr>
      </w:pPr>
      <w:r w:rsidRPr="00FA120D">
        <w:rPr>
          <w:rFonts w:ascii="Times New Roman" w:hAnsi="Times New Roman" w:cs="Times New Roman"/>
          <w:b/>
          <w:bCs/>
          <w:szCs w:val="22"/>
        </w:rPr>
        <w:br/>
        <w:t xml:space="preserve"> </w:t>
      </w:r>
      <w:r w:rsidRPr="00FA120D">
        <w:rPr>
          <w:rFonts w:ascii="Times New Roman" w:hAnsi="Times New Roman" w:cs="Times New Roman"/>
          <w:b/>
          <w:bCs/>
          <w:szCs w:val="22"/>
        </w:rPr>
        <w:tab/>
      </w:r>
      <w:r w:rsidRPr="00AC50DC">
        <w:rPr>
          <w:rFonts w:ascii="Times New Roman" w:hAnsi="Times New Roman" w:cs="Times New Roman"/>
          <w:b/>
          <w:bCs/>
          <w:sz w:val="24"/>
          <w:szCs w:val="24"/>
        </w:rPr>
        <w:t>Development Tool Description</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 xml:space="preserve"> </w:t>
      </w:r>
      <w:r w:rsidRPr="00AC50DC">
        <w:rPr>
          <w:rFonts w:ascii="Times New Roman" w:hAnsi="Times New Roman" w:cs="Times New Roman"/>
          <w:b/>
          <w:bCs/>
          <w:sz w:val="24"/>
          <w:szCs w:val="24"/>
        </w:rPr>
        <w:tab/>
      </w:r>
      <w:r w:rsidRPr="00AC50DC">
        <w:rPr>
          <w:rFonts w:ascii="Times New Roman" w:hAnsi="Times New Roman" w:cs="Times New Roman"/>
          <w:sz w:val="24"/>
          <w:szCs w:val="24"/>
        </w:rPr>
        <w:t>HTML is a language for describing web pages. HTML5 is the latest standard for HTML. It is a markup language to create a webpage and present contents that can be displayed in a web browser.</w:t>
      </w:r>
      <w:r w:rsidR="0069333F" w:rsidRPr="00AC50DC">
        <w:rPr>
          <w:rFonts w:ascii="Times New Roman" w:hAnsi="Times New Roman" w:cs="Times New Roman"/>
          <w:sz w:val="24"/>
          <w:szCs w:val="24"/>
          <w:vertAlign w:val="superscript"/>
          <w:lang w:bidi="ar-SA"/>
        </w:rPr>
        <w:t xml:space="preserve"> [1]</w:t>
      </w:r>
      <w:r w:rsidRPr="00AC50DC">
        <w:rPr>
          <w:rFonts w:ascii="Times New Roman" w:hAnsi="Times New Roman" w:cs="Times New Roman"/>
          <w:sz w:val="24"/>
          <w:szCs w:val="24"/>
        </w:rPr>
        <w:br/>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b/>
          <w:bCs/>
          <w:sz w:val="24"/>
          <w:szCs w:val="24"/>
        </w:rPr>
        <w:t>Alternative tool.</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 HTML4.</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The selection of this tools.</w:t>
      </w:r>
      <w:r w:rsidRPr="00AC50DC">
        <w:rPr>
          <w:rFonts w:ascii="Times New Roman" w:hAnsi="Times New Roman" w:cs="Times New Roman"/>
          <w:b/>
          <w:bCs/>
          <w:sz w:val="24"/>
          <w:szCs w:val="24"/>
        </w:rPr>
        <w:br/>
      </w:r>
      <w:r w:rsidRPr="00AC50DC">
        <w:rPr>
          <w:rFonts w:ascii="Times New Roman" w:hAnsi="Times New Roman" w:cs="Times New Roman"/>
          <w:color w:val="404040"/>
          <w:sz w:val="24"/>
          <w:szCs w:val="24"/>
          <w:shd w:val="clear" w:color="auto" w:fill="FFFFFF"/>
        </w:rPr>
        <w:t xml:space="preserve"> </w:t>
      </w:r>
      <w:r w:rsidRPr="00AC50DC">
        <w:rPr>
          <w:rFonts w:ascii="Times New Roman" w:hAnsi="Times New Roman" w:cs="Times New Roman"/>
          <w:color w:val="404040"/>
          <w:sz w:val="24"/>
          <w:szCs w:val="24"/>
          <w:shd w:val="clear" w:color="auto" w:fill="FFFFFF"/>
        </w:rPr>
        <w:tab/>
        <w:t xml:space="preserve"> </w:t>
      </w:r>
      <w:r w:rsidRPr="00AC50DC">
        <w:rPr>
          <w:rFonts w:ascii="Times New Roman" w:hAnsi="Times New Roman" w:cs="Times New Roman"/>
          <w:color w:val="404040"/>
          <w:sz w:val="24"/>
          <w:szCs w:val="24"/>
          <w:shd w:val="clear" w:color="auto" w:fill="FFFFFF"/>
        </w:rPr>
        <w:tab/>
      </w:r>
      <w:commentRangeStart w:id="72"/>
      <w:r w:rsidRPr="00AC50DC">
        <w:rPr>
          <w:rFonts w:ascii="Times New Roman" w:hAnsi="Times New Roman" w:cs="Times New Roman"/>
          <w:color w:val="404040"/>
          <w:sz w:val="24"/>
          <w:szCs w:val="24"/>
          <w:shd w:val="clear" w:color="auto" w:fill="FFFFFF"/>
        </w:rPr>
        <w:t xml:space="preserve">- </w:t>
      </w:r>
      <w:r w:rsidRPr="00AC50DC">
        <w:rPr>
          <w:rFonts w:ascii="Times New Roman" w:hAnsi="Times New Roman" w:cs="Times New Roman"/>
          <w:color w:val="000000" w:themeColor="text1"/>
          <w:sz w:val="24"/>
          <w:szCs w:val="24"/>
          <w:shd w:val="clear" w:color="auto" w:fill="FFFFFF"/>
        </w:rPr>
        <w:t>To read HTML documents and display them as web pages.</w:t>
      </w:r>
      <w:commentRangeEnd w:id="72"/>
      <w:r w:rsidR="004D0088">
        <w:rPr>
          <w:rStyle w:val="CommentReference"/>
        </w:rPr>
        <w:commentReference w:id="72"/>
      </w:r>
    </w:p>
    <w:p w14:paraId="78EABE99" w14:textId="77777777" w:rsidR="009A7DE1" w:rsidRPr="00FA120D" w:rsidRDefault="009A7DE1" w:rsidP="009A7DE1">
      <w:pPr>
        <w:rPr>
          <w:rFonts w:ascii="Times New Roman" w:hAnsi="Times New Roman" w:cs="Times New Roman"/>
          <w:szCs w:val="22"/>
        </w:rPr>
      </w:pPr>
    </w:p>
    <w:p w14:paraId="609EEF83" w14:textId="77777777" w:rsidR="009A7DE1" w:rsidRPr="00FA120D" w:rsidRDefault="009A7DE1" w:rsidP="009A7DE1">
      <w:pPr>
        <w:rPr>
          <w:rFonts w:ascii="Times New Roman" w:hAnsi="Times New Roman" w:cs="Times New Roman"/>
          <w:szCs w:val="22"/>
        </w:rPr>
      </w:pPr>
    </w:p>
    <w:p w14:paraId="4C575F36" w14:textId="77777777" w:rsidR="009A7DE1" w:rsidRPr="00FA120D" w:rsidRDefault="009A7DE1" w:rsidP="009A7DE1">
      <w:pPr>
        <w:rPr>
          <w:rFonts w:ascii="Times New Roman" w:hAnsi="Times New Roman" w:cs="Times New Roman"/>
          <w:szCs w:val="22"/>
        </w:rPr>
      </w:pPr>
    </w:p>
    <w:p w14:paraId="4EEC86AA" w14:textId="77777777" w:rsidR="009A7DE1" w:rsidRPr="00FA120D" w:rsidRDefault="009A7DE1" w:rsidP="009A7DE1">
      <w:pPr>
        <w:rPr>
          <w:rFonts w:ascii="Times New Roman" w:hAnsi="Times New Roman" w:cs="Times New Roman"/>
          <w:b/>
          <w:bCs/>
          <w:szCs w:val="22"/>
        </w:rPr>
      </w:pPr>
    </w:p>
    <w:p w14:paraId="62F6FEBF" w14:textId="77777777" w:rsidR="009A7DE1" w:rsidRPr="00FA120D" w:rsidRDefault="009A7DE1" w:rsidP="009A7DE1">
      <w:pPr>
        <w:rPr>
          <w:rFonts w:ascii="Times New Roman" w:hAnsi="Times New Roman" w:cs="Times New Roman"/>
          <w:b/>
          <w:bCs/>
          <w:szCs w:val="22"/>
        </w:rPr>
      </w:pPr>
    </w:p>
    <w:p w14:paraId="3897E12B" w14:textId="77777777" w:rsidR="009A7DE1" w:rsidRPr="00FA120D" w:rsidRDefault="009A7DE1" w:rsidP="009A7DE1">
      <w:pPr>
        <w:rPr>
          <w:rFonts w:ascii="Times New Roman" w:hAnsi="Times New Roman" w:cs="Times New Roman"/>
          <w:b/>
          <w:bCs/>
          <w:szCs w:val="22"/>
        </w:rPr>
      </w:pPr>
    </w:p>
    <w:p w14:paraId="35A60B29" w14:textId="77777777" w:rsidR="009A7DE1" w:rsidRPr="00FA120D" w:rsidRDefault="009A7DE1" w:rsidP="009A7DE1">
      <w:pPr>
        <w:rPr>
          <w:rFonts w:ascii="Times New Roman" w:hAnsi="Times New Roman" w:cs="Times New Roman"/>
          <w:b/>
          <w:bCs/>
          <w:szCs w:val="22"/>
        </w:rPr>
      </w:pPr>
    </w:p>
    <w:p w14:paraId="3E06E3E2" w14:textId="77777777" w:rsidR="009A7DE1" w:rsidRPr="00FA120D" w:rsidRDefault="009A7DE1" w:rsidP="009A7DE1">
      <w:pPr>
        <w:rPr>
          <w:rFonts w:ascii="Times New Roman" w:hAnsi="Times New Roman" w:cs="Times New Roman"/>
          <w:b/>
          <w:bCs/>
          <w:szCs w:val="22"/>
        </w:rPr>
      </w:pPr>
    </w:p>
    <w:p w14:paraId="29613396" w14:textId="77777777" w:rsidR="009A7DE1" w:rsidRPr="00FA120D" w:rsidRDefault="009A7DE1" w:rsidP="009A7DE1">
      <w:pPr>
        <w:rPr>
          <w:rFonts w:ascii="Times New Roman" w:hAnsi="Times New Roman" w:cs="Times New Roman"/>
          <w:b/>
          <w:bCs/>
          <w:szCs w:val="22"/>
        </w:rPr>
      </w:pPr>
    </w:p>
    <w:p w14:paraId="1104DD35" w14:textId="77777777" w:rsidR="009A7DE1" w:rsidRPr="00FA120D" w:rsidRDefault="009A7DE1" w:rsidP="009A7DE1">
      <w:pPr>
        <w:rPr>
          <w:rFonts w:ascii="Times New Roman" w:hAnsi="Times New Roman" w:cs="Times New Roman"/>
          <w:b/>
          <w:bCs/>
          <w:szCs w:val="22"/>
        </w:rPr>
      </w:pPr>
    </w:p>
    <w:p w14:paraId="02A6FA52" w14:textId="77777777" w:rsidR="009A7DE1" w:rsidRPr="00FA120D" w:rsidRDefault="009A7DE1" w:rsidP="009A7DE1">
      <w:pPr>
        <w:rPr>
          <w:rFonts w:ascii="Times New Roman" w:hAnsi="Times New Roman" w:cs="Times New Roman"/>
          <w:b/>
          <w:bCs/>
          <w:szCs w:val="22"/>
        </w:rPr>
      </w:pPr>
    </w:p>
    <w:p w14:paraId="5ADDDAE1" w14:textId="77777777" w:rsidR="009A7DE1" w:rsidRPr="00FA120D" w:rsidRDefault="009A7DE1" w:rsidP="009A7DE1">
      <w:pPr>
        <w:rPr>
          <w:rFonts w:ascii="Times New Roman" w:hAnsi="Times New Roman" w:cs="Times New Roman"/>
          <w:b/>
          <w:bCs/>
          <w:szCs w:val="22"/>
        </w:rPr>
      </w:pPr>
    </w:p>
    <w:p w14:paraId="0C22C156" w14:textId="77777777" w:rsidR="0069333F" w:rsidRPr="00FA120D" w:rsidRDefault="0069333F" w:rsidP="009A7DE1">
      <w:pPr>
        <w:rPr>
          <w:rFonts w:ascii="Times New Roman" w:hAnsi="Times New Roman" w:cs="Times New Roman"/>
          <w:b/>
          <w:bCs/>
          <w:szCs w:val="22"/>
        </w:rPr>
      </w:pPr>
    </w:p>
    <w:p w14:paraId="2C5FB152" w14:textId="77777777" w:rsidR="009A7DE1" w:rsidRPr="00FA120D" w:rsidRDefault="009A7DE1" w:rsidP="009A7DE1">
      <w:pPr>
        <w:rPr>
          <w:rFonts w:ascii="Times New Roman" w:hAnsi="Times New Roman" w:cs="Times New Roman"/>
          <w:b/>
          <w:bCs/>
          <w:sz w:val="32"/>
          <w:szCs w:val="32"/>
        </w:rPr>
      </w:pPr>
      <w:r w:rsidRPr="00FA120D">
        <w:rPr>
          <w:rFonts w:ascii="Times New Roman" w:hAnsi="Times New Roman" w:cs="Times New Roman"/>
          <w:b/>
          <w:bCs/>
          <w:sz w:val="32"/>
          <w:szCs w:val="32"/>
        </w:rPr>
        <w:t xml:space="preserve">2.2.3 </w:t>
      </w:r>
      <w:bookmarkStart w:id="73" w:name="_Toc348955783"/>
      <w:r w:rsidRPr="00FA120D">
        <w:rPr>
          <w:rFonts w:ascii="Times New Roman" w:hAnsi="Times New Roman" w:cs="Times New Roman"/>
          <w:b/>
          <w:bCs/>
          <w:sz w:val="32"/>
          <w:szCs w:val="32"/>
        </w:rPr>
        <w:t>Cascading Style Sheets 3 (CSS3)</w:t>
      </w:r>
      <w:bookmarkEnd w:id="73"/>
    </w:p>
    <w:p w14:paraId="6E226FA7" w14:textId="77777777" w:rsidR="009A7DE1" w:rsidRPr="00FA120D" w:rsidRDefault="009A7DE1" w:rsidP="009A7DE1">
      <w:pPr>
        <w:rPr>
          <w:rFonts w:ascii="Times New Roman" w:hAnsi="Times New Roman" w:cs="Times New Roman"/>
          <w:szCs w:val="22"/>
        </w:rPr>
      </w:pPr>
      <w:r w:rsidRPr="00FA120D">
        <w:rPr>
          <w:rFonts w:ascii="Times New Roman" w:hAnsi="Times New Roman" w:cs="Times New Roman"/>
          <w:noProof/>
          <w:szCs w:val="22"/>
        </w:rPr>
        <w:drawing>
          <wp:anchor distT="0" distB="0" distL="114300" distR="114300" simplePos="0" relativeHeight="251660288" behindDoc="0" locked="0" layoutInCell="1" allowOverlap="1" wp14:anchorId="110797BA" wp14:editId="6B546700">
            <wp:simplePos x="0" y="0"/>
            <wp:positionH relativeFrom="margin">
              <wp:posOffset>1847467</wp:posOffset>
            </wp:positionH>
            <wp:positionV relativeFrom="paragraph">
              <wp:posOffset>41383</wp:posOffset>
            </wp:positionV>
            <wp:extent cx="2024380" cy="2286000"/>
            <wp:effectExtent l="0" t="0" r="0" b="0"/>
            <wp:wrapNone/>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438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20D">
        <w:rPr>
          <w:rFonts w:ascii="Times New Roman" w:hAnsi="Times New Roman" w:cs="Times New Roman"/>
          <w:b/>
          <w:bCs/>
          <w:szCs w:val="22"/>
        </w:rPr>
        <w:br/>
      </w:r>
    </w:p>
    <w:p w14:paraId="3A2243D8" w14:textId="77777777" w:rsidR="009A7DE1" w:rsidRPr="00FA120D" w:rsidRDefault="009A7DE1" w:rsidP="009A7DE1">
      <w:pPr>
        <w:rPr>
          <w:rFonts w:ascii="Times New Roman" w:hAnsi="Times New Roman" w:cs="Times New Roman"/>
          <w:b/>
          <w:bCs/>
          <w:szCs w:val="22"/>
        </w:rPr>
      </w:pPr>
    </w:p>
    <w:p w14:paraId="4F9177C8" w14:textId="77777777" w:rsidR="009A7DE1" w:rsidRPr="00FA120D" w:rsidRDefault="009A7DE1" w:rsidP="009A7DE1">
      <w:pPr>
        <w:rPr>
          <w:rFonts w:ascii="Times New Roman" w:hAnsi="Times New Roman" w:cs="Times New Roman"/>
          <w:b/>
          <w:bCs/>
          <w:szCs w:val="22"/>
        </w:rPr>
      </w:pPr>
    </w:p>
    <w:p w14:paraId="1AAD03FB" w14:textId="77777777" w:rsidR="009A7DE1" w:rsidRPr="00FA120D" w:rsidRDefault="009A7DE1" w:rsidP="009A7DE1">
      <w:pPr>
        <w:rPr>
          <w:rFonts w:ascii="Times New Roman" w:hAnsi="Times New Roman" w:cs="Times New Roman"/>
          <w:b/>
          <w:bCs/>
          <w:szCs w:val="22"/>
        </w:rPr>
      </w:pPr>
    </w:p>
    <w:p w14:paraId="7A7E833B" w14:textId="77777777" w:rsidR="009A7DE1" w:rsidRPr="00FA120D" w:rsidRDefault="009A7DE1" w:rsidP="009A7DE1">
      <w:pPr>
        <w:rPr>
          <w:rFonts w:ascii="Times New Roman" w:hAnsi="Times New Roman" w:cs="Times New Roman"/>
          <w:b/>
          <w:bCs/>
          <w:szCs w:val="22"/>
        </w:rPr>
      </w:pPr>
    </w:p>
    <w:p w14:paraId="627D6079" w14:textId="77777777" w:rsidR="009A7DE1" w:rsidRPr="00FA120D" w:rsidRDefault="009A7DE1" w:rsidP="009A7DE1">
      <w:pPr>
        <w:rPr>
          <w:rFonts w:ascii="Times New Roman" w:hAnsi="Times New Roman" w:cs="Times New Roman"/>
          <w:b/>
          <w:bCs/>
          <w:szCs w:val="22"/>
        </w:rPr>
      </w:pPr>
    </w:p>
    <w:p w14:paraId="7EEAED7A" w14:textId="77777777" w:rsidR="009A7DE1" w:rsidRPr="00FA120D" w:rsidRDefault="009A7DE1" w:rsidP="009A7DE1">
      <w:pPr>
        <w:rPr>
          <w:rFonts w:ascii="Times New Roman" w:hAnsi="Times New Roman" w:cs="Times New Roman"/>
          <w:b/>
          <w:bCs/>
          <w:szCs w:val="22"/>
        </w:rPr>
      </w:pPr>
    </w:p>
    <w:p w14:paraId="15A55443" w14:textId="77777777" w:rsidR="009A7DE1" w:rsidRPr="00FA120D" w:rsidRDefault="009A7DE1" w:rsidP="009A7DE1">
      <w:pPr>
        <w:rPr>
          <w:rFonts w:ascii="Times New Roman" w:hAnsi="Times New Roman" w:cs="Times New Roman"/>
          <w:b/>
          <w:bCs/>
          <w:szCs w:val="22"/>
        </w:rPr>
      </w:pPr>
    </w:p>
    <w:p w14:paraId="029E5A65" w14:textId="77777777" w:rsidR="009A7DE1" w:rsidRPr="00FA120D" w:rsidRDefault="009A7DE1" w:rsidP="009A7DE1">
      <w:pPr>
        <w:rPr>
          <w:rFonts w:ascii="Times New Roman" w:hAnsi="Times New Roman" w:cs="Times New Roman"/>
          <w:b/>
          <w:bCs/>
          <w:szCs w:val="22"/>
        </w:rPr>
      </w:pPr>
    </w:p>
    <w:p w14:paraId="0FFE962F" w14:textId="77777777" w:rsidR="009A7DE1" w:rsidRPr="00FA120D" w:rsidRDefault="009A7DE1" w:rsidP="009A7DE1">
      <w:pPr>
        <w:ind w:left="720" w:firstLine="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Figure 2.2.3 </w:t>
      </w:r>
      <w:r w:rsidRPr="00FA120D">
        <w:rPr>
          <w:rFonts w:ascii="Times New Roman" w:hAnsi="Times New Roman" w:cs="Times New Roman"/>
          <w:b/>
          <w:bCs/>
          <w:szCs w:val="22"/>
        </w:rPr>
        <w:t>CSS3 logo</w:t>
      </w:r>
    </w:p>
    <w:p w14:paraId="34D4331D" w14:textId="77777777" w:rsidR="009A7DE1" w:rsidRPr="00AC50DC" w:rsidRDefault="009A7DE1" w:rsidP="009A7DE1">
      <w:pPr>
        <w:rPr>
          <w:rFonts w:ascii="Times New Roman" w:hAnsi="Times New Roman" w:cs="Times New Roman"/>
          <w:b/>
          <w:bCs/>
          <w:sz w:val="24"/>
          <w:szCs w:val="24"/>
        </w:rPr>
      </w:pPr>
      <w:r w:rsidRPr="00FA120D">
        <w:rPr>
          <w:rFonts w:ascii="Times New Roman" w:hAnsi="Times New Roman" w:cs="Times New Roman"/>
          <w:b/>
          <w:bCs/>
          <w:szCs w:val="22"/>
        </w:rPr>
        <w:t xml:space="preserve"> </w:t>
      </w:r>
      <w:r w:rsidRPr="00FA120D">
        <w:rPr>
          <w:rFonts w:ascii="Times New Roman" w:hAnsi="Times New Roman" w:cs="Times New Roman"/>
          <w:b/>
          <w:bCs/>
          <w:szCs w:val="22"/>
        </w:rPr>
        <w:tab/>
      </w:r>
      <w:commentRangeStart w:id="74"/>
      <w:r w:rsidRPr="00AC50DC">
        <w:rPr>
          <w:rFonts w:ascii="Times New Roman" w:hAnsi="Times New Roman" w:cs="Times New Roman"/>
          <w:b/>
          <w:bCs/>
          <w:sz w:val="24"/>
          <w:szCs w:val="24"/>
        </w:rPr>
        <w:t>Development Tool Description</w:t>
      </w:r>
    </w:p>
    <w:p w14:paraId="4BB9A631" w14:textId="77777777" w:rsidR="009A7DE1" w:rsidRPr="00AC50DC" w:rsidRDefault="009A7DE1" w:rsidP="009A7DE1">
      <w:pPr>
        <w:ind w:left="720" w:firstLine="720"/>
        <w:rPr>
          <w:rFonts w:ascii="Times New Roman" w:hAnsi="Times New Roman" w:cs="Times New Roman"/>
          <w:b/>
          <w:bCs/>
          <w:sz w:val="24"/>
          <w:szCs w:val="24"/>
        </w:rPr>
      </w:pPr>
      <w:r w:rsidRPr="00AC50DC">
        <w:rPr>
          <w:rFonts w:ascii="Times New Roman" w:hAnsi="Times New Roman" w:cs="Times New Roman"/>
          <w:sz w:val="24"/>
          <w:szCs w:val="24"/>
        </w:rPr>
        <w:t>CSS3 is stands for Cascading Style Sheets 3. It define how to display HTML elements</w:t>
      </w:r>
      <w:commentRangeEnd w:id="74"/>
      <w:r w:rsidR="004D0088">
        <w:rPr>
          <w:rStyle w:val="CommentReference"/>
        </w:rPr>
        <w:commentReference w:id="74"/>
      </w:r>
      <w:r w:rsidRPr="00AC50DC">
        <w:rPr>
          <w:rFonts w:ascii="Times New Roman" w:hAnsi="Times New Roman" w:cs="Times New Roman"/>
          <w:b/>
          <w:bCs/>
          <w:sz w:val="24"/>
          <w:szCs w:val="24"/>
        </w:rPr>
        <w:br/>
      </w:r>
    </w:p>
    <w:p w14:paraId="2C298AA8" w14:textId="77777777" w:rsidR="009A7DE1" w:rsidRPr="00AC50DC" w:rsidRDefault="009A7DE1" w:rsidP="009A7DE1">
      <w:pPr>
        <w:ind w:left="720"/>
        <w:rPr>
          <w:rFonts w:ascii="Times New Roman" w:hAnsi="Times New Roman" w:cs="Times New Roman"/>
          <w:sz w:val="24"/>
          <w:szCs w:val="24"/>
        </w:rPr>
      </w:pPr>
      <w:r w:rsidRPr="00AC50DC">
        <w:rPr>
          <w:rFonts w:ascii="Times New Roman" w:hAnsi="Times New Roman" w:cs="Times New Roman"/>
          <w:b/>
          <w:bCs/>
          <w:sz w:val="24"/>
          <w:szCs w:val="24"/>
        </w:rPr>
        <w:t>The selection of this tools.</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r>
      <w:r w:rsidRPr="00AC50DC">
        <w:rPr>
          <w:rFonts w:ascii="Times New Roman" w:hAnsi="Times New Roman" w:cs="Times New Roman"/>
          <w:sz w:val="24"/>
          <w:szCs w:val="24"/>
        </w:rPr>
        <w:t>To handle displaying html on web site.</w:t>
      </w:r>
      <w:r w:rsidRPr="00AC50DC">
        <w:rPr>
          <w:rFonts w:ascii="Times New Roman" w:hAnsi="Times New Roman" w:cs="Times New Roman"/>
          <w:sz w:val="24"/>
          <w:szCs w:val="24"/>
        </w:rPr>
        <w:br/>
      </w:r>
    </w:p>
    <w:p w14:paraId="50B9153D" w14:textId="77777777" w:rsidR="009A7DE1" w:rsidRPr="00FA120D" w:rsidRDefault="009A7DE1" w:rsidP="009A7DE1">
      <w:pPr>
        <w:rPr>
          <w:rFonts w:ascii="Times New Roman" w:hAnsi="Times New Roman" w:cs="Times New Roman"/>
          <w:b/>
          <w:bCs/>
          <w:szCs w:val="22"/>
        </w:rPr>
      </w:pPr>
    </w:p>
    <w:p w14:paraId="6770A691" w14:textId="77777777" w:rsidR="009A7DE1" w:rsidRPr="00FA120D" w:rsidRDefault="009A7DE1" w:rsidP="009A7DE1">
      <w:pPr>
        <w:rPr>
          <w:rFonts w:ascii="Times New Roman" w:hAnsi="Times New Roman" w:cs="Times New Roman"/>
          <w:b/>
          <w:bCs/>
          <w:szCs w:val="22"/>
        </w:rPr>
      </w:pPr>
    </w:p>
    <w:p w14:paraId="67B2E79C" w14:textId="77777777" w:rsidR="009A7DE1" w:rsidRPr="00FA120D" w:rsidRDefault="009A7DE1" w:rsidP="009A7DE1">
      <w:pPr>
        <w:rPr>
          <w:rFonts w:ascii="Times New Roman" w:hAnsi="Times New Roman" w:cs="Times New Roman"/>
          <w:b/>
          <w:bCs/>
          <w:szCs w:val="22"/>
        </w:rPr>
      </w:pPr>
    </w:p>
    <w:p w14:paraId="556C2AD4" w14:textId="77777777" w:rsidR="009A7DE1" w:rsidRPr="00FA120D" w:rsidRDefault="009A7DE1" w:rsidP="009A7DE1">
      <w:pPr>
        <w:rPr>
          <w:rFonts w:ascii="Times New Roman" w:hAnsi="Times New Roman" w:cs="Times New Roman"/>
          <w:b/>
          <w:bCs/>
          <w:szCs w:val="22"/>
        </w:rPr>
      </w:pPr>
    </w:p>
    <w:p w14:paraId="31B3FB15" w14:textId="77777777" w:rsidR="009A7DE1" w:rsidRPr="00FA120D" w:rsidRDefault="009A7DE1" w:rsidP="009A7DE1">
      <w:pPr>
        <w:rPr>
          <w:rFonts w:ascii="Times New Roman" w:hAnsi="Times New Roman" w:cs="Times New Roman"/>
          <w:b/>
          <w:bCs/>
          <w:szCs w:val="22"/>
        </w:rPr>
      </w:pPr>
    </w:p>
    <w:p w14:paraId="60B415F7" w14:textId="77777777" w:rsidR="009A7DE1" w:rsidRPr="00FA120D" w:rsidRDefault="009A7DE1" w:rsidP="009A7DE1">
      <w:pPr>
        <w:rPr>
          <w:rFonts w:ascii="Times New Roman" w:hAnsi="Times New Roman" w:cs="Times New Roman"/>
          <w:b/>
          <w:bCs/>
          <w:szCs w:val="22"/>
        </w:rPr>
      </w:pPr>
    </w:p>
    <w:p w14:paraId="77BB8D8D" w14:textId="77777777" w:rsidR="009A7DE1" w:rsidRPr="00FA120D" w:rsidRDefault="009A7DE1" w:rsidP="009A7DE1">
      <w:pPr>
        <w:rPr>
          <w:rFonts w:ascii="Times New Roman" w:hAnsi="Times New Roman" w:cs="Times New Roman"/>
          <w:b/>
          <w:bCs/>
          <w:szCs w:val="22"/>
        </w:rPr>
      </w:pPr>
    </w:p>
    <w:p w14:paraId="71325ED8" w14:textId="77777777" w:rsidR="009A7DE1" w:rsidRPr="00FA120D" w:rsidRDefault="009A7DE1" w:rsidP="009A7DE1">
      <w:pPr>
        <w:rPr>
          <w:rFonts w:ascii="Times New Roman" w:hAnsi="Times New Roman" w:cs="Times New Roman"/>
          <w:b/>
          <w:bCs/>
          <w:szCs w:val="22"/>
        </w:rPr>
      </w:pPr>
    </w:p>
    <w:p w14:paraId="346D71CA" w14:textId="77777777" w:rsidR="009A7DE1" w:rsidRPr="00FA120D" w:rsidRDefault="009A7DE1" w:rsidP="009A7DE1">
      <w:pPr>
        <w:rPr>
          <w:rFonts w:ascii="Times New Roman" w:hAnsi="Times New Roman" w:cs="Times New Roman"/>
          <w:b/>
          <w:bCs/>
          <w:szCs w:val="22"/>
        </w:rPr>
      </w:pPr>
    </w:p>
    <w:p w14:paraId="65B32CD2" w14:textId="77777777" w:rsidR="009A7DE1" w:rsidRPr="00FA120D" w:rsidRDefault="009A7DE1" w:rsidP="009A7DE1">
      <w:pPr>
        <w:rPr>
          <w:rFonts w:ascii="Times New Roman" w:hAnsi="Times New Roman" w:cs="Times New Roman"/>
          <w:b/>
          <w:bCs/>
          <w:szCs w:val="22"/>
        </w:rPr>
      </w:pPr>
    </w:p>
    <w:p w14:paraId="25CB5759" w14:textId="77777777" w:rsidR="009A7DE1" w:rsidRPr="00FA120D" w:rsidRDefault="009A7DE1" w:rsidP="009A7DE1">
      <w:pPr>
        <w:rPr>
          <w:rFonts w:ascii="Times New Roman" w:hAnsi="Times New Roman" w:cs="Times New Roman"/>
          <w:b/>
          <w:bCs/>
          <w:szCs w:val="22"/>
        </w:rPr>
      </w:pPr>
    </w:p>
    <w:p w14:paraId="04E2A9C2" w14:textId="77777777" w:rsidR="009A7DE1" w:rsidRPr="00FA120D" w:rsidRDefault="009A7DE1" w:rsidP="009A7DE1">
      <w:pPr>
        <w:rPr>
          <w:rFonts w:ascii="Times New Roman" w:hAnsi="Times New Roman" w:cs="Times New Roman"/>
          <w:b/>
          <w:bCs/>
          <w:szCs w:val="22"/>
        </w:rPr>
      </w:pPr>
    </w:p>
    <w:p w14:paraId="06972257" w14:textId="77777777" w:rsidR="009A7DE1" w:rsidRPr="00FA120D" w:rsidRDefault="009A7DE1" w:rsidP="009A7DE1">
      <w:pPr>
        <w:rPr>
          <w:rFonts w:ascii="Times New Roman" w:hAnsi="Times New Roman" w:cs="Times New Roman"/>
          <w:b/>
          <w:bCs/>
          <w:szCs w:val="22"/>
        </w:rPr>
      </w:pPr>
    </w:p>
    <w:p w14:paraId="6F0D132F" w14:textId="77777777" w:rsidR="009A7DE1" w:rsidRPr="00FA120D" w:rsidRDefault="009A7DE1" w:rsidP="009A7DE1">
      <w:pPr>
        <w:rPr>
          <w:rFonts w:ascii="Times New Roman" w:hAnsi="Times New Roman" w:cs="Times New Roman"/>
          <w:b/>
          <w:bCs/>
          <w:sz w:val="32"/>
          <w:szCs w:val="32"/>
        </w:rPr>
      </w:pPr>
      <w:r w:rsidRPr="00FA120D">
        <w:rPr>
          <w:rFonts w:ascii="Times New Roman" w:hAnsi="Times New Roman" w:cs="Times New Roman"/>
          <w:b/>
          <w:bCs/>
          <w:noProof/>
          <w:sz w:val="32"/>
          <w:szCs w:val="32"/>
        </w:rPr>
        <w:drawing>
          <wp:anchor distT="0" distB="0" distL="114300" distR="114300" simplePos="0" relativeHeight="251666432" behindDoc="0" locked="0" layoutInCell="1" allowOverlap="1" wp14:anchorId="20006031" wp14:editId="4976EE93">
            <wp:simplePos x="0" y="0"/>
            <wp:positionH relativeFrom="margin">
              <wp:posOffset>1810649</wp:posOffset>
            </wp:positionH>
            <wp:positionV relativeFrom="paragraph">
              <wp:posOffset>300307</wp:posOffset>
            </wp:positionV>
            <wp:extent cx="2143125" cy="2143125"/>
            <wp:effectExtent l="0" t="0" r="9525" b="9525"/>
            <wp:wrapNone/>
            <wp:docPr id="6" name="Picture 6" descr="C:\Users\Maxim\Desktop\pic for pp\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im\Desktop\pic for pp\j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20D">
        <w:rPr>
          <w:rFonts w:ascii="Times New Roman" w:hAnsi="Times New Roman" w:cs="Times New Roman"/>
          <w:b/>
          <w:bCs/>
          <w:sz w:val="32"/>
          <w:szCs w:val="32"/>
        </w:rPr>
        <w:t>2.2.4 JavaScript</w:t>
      </w:r>
      <w:r w:rsidRPr="00FA120D">
        <w:rPr>
          <w:rFonts w:ascii="Times New Roman" w:hAnsi="Times New Roman" w:cs="Times New Roman"/>
          <w:b/>
          <w:bCs/>
          <w:sz w:val="32"/>
          <w:szCs w:val="32"/>
        </w:rPr>
        <w:br/>
        <w:t xml:space="preserve">    </w:t>
      </w:r>
      <w:r w:rsidRPr="00FA120D">
        <w:rPr>
          <w:rFonts w:ascii="Times New Roman" w:hAnsi="Times New Roman" w:cs="Times New Roman"/>
          <w:b/>
          <w:bCs/>
          <w:sz w:val="32"/>
          <w:szCs w:val="32"/>
        </w:rPr>
        <w:br/>
      </w:r>
      <w:r w:rsidRPr="00FA120D">
        <w:rPr>
          <w:rFonts w:ascii="Times New Roman" w:hAnsi="Times New Roman" w:cs="Times New Roman"/>
          <w:b/>
          <w:bCs/>
          <w:sz w:val="32"/>
          <w:szCs w:val="32"/>
        </w:rPr>
        <w:br/>
      </w:r>
      <w:r w:rsidRPr="00FA120D">
        <w:rPr>
          <w:rFonts w:ascii="Times New Roman" w:hAnsi="Times New Roman" w:cs="Times New Roman"/>
          <w:b/>
          <w:bCs/>
          <w:sz w:val="32"/>
          <w:szCs w:val="32"/>
        </w:rPr>
        <w:br/>
      </w:r>
      <w:r w:rsidRPr="00FA120D">
        <w:rPr>
          <w:rFonts w:ascii="Times New Roman" w:hAnsi="Times New Roman" w:cs="Times New Roman"/>
          <w:b/>
          <w:bCs/>
          <w:sz w:val="32"/>
          <w:szCs w:val="32"/>
        </w:rPr>
        <w:br/>
      </w:r>
      <w:r w:rsidRPr="00FA120D">
        <w:rPr>
          <w:rFonts w:ascii="Times New Roman" w:hAnsi="Times New Roman" w:cs="Times New Roman"/>
          <w:b/>
          <w:bCs/>
          <w:sz w:val="32"/>
          <w:szCs w:val="32"/>
        </w:rPr>
        <w:br/>
      </w:r>
      <w:r w:rsidRPr="00FA120D">
        <w:rPr>
          <w:rFonts w:ascii="Times New Roman" w:hAnsi="Times New Roman" w:cs="Times New Roman"/>
          <w:b/>
          <w:bCs/>
          <w:sz w:val="32"/>
          <w:szCs w:val="32"/>
        </w:rPr>
        <w:br/>
      </w:r>
      <w:r w:rsidRPr="00FA120D">
        <w:rPr>
          <w:rFonts w:ascii="Times New Roman" w:hAnsi="Times New Roman" w:cs="Times New Roman"/>
          <w:b/>
          <w:bCs/>
          <w:sz w:val="32"/>
          <w:szCs w:val="32"/>
        </w:rPr>
        <w:br/>
      </w:r>
    </w:p>
    <w:p w14:paraId="63A5D906" w14:textId="77777777" w:rsidR="009A7DE1" w:rsidRPr="00FA120D" w:rsidRDefault="009A7DE1" w:rsidP="009A7DE1">
      <w:pPr>
        <w:rPr>
          <w:rFonts w:ascii="Times New Roman" w:hAnsi="Times New Roman" w:cs="Times New Roman"/>
          <w:b/>
          <w:bCs/>
          <w:szCs w:val="22"/>
        </w:rPr>
      </w:pPr>
    </w:p>
    <w:p w14:paraId="6C83AB32" w14:textId="77777777" w:rsidR="009A7DE1" w:rsidRPr="00FA120D" w:rsidRDefault="009A7DE1" w:rsidP="009A7DE1">
      <w:pPr>
        <w:rPr>
          <w:rFonts w:ascii="Times New Roman" w:hAnsi="Times New Roman" w:cs="Times New Roman"/>
          <w:b/>
          <w:bCs/>
          <w:szCs w:val="22"/>
        </w:rPr>
      </w:pPr>
    </w:p>
    <w:p w14:paraId="124B8C36" w14:textId="77777777" w:rsidR="009A7DE1" w:rsidRPr="00FA120D" w:rsidRDefault="009A7DE1" w:rsidP="009A7DE1">
      <w:pPr>
        <w:rPr>
          <w:rFonts w:ascii="Times New Roman" w:hAnsi="Times New Roman" w:cs="Times New Roman"/>
          <w:b/>
          <w:bCs/>
          <w:szCs w:val="22"/>
        </w:rPr>
      </w:pPr>
    </w:p>
    <w:p w14:paraId="774EAE95" w14:textId="77777777" w:rsidR="009A7DE1" w:rsidRPr="00FA120D" w:rsidRDefault="009A7DE1" w:rsidP="009A7DE1">
      <w:pPr>
        <w:ind w:left="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w:t>
      </w:r>
      <w:r w:rsidRPr="00FA120D">
        <w:rPr>
          <w:rFonts w:ascii="Times New Roman" w:hAnsi="Times New Roman" w:cs="Times New Roman"/>
          <w:b/>
          <w:bCs/>
          <w:szCs w:val="22"/>
          <w:lang w:val="en-GB"/>
        </w:rPr>
        <w:tab/>
        <w:t xml:space="preserve">        Figure 2.2.4 </w:t>
      </w:r>
      <w:r w:rsidRPr="00FA120D">
        <w:rPr>
          <w:rFonts w:ascii="Times New Roman" w:hAnsi="Times New Roman" w:cs="Times New Roman"/>
          <w:b/>
          <w:bCs/>
          <w:szCs w:val="22"/>
        </w:rPr>
        <w:t>JS logo</w:t>
      </w:r>
    </w:p>
    <w:p w14:paraId="208C8876" w14:textId="77777777" w:rsidR="00AC50DC" w:rsidRDefault="00AC50DC" w:rsidP="00AC50DC">
      <w:pPr>
        <w:rPr>
          <w:rFonts w:ascii="Times New Roman" w:hAnsi="Times New Roman" w:cs="Times New Roman"/>
          <w:b/>
          <w:bCs/>
          <w:szCs w:val="22"/>
        </w:rPr>
      </w:pPr>
    </w:p>
    <w:p w14:paraId="4A5BD3EF" w14:textId="77777777" w:rsidR="009A7DE1" w:rsidRPr="00AC50DC" w:rsidRDefault="009A7DE1" w:rsidP="000535DD">
      <w:pPr>
        <w:spacing w:after="0"/>
        <w:ind w:firstLine="720"/>
        <w:rPr>
          <w:rFonts w:ascii="Times New Roman" w:hAnsi="Times New Roman" w:cs="Times New Roman"/>
          <w:b/>
          <w:bCs/>
          <w:sz w:val="24"/>
          <w:szCs w:val="24"/>
        </w:rPr>
      </w:pPr>
      <w:r w:rsidRPr="00AC50DC">
        <w:rPr>
          <w:rFonts w:ascii="Times New Roman" w:hAnsi="Times New Roman" w:cs="Times New Roman"/>
          <w:b/>
          <w:bCs/>
          <w:sz w:val="24"/>
          <w:szCs w:val="24"/>
        </w:rPr>
        <w:t>Development Tool Description</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r>
      <w:r w:rsidRPr="00AC50DC">
        <w:rPr>
          <w:rFonts w:ascii="Times New Roman" w:hAnsi="Times New Roman" w:cs="Times New Roman"/>
          <w:sz w:val="24"/>
          <w:szCs w:val="24"/>
        </w:rPr>
        <w:tab/>
        <w:t>JavaScript is a scripting language is a lightweight programming language.</w:t>
      </w:r>
    </w:p>
    <w:p w14:paraId="3FDE5316" w14:textId="77777777" w:rsidR="009A7DE1" w:rsidRPr="00AC50DC" w:rsidRDefault="009A7DE1" w:rsidP="000535DD">
      <w:pPr>
        <w:spacing w:after="0"/>
        <w:ind w:left="720" w:firstLine="720"/>
        <w:rPr>
          <w:rFonts w:ascii="Times New Roman" w:hAnsi="Times New Roman" w:cs="Times New Roman"/>
          <w:sz w:val="24"/>
          <w:szCs w:val="24"/>
        </w:rPr>
      </w:pPr>
      <w:r w:rsidRPr="00AC50DC">
        <w:rPr>
          <w:rFonts w:ascii="Times New Roman" w:hAnsi="Times New Roman" w:cs="Times New Roman"/>
          <w:sz w:val="24"/>
          <w:szCs w:val="24"/>
        </w:rPr>
        <w:t>JavaScript is programming code that can be inserted into HTML pages.</w:t>
      </w:r>
    </w:p>
    <w:p w14:paraId="4F2655F9" w14:textId="77777777" w:rsidR="009A7DE1" w:rsidRDefault="009A7DE1" w:rsidP="000535DD">
      <w:pPr>
        <w:spacing w:after="0"/>
        <w:ind w:left="720" w:firstLine="720"/>
        <w:rPr>
          <w:rFonts w:ascii="Times New Roman" w:hAnsi="Times New Roman" w:cs="Times New Roman"/>
          <w:sz w:val="24"/>
          <w:szCs w:val="24"/>
        </w:rPr>
      </w:pPr>
      <w:r w:rsidRPr="00AC50DC">
        <w:rPr>
          <w:rFonts w:ascii="Times New Roman" w:hAnsi="Times New Roman" w:cs="Times New Roman"/>
          <w:sz w:val="24"/>
          <w:szCs w:val="24"/>
        </w:rPr>
        <w:t>JavaScript code can be executed by all modern web browsers.</w:t>
      </w:r>
    </w:p>
    <w:p w14:paraId="0CBD0947" w14:textId="77777777" w:rsidR="000535DD" w:rsidRPr="00AC50DC" w:rsidRDefault="000535DD" w:rsidP="000535DD">
      <w:pPr>
        <w:spacing w:after="0"/>
        <w:ind w:left="720" w:firstLine="720"/>
        <w:rPr>
          <w:rFonts w:ascii="Times New Roman" w:hAnsi="Times New Roman" w:cs="Times New Roman"/>
          <w:sz w:val="24"/>
          <w:szCs w:val="24"/>
        </w:rPr>
      </w:pPr>
    </w:p>
    <w:p w14:paraId="4B1997C6" w14:textId="77777777" w:rsidR="000535DD" w:rsidRDefault="009A7DE1" w:rsidP="000535DD">
      <w:pPr>
        <w:spacing w:after="0"/>
        <w:rPr>
          <w:rFonts w:ascii="Times New Roman" w:hAnsi="Times New Roman" w:cs="Times New Roman"/>
          <w:b/>
          <w:bCs/>
          <w:sz w:val="24"/>
          <w:szCs w:val="24"/>
        </w:rPr>
      </w:pPr>
      <w:r w:rsidRPr="00AC50DC">
        <w:rPr>
          <w:rFonts w:ascii="Times New Roman" w:hAnsi="Times New Roman" w:cs="Times New Roman"/>
          <w:b/>
          <w:bCs/>
          <w:sz w:val="24"/>
          <w:szCs w:val="24"/>
        </w:rPr>
        <w:tab/>
        <w:t>Alternative tool.</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-JSX</w:t>
      </w:r>
    </w:p>
    <w:p w14:paraId="2FE05C80" w14:textId="77777777" w:rsidR="009A7DE1" w:rsidRPr="00FA120D" w:rsidRDefault="009A7DE1" w:rsidP="000535DD">
      <w:pPr>
        <w:spacing w:after="0"/>
        <w:rPr>
          <w:rFonts w:ascii="Times New Roman" w:hAnsi="Times New Roman" w:cs="Times New Roman"/>
          <w:b/>
          <w:bCs/>
          <w:szCs w:val="22"/>
        </w:rPr>
      </w:pP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The selection of this tools.</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 xml:space="preserve"> </w:t>
      </w:r>
      <w:r w:rsidRPr="00AC50DC">
        <w:rPr>
          <w:rFonts w:ascii="Times New Roman" w:hAnsi="Times New Roman" w:cs="Times New Roman"/>
          <w:b/>
          <w:bCs/>
          <w:sz w:val="24"/>
          <w:szCs w:val="24"/>
        </w:rPr>
        <w:tab/>
      </w:r>
      <w:commentRangeStart w:id="75"/>
      <w:r w:rsidRPr="00AC50DC">
        <w:rPr>
          <w:rFonts w:ascii="Times New Roman" w:hAnsi="Times New Roman" w:cs="Times New Roman"/>
          <w:b/>
          <w:bCs/>
          <w:sz w:val="24"/>
          <w:szCs w:val="24"/>
        </w:rPr>
        <w:t>-</w:t>
      </w:r>
      <w:r w:rsidRPr="00AC50DC">
        <w:rPr>
          <w:rFonts w:ascii="Times New Roman" w:hAnsi="Times New Roman" w:cs="Times New Roman"/>
          <w:color w:val="333333"/>
          <w:sz w:val="24"/>
          <w:szCs w:val="24"/>
        </w:rPr>
        <w:t xml:space="preserve"> </w:t>
      </w:r>
      <w:r w:rsidRPr="00AC50DC">
        <w:rPr>
          <w:rFonts w:ascii="Times New Roman" w:hAnsi="Times New Roman" w:cs="Times New Roman"/>
          <w:sz w:val="24"/>
          <w:szCs w:val="24"/>
        </w:rPr>
        <w:t>Allow many page effects.</w:t>
      </w:r>
      <w:r w:rsidRPr="00FA120D">
        <w:rPr>
          <w:rFonts w:ascii="Times New Roman" w:hAnsi="Times New Roman" w:cs="Times New Roman"/>
          <w:b/>
          <w:bCs/>
          <w:szCs w:val="22"/>
        </w:rPr>
        <w:t> </w:t>
      </w:r>
      <w:commentRangeEnd w:id="75"/>
      <w:r w:rsidR="004D0088">
        <w:rPr>
          <w:rStyle w:val="CommentReference"/>
        </w:rPr>
        <w:commentReference w:id="75"/>
      </w:r>
      <w:r w:rsidRPr="00FA120D">
        <w:rPr>
          <w:rFonts w:ascii="Times New Roman" w:hAnsi="Times New Roman" w:cs="Times New Roman"/>
          <w:b/>
          <w:bCs/>
          <w:szCs w:val="22"/>
        </w:rPr>
        <w:br/>
      </w:r>
    </w:p>
    <w:p w14:paraId="4D495E9C" w14:textId="77777777" w:rsidR="009A7DE1" w:rsidRPr="00FA120D" w:rsidRDefault="009A7DE1" w:rsidP="009A7DE1">
      <w:pPr>
        <w:rPr>
          <w:rFonts w:ascii="Times New Roman" w:hAnsi="Times New Roman" w:cs="Times New Roman"/>
          <w:b/>
          <w:bCs/>
          <w:szCs w:val="22"/>
        </w:rPr>
      </w:pPr>
    </w:p>
    <w:p w14:paraId="12BF64C9" w14:textId="77777777" w:rsidR="009A7DE1" w:rsidRPr="00FA120D" w:rsidRDefault="009A7DE1" w:rsidP="009A7DE1">
      <w:pPr>
        <w:rPr>
          <w:rFonts w:ascii="Times New Roman" w:hAnsi="Times New Roman" w:cs="Times New Roman"/>
          <w:b/>
          <w:bCs/>
          <w:szCs w:val="22"/>
        </w:rPr>
      </w:pPr>
    </w:p>
    <w:p w14:paraId="538A2BE4" w14:textId="77777777" w:rsidR="009A7DE1" w:rsidRPr="00FA120D" w:rsidRDefault="009A7DE1" w:rsidP="009A7DE1">
      <w:pPr>
        <w:rPr>
          <w:rFonts w:ascii="Times New Roman" w:hAnsi="Times New Roman" w:cs="Times New Roman"/>
          <w:b/>
          <w:bCs/>
          <w:szCs w:val="22"/>
        </w:rPr>
      </w:pPr>
    </w:p>
    <w:p w14:paraId="76C29E7E" w14:textId="77777777" w:rsidR="009A7DE1" w:rsidRPr="00FA120D" w:rsidRDefault="009A7DE1" w:rsidP="009A7DE1">
      <w:pPr>
        <w:rPr>
          <w:rFonts w:ascii="Times New Roman" w:hAnsi="Times New Roman" w:cs="Times New Roman"/>
          <w:b/>
          <w:bCs/>
          <w:szCs w:val="22"/>
        </w:rPr>
      </w:pPr>
    </w:p>
    <w:p w14:paraId="234751B8" w14:textId="77777777" w:rsidR="009A7DE1" w:rsidRPr="00FA120D" w:rsidRDefault="009A7DE1" w:rsidP="009A7DE1">
      <w:pPr>
        <w:rPr>
          <w:rFonts w:ascii="Times New Roman" w:hAnsi="Times New Roman" w:cs="Times New Roman"/>
          <w:b/>
          <w:bCs/>
          <w:szCs w:val="22"/>
        </w:rPr>
      </w:pPr>
    </w:p>
    <w:p w14:paraId="0216C2C2" w14:textId="77777777" w:rsidR="009A7DE1" w:rsidRPr="00FA120D" w:rsidRDefault="009A7DE1" w:rsidP="009A7DE1">
      <w:pPr>
        <w:rPr>
          <w:rFonts w:ascii="Times New Roman" w:hAnsi="Times New Roman" w:cs="Times New Roman"/>
          <w:b/>
          <w:bCs/>
          <w:szCs w:val="22"/>
        </w:rPr>
      </w:pPr>
    </w:p>
    <w:p w14:paraId="3E3A47D2" w14:textId="77777777" w:rsidR="009A7DE1" w:rsidRPr="00FA120D" w:rsidRDefault="009A7DE1" w:rsidP="009A7DE1">
      <w:pPr>
        <w:rPr>
          <w:rFonts w:ascii="Times New Roman" w:hAnsi="Times New Roman" w:cs="Times New Roman"/>
          <w:b/>
          <w:bCs/>
          <w:szCs w:val="22"/>
        </w:rPr>
      </w:pPr>
    </w:p>
    <w:p w14:paraId="5CE217BC" w14:textId="77777777" w:rsidR="009A7DE1" w:rsidRPr="00FA120D" w:rsidRDefault="009A7DE1" w:rsidP="009A7DE1">
      <w:pPr>
        <w:rPr>
          <w:rFonts w:ascii="Times New Roman" w:hAnsi="Times New Roman" w:cs="Times New Roman"/>
          <w:b/>
          <w:bCs/>
          <w:szCs w:val="22"/>
        </w:rPr>
      </w:pPr>
    </w:p>
    <w:p w14:paraId="68B56CF9" w14:textId="77777777" w:rsidR="000535DD" w:rsidRDefault="000535DD" w:rsidP="009A7DE1">
      <w:pPr>
        <w:rPr>
          <w:rFonts w:ascii="Times New Roman" w:hAnsi="Times New Roman" w:cs="Times New Roman"/>
          <w:b/>
          <w:bCs/>
          <w:szCs w:val="22"/>
        </w:rPr>
      </w:pPr>
    </w:p>
    <w:p w14:paraId="132278F5" w14:textId="77777777" w:rsidR="00382CEC" w:rsidRDefault="00382CEC" w:rsidP="009A7DE1">
      <w:pPr>
        <w:rPr>
          <w:rFonts w:ascii="Times New Roman" w:hAnsi="Times New Roman" w:cs="Times New Roman"/>
          <w:b/>
          <w:bCs/>
          <w:sz w:val="32"/>
          <w:szCs w:val="32"/>
        </w:rPr>
      </w:pPr>
    </w:p>
    <w:p w14:paraId="2C870315" w14:textId="77777777" w:rsidR="009A7DE1" w:rsidRPr="00FA120D" w:rsidRDefault="009A7DE1" w:rsidP="009A7DE1">
      <w:pPr>
        <w:rPr>
          <w:rFonts w:ascii="Times New Roman" w:hAnsi="Times New Roman" w:cs="Times New Roman"/>
          <w:b/>
          <w:bCs/>
          <w:sz w:val="32"/>
          <w:szCs w:val="32"/>
        </w:rPr>
      </w:pPr>
      <w:r w:rsidRPr="00FA120D">
        <w:rPr>
          <w:rFonts w:ascii="Times New Roman" w:hAnsi="Times New Roman" w:cs="Times New Roman"/>
          <w:b/>
          <w:bCs/>
          <w:sz w:val="32"/>
          <w:szCs w:val="32"/>
        </w:rPr>
        <w:t>2.4Development Tool Review</w:t>
      </w:r>
    </w:p>
    <w:p w14:paraId="528DF952" w14:textId="77777777" w:rsidR="009A7DE1" w:rsidRPr="003472FD" w:rsidRDefault="009A7DE1" w:rsidP="009A7DE1">
      <w:pPr>
        <w:rPr>
          <w:rFonts w:ascii="Times New Roman" w:hAnsi="Times New Roman" w:cs="Times New Roman"/>
          <w:b/>
          <w:bCs/>
          <w:sz w:val="24"/>
          <w:szCs w:val="24"/>
        </w:rPr>
      </w:pPr>
      <w:r w:rsidRPr="003472FD">
        <w:rPr>
          <w:rFonts w:ascii="Times New Roman" w:hAnsi="Times New Roman" w:cs="Times New Roman"/>
          <w:b/>
          <w:bCs/>
          <w:noProof/>
          <w:sz w:val="24"/>
          <w:szCs w:val="24"/>
        </w:rPr>
        <w:drawing>
          <wp:anchor distT="0" distB="0" distL="114300" distR="114300" simplePos="0" relativeHeight="251661312" behindDoc="0" locked="0" layoutInCell="1" allowOverlap="1" wp14:anchorId="72AB4EC6" wp14:editId="30F9E5CF">
            <wp:simplePos x="0" y="0"/>
            <wp:positionH relativeFrom="margin">
              <wp:align>center</wp:align>
            </wp:positionH>
            <wp:positionV relativeFrom="paragraph">
              <wp:posOffset>102528</wp:posOffset>
            </wp:positionV>
            <wp:extent cx="2667000" cy="1914525"/>
            <wp:effectExtent l="0" t="0" r="0" b="9525"/>
            <wp:wrapNone/>
            <wp:docPr id="3" name="Picture 3" descr="C:\Users\Maxim\Desktop\pic for pp\asp-mv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im\Desktop\pic for pp\asp-mvc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72FD">
        <w:rPr>
          <w:rFonts w:ascii="Times New Roman" w:hAnsi="Times New Roman" w:cs="Times New Roman"/>
          <w:b/>
          <w:bCs/>
          <w:sz w:val="24"/>
          <w:szCs w:val="24"/>
        </w:rPr>
        <w:t>2.4.1 ASP.Net MVC4</w:t>
      </w:r>
    </w:p>
    <w:p w14:paraId="2BA29D93" w14:textId="77777777" w:rsidR="009A7DE1" w:rsidRPr="00FA120D" w:rsidRDefault="009A7DE1" w:rsidP="009A7DE1">
      <w:pPr>
        <w:rPr>
          <w:rFonts w:ascii="Times New Roman" w:hAnsi="Times New Roman" w:cs="Times New Roman"/>
          <w:b/>
          <w:bCs/>
          <w:szCs w:val="22"/>
        </w:rPr>
      </w:pPr>
      <w:r w:rsidRPr="00FA120D">
        <w:rPr>
          <w:rFonts w:ascii="Times New Roman" w:hAnsi="Times New Roman" w:cs="Times New Roman"/>
          <w:b/>
          <w:bCs/>
          <w:szCs w:val="22"/>
        </w:rPr>
        <w:br/>
      </w:r>
      <w:r w:rsidRPr="00FA120D">
        <w:rPr>
          <w:rFonts w:ascii="Times New Roman" w:hAnsi="Times New Roman" w:cs="Times New Roman"/>
          <w:b/>
          <w:bCs/>
          <w:szCs w:val="22"/>
        </w:rPr>
        <w:br/>
      </w:r>
    </w:p>
    <w:p w14:paraId="1883E1A1" w14:textId="77777777" w:rsidR="009A7DE1" w:rsidRPr="00FA120D" w:rsidRDefault="009A7DE1" w:rsidP="009A7DE1">
      <w:pPr>
        <w:rPr>
          <w:rFonts w:ascii="Times New Roman" w:hAnsi="Times New Roman" w:cs="Times New Roman"/>
          <w:szCs w:val="22"/>
        </w:rPr>
      </w:pPr>
    </w:p>
    <w:p w14:paraId="16738D12" w14:textId="77777777" w:rsidR="009A7DE1" w:rsidRPr="00FA120D" w:rsidRDefault="009A7DE1" w:rsidP="009A7DE1">
      <w:pPr>
        <w:rPr>
          <w:rFonts w:ascii="Times New Roman" w:hAnsi="Times New Roman" w:cs="Times New Roman"/>
          <w:szCs w:val="22"/>
        </w:rPr>
      </w:pPr>
    </w:p>
    <w:p w14:paraId="69F7AC20" w14:textId="77777777" w:rsidR="009A7DE1" w:rsidRPr="00FA120D" w:rsidRDefault="009A7DE1" w:rsidP="009A7DE1">
      <w:pPr>
        <w:rPr>
          <w:rFonts w:ascii="Times New Roman" w:hAnsi="Times New Roman" w:cs="Times New Roman"/>
          <w:szCs w:val="22"/>
        </w:rPr>
      </w:pPr>
    </w:p>
    <w:p w14:paraId="5D93377E" w14:textId="77777777" w:rsidR="009A7DE1" w:rsidRPr="00FA120D" w:rsidRDefault="009A7DE1" w:rsidP="009A7DE1">
      <w:pPr>
        <w:rPr>
          <w:rFonts w:ascii="Times New Roman" w:hAnsi="Times New Roman" w:cs="Times New Roman"/>
          <w:szCs w:val="22"/>
        </w:rPr>
      </w:pPr>
    </w:p>
    <w:p w14:paraId="73C4BDE1" w14:textId="77777777" w:rsidR="00AC50DC" w:rsidRDefault="009A7DE1" w:rsidP="009A7DE1">
      <w:pPr>
        <w:ind w:left="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w:t>
      </w:r>
      <w:r w:rsidRPr="00FA120D">
        <w:rPr>
          <w:rFonts w:ascii="Times New Roman" w:hAnsi="Times New Roman" w:cs="Times New Roman"/>
          <w:b/>
          <w:bCs/>
          <w:szCs w:val="22"/>
          <w:lang w:val="en-GB"/>
        </w:rPr>
        <w:tab/>
      </w:r>
    </w:p>
    <w:p w14:paraId="5DB54A29" w14:textId="77777777" w:rsidR="009A7DE1" w:rsidRPr="003472FD" w:rsidRDefault="009A7DE1" w:rsidP="00272540">
      <w:pPr>
        <w:ind w:left="2160" w:firstLine="720"/>
        <w:rPr>
          <w:rFonts w:ascii="Times New Roman" w:hAnsi="Times New Roman" w:cs="Times New Roman"/>
          <w:b/>
          <w:bCs/>
          <w:sz w:val="24"/>
          <w:szCs w:val="24"/>
          <w:lang w:val="en-GB"/>
        </w:rPr>
      </w:pPr>
      <w:r w:rsidRPr="003472FD">
        <w:rPr>
          <w:rFonts w:ascii="Times New Roman" w:hAnsi="Times New Roman" w:cs="Times New Roman"/>
          <w:b/>
          <w:bCs/>
          <w:sz w:val="24"/>
          <w:szCs w:val="24"/>
          <w:lang w:val="en-GB"/>
        </w:rPr>
        <w:t xml:space="preserve">Figure 2.4.1 </w:t>
      </w:r>
      <w:r w:rsidRPr="003472FD">
        <w:rPr>
          <w:rFonts w:ascii="Times New Roman" w:hAnsi="Times New Roman" w:cs="Times New Roman"/>
          <w:b/>
          <w:bCs/>
          <w:sz w:val="24"/>
          <w:szCs w:val="24"/>
        </w:rPr>
        <w:t>ASP.Net MVC4 logo</w:t>
      </w:r>
    </w:p>
    <w:p w14:paraId="0EEAF69E" w14:textId="77777777" w:rsidR="009A7DE1" w:rsidRPr="00BD2D93" w:rsidRDefault="009A7DE1" w:rsidP="00546BAB">
      <w:pPr>
        <w:rPr>
          <w:rFonts w:ascii="Times New Roman" w:hAnsi="Times New Roman" w:cs="Times New Roman"/>
          <w:sz w:val="24"/>
          <w:szCs w:val="24"/>
        </w:rPr>
      </w:pPr>
      <w:r w:rsidRPr="003472FD">
        <w:rPr>
          <w:rFonts w:ascii="Times New Roman" w:hAnsi="Times New Roman" w:cs="Times New Roman"/>
          <w:sz w:val="24"/>
          <w:szCs w:val="24"/>
        </w:rPr>
        <w:br/>
        <w:t xml:space="preserve"> </w:t>
      </w:r>
      <w:r w:rsidRPr="003472FD">
        <w:rPr>
          <w:rFonts w:ascii="Times New Roman" w:hAnsi="Times New Roman" w:cs="Times New Roman"/>
          <w:sz w:val="24"/>
          <w:szCs w:val="24"/>
        </w:rPr>
        <w:tab/>
      </w:r>
      <w:commentRangeStart w:id="76"/>
      <w:r w:rsidRPr="003472FD">
        <w:rPr>
          <w:rFonts w:ascii="Times New Roman" w:hAnsi="Times New Roman" w:cs="Times New Roman"/>
          <w:b/>
          <w:bCs/>
          <w:sz w:val="24"/>
          <w:szCs w:val="24"/>
        </w:rPr>
        <w:t>Development Tool Description</w:t>
      </w:r>
      <w:r w:rsidR="00546BAB" w:rsidRPr="003472FD">
        <w:rPr>
          <w:rFonts w:ascii="Times New Roman" w:hAnsi="Times New Roman" w:cs="Times New Roman"/>
          <w:sz w:val="24"/>
          <w:szCs w:val="24"/>
        </w:rPr>
        <w:br/>
        <w:t xml:space="preserve"> </w:t>
      </w:r>
      <w:r w:rsidR="00546BAB" w:rsidRPr="003472FD">
        <w:rPr>
          <w:rFonts w:ascii="Times New Roman" w:hAnsi="Times New Roman" w:cs="Times New Roman"/>
          <w:sz w:val="24"/>
          <w:szCs w:val="24"/>
        </w:rPr>
        <w:tab/>
        <w:t xml:space="preserve"> </w:t>
      </w:r>
      <w:r w:rsidR="00546BAB" w:rsidRPr="003472FD">
        <w:rPr>
          <w:rFonts w:ascii="Times New Roman" w:hAnsi="Times New Roman" w:cs="Times New Roman"/>
          <w:sz w:val="24"/>
          <w:szCs w:val="24"/>
        </w:rPr>
        <w:tab/>
      </w:r>
      <w:r w:rsidR="003472FD">
        <w:rPr>
          <w:rFonts w:ascii="Times New Roman" w:hAnsi="Times New Roman" w:cs="Times New Roman"/>
          <w:sz w:val="24"/>
          <w:szCs w:val="24"/>
        </w:rPr>
        <w:t xml:space="preserve">  </w:t>
      </w:r>
      <w:r w:rsidRPr="003472FD">
        <w:rPr>
          <w:rFonts w:ascii="Times New Roman" w:hAnsi="Times New Roman" w:cs="Times New Roman"/>
          <w:sz w:val="24"/>
          <w:szCs w:val="24"/>
        </w:rPr>
        <w:t>ASP.NET MVC 4 is a framework for buildin</w:t>
      </w:r>
      <w:r w:rsidR="00546BAB" w:rsidRPr="003472FD">
        <w:rPr>
          <w:rFonts w:ascii="Times New Roman" w:hAnsi="Times New Roman" w:cs="Times New Roman"/>
          <w:sz w:val="24"/>
          <w:szCs w:val="24"/>
        </w:rPr>
        <w:t>g scalable, standards-based web</w:t>
      </w:r>
      <w:r w:rsidR="00546BAB" w:rsidRPr="003472FD">
        <w:rPr>
          <w:rFonts w:ascii="Times New Roman" w:hAnsi="Times New Roman" w:cs="Times New Roman"/>
          <w:sz w:val="24"/>
          <w:szCs w:val="24"/>
        </w:rPr>
        <w:br/>
        <w:t xml:space="preserve">                          </w:t>
      </w:r>
      <w:r w:rsidRPr="003472FD">
        <w:rPr>
          <w:rFonts w:ascii="Times New Roman" w:hAnsi="Times New Roman" w:cs="Times New Roman"/>
          <w:sz w:val="24"/>
          <w:szCs w:val="24"/>
        </w:rPr>
        <w:t>applications using well-established design patterns and the power.</w:t>
      </w:r>
      <w:commentRangeEnd w:id="76"/>
      <w:r w:rsidR="004D0088">
        <w:rPr>
          <w:rStyle w:val="CommentReference"/>
        </w:rPr>
        <w:commentReference w:id="76"/>
      </w:r>
      <w:r w:rsidRPr="003472FD">
        <w:rPr>
          <w:rFonts w:ascii="Times New Roman" w:hAnsi="Times New Roman" w:cs="Times New Roman"/>
          <w:sz w:val="24"/>
          <w:szCs w:val="24"/>
        </w:rPr>
        <w:br/>
        <w:t xml:space="preserve">   </w:t>
      </w:r>
      <w:r w:rsidRPr="003472FD">
        <w:rPr>
          <w:rFonts w:ascii="Times New Roman" w:hAnsi="Times New Roman" w:cs="Times New Roman"/>
          <w:sz w:val="24"/>
          <w:szCs w:val="24"/>
        </w:rPr>
        <w:tab/>
      </w:r>
      <w:r w:rsidRPr="003472FD">
        <w:rPr>
          <w:rFonts w:ascii="Times New Roman" w:hAnsi="Times New Roman" w:cs="Times New Roman"/>
          <w:b/>
          <w:bCs/>
          <w:sz w:val="24"/>
          <w:szCs w:val="24"/>
        </w:rPr>
        <w:br/>
        <w:t xml:space="preserve">   </w:t>
      </w:r>
      <w:r w:rsidRPr="003472FD">
        <w:rPr>
          <w:rFonts w:ascii="Times New Roman" w:hAnsi="Times New Roman" w:cs="Times New Roman"/>
          <w:b/>
          <w:bCs/>
          <w:sz w:val="24"/>
          <w:szCs w:val="24"/>
        </w:rPr>
        <w:tab/>
        <w:t>The selection of this tools.</w:t>
      </w:r>
      <w:r w:rsidRPr="003472FD">
        <w:rPr>
          <w:rFonts w:ascii="Times New Roman" w:hAnsi="Times New Roman" w:cs="Times New Roman"/>
          <w:b/>
          <w:bCs/>
          <w:sz w:val="24"/>
          <w:szCs w:val="24"/>
        </w:rPr>
        <w:br/>
        <w:t xml:space="preserve">   </w:t>
      </w:r>
      <w:r w:rsidRPr="003472FD">
        <w:rPr>
          <w:rFonts w:ascii="Times New Roman" w:hAnsi="Times New Roman" w:cs="Times New Roman"/>
          <w:b/>
          <w:bCs/>
          <w:sz w:val="24"/>
          <w:szCs w:val="24"/>
        </w:rPr>
        <w:tab/>
      </w:r>
      <w:r w:rsidRPr="003472FD">
        <w:rPr>
          <w:rFonts w:ascii="Times New Roman" w:hAnsi="Times New Roman" w:cs="Times New Roman"/>
          <w:b/>
          <w:bCs/>
          <w:sz w:val="24"/>
          <w:szCs w:val="24"/>
        </w:rPr>
        <w:tab/>
        <w:t>-</w:t>
      </w:r>
      <w:r w:rsidRPr="003472FD">
        <w:rPr>
          <w:rFonts w:ascii="Times New Roman" w:hAnsi="Times New Roman" w:cs="Times New Roman"/>
          <w:color w:val="2B2B2B"/>
          <w:sz w:val="24"/>
          <w:szCs w:val="24"/>
        </w:rPr>
        <w:t>Building enterprise web applications.</w:t>
      </w:r>
      <w:r w:rsidRPr="003472FD">
        <w:rPr>
          <w:rFonts w:ascii="Times New Roman" w:hAnsi="Times New Roman" w:cs="Times New Roman"/>
          <w:color w:val="2B2B2B"/>
          <w:sz w:val="24"/>
          <w:szCs w:val="24"/>
        </w:rPr>
        <w:br/>
        <w:t xml:space="preserve"> </w:t>
      </w:r>
      <w:r w:rsidRPr="003472FD">
        <w:rPr>
          <w:rFonts w:ascii="Times New Roman" w:hAnsi="Times New Roman" w:cs="Times New Roman"/>
          <w:color w:val="2B2B2B"/>
          <w:sz w:val="24"/>
          <w:szCs w:val="24"/>
        </w:rPr>
        <w:tab/>
      </w:r>
      <w:r w:rsidRPr="003472FD">
        <w:rPr>
          <w:rFonts w:ascii="Times New Roman" w:hAnsi="Times New Roman" w:cs="Times New Roman"/>
          <w:color w:val="2B2B2B"/>
          <w:sz w:val="24"/>
          <w:szCs w:val="24"/>
        </w:rPr>
        <w:tab/>
        <w:t>-Using the Model View Control (MVC) features.</w:t>
      </w:r>
      <w:r w:rsidRPr="00BD2D93">
        <w:rPr>
          <w:rFonts w:ascii="Times New Roman" w:hAnsi="Times New Roman" w:cs="Times New Roman"/>
          <w:b/>
          <w:bCs/>
          <w:sz w:val="24"/>
          <w:szCs w:val="24"/>
        </w:rPr>
        <w:br/>
      </w:r>
    </w:p>
    <w:p w14:paraId="6703B834" w14:textId="77777777" w:rsidR="009A7DE1" w:rsidRPr="00FA120D" w:rsidRDefault="009A7DE1" w:rsidP="009A7DE1">
      <w:pPr>
        <w:rPr>
          <w:rFonts w:ascii="Times New Roman" w:hAnsi="Times New Roman" w:cs="Times New Roman"/>
          <w:b/>
          <w:bCs/>
          <w:szCs w:val="22"/>
        </w:rPr>
      </w:pPr>
    </w:p>
    <w:p w14:paraId="14BE948F" w14:textId="77777777" w:rsidR="009A7DE1" w:rsidRPr="00FA120D" w:rsidRDefault="009A7DE1" w:rsidP="009A7DE1">
      <w:pPr>
        <w:rPr>
          <w:rFonts w:ascii="Times New Roman" w:hAnsi="Times New Roman" w:cs="Times New Roman"/>
          <w:b/>
          <w:bCs/>
          <w:szCs w:val="22"/>
        </w:rPr>
      </w:pPr>
    </w:p>
    <w:p w14:paraId="6E55FA7A" w14:textId="77777777" w:rsidR="009A7DE1" w:rsidRPr="00FA120D" w:rsidRDefault="009A7DE1" w:rsidP="009A7DE1">
      <w:pPr>
        <w:rPr>
          <w:rFonts w:ascii="Times New Roman" w:hAnsi="Times New Roman" w:cs="Times New Roman"/>
          <w:b/>
          <w:bCs/>
          <w:szCs w:val="22"/>
        </w:rPr>
      </w:pPr>
    </w:p>
    <w:p w14:paraId="737713ED" w14:textId="77777777" w:rsidR="009A7DE1" w:rsidRPr="00FA120D" w:rsidRDefault="009A7DE1" w:rsidP="009A7DE1">
      <w:pPr>
        <w:rPr>
          <w:rFonts w:ascii="Times New Roman" w:hAnsi="Times New Roman" w:cs="Times New Roman"/>
          <w:b/>
          <w:bCs/>
          <w:szCs w:val="22"/>
        </w:rPr>
      </w:pPr>
    </w:p>
    <w:p w14:paraId="3A4463CF" w14:textId="77777777" w:rsidR="009A7DE1" w:rsidRPr="00FA120D" w:rsidRDefault="009A7DE1" w:rsidP="009A7DE1">
      <w:pPr>
        <w:rPr>
          <w:rFonts w:ascii="Times New Roman" w:hAnsi="Times New Roman" w:cs="Times New Roman"/>
          <w:b/>
          <w:bCs/>
          <w:szCs w:val="22"/>
        </w:rPr>
      </w:pPr>
    </w:p>
    <w:p w14:paraId="6CB5C7A6" w14:textId="77777777" w:rsidR="009A7DE1" w:rsidRPr="00FA120D" w:rsidRDefault="009A7DE1" w:rsidP="009A7DE1">
      <w:pPr>
        <w:rPr>
          <w:rFonts w:ascii="Times New Roman" w:hAnsi="Times New Roman" w:cs="Times New Roman"/>
          <w:b/>
          <w:bCs/>
          <w:szCs w:val="22"/>
        </w:rPr>
      </w:pPr>
    </w:p>
    <w:p w14:paraId="14B92823" w14:textId="77777777" w:rsidR="009A7DE1" w:rsidRPr="00FA120D" w:rsidRDefault="009A7DE1" w:rsidP="009A7DE1">
      <w:pPr>
        <w:rPr>
          <w:rFonts w:ascii="Times New Roman" w:hAnsi="Times New Roman" w:cs="Times New Roman"/>
          <w:b/>
          <w:bCs/>
          <w:szCs w:val="22"/>
        </w:rPr>
      </w:pPr>
    </w:p>
    <w:p w14:paraId="1E4591DF" w14:textId="77777777" w:rsidR="009A7DE1" w:rsidRPr="00FA120D" w:rsidRDefault="009A7DE1" w:rsidP="009A7DE1">
      <w:pPr>
        <w:rPr>
          <w:rFonts w:ascii="Times New Roman" w:hAnsi="Times New Roman" w:cs="Times New Roman"/>
          <w:b/>
          <w:bCs/>
          <w:szCs w:val="22"/>
        </w:rPr>
      </w:pPr>
    </w:p>
    <w:p w14:paraId="6DF9D29A" w14:textId="77777777" w:rsidR="009A7DE1" w:rsidRPr="00FA120D" w:rsidRDefault="009A7DE1" w:rsidP="009A7DE1">
      <w:pPr>
        <w:rPr>
          <w:rFonts w:ascii="Times New Roman" w:hAnsi="Times New Roman" w:cs="Times New Roman"/>
          <w:b/>
          <w:bCs/>
          <w:szCs w:val="22"/>
        </w:rPr>
      </w:pPr>
    </w:p>
    <w:p w14:paraId="24115FCC" w14:textId="77777777" w:rsidR="009A7DE1" w:rsidRPr="00FA120D" w:rsidRDefault="009A7DE1" w:rsidP="009A7DE1">
      <w:pPr>
        <w:rPr>
          <w:rFonts w:ascii="Times New Roman" w:hAnsi="Times New Roman" w:cs="Times New Roman"/>
          <w:b/>
          <w:bCs/>
          <w:szCs w:val="22"/>
        </w:rPr>
      </w:pPr>
    </w:p>
    <w:p w14:paraId="4994E6B5" w14:textId="77777777" w:rsidR="009A7DE1" w:rsidRPr="00FA120D" w:rsidRDefault="009A7DE1" w:rsidP="009A7DE1">
      <w:pPr>
        <w:rPr>
          <w:rFonts w:ascii="Times New Roman" w:hAnsi="Times New Roman" w:cs="Times New Roman"/>
          <w:b/>
          <w:bCs/>
          <w:szCs w:val="22"/>
        </w:rPr>
      </w:pPr>
    </w:p>
    <w:p w14:paraId="7063802C" w14:textId="77777777" w:rsidR="009A7DE1" w:rsidRPr="00FA120D" w:rsidRDefault="009A7DE1" w:rsidP="009A7DE1">
      <w:pPr>
        <w:rPr>
          <w:rFonts w:ascii="Times New Roman" w:hAnsi="Times New Roman" w:cs="Times New Roman"/>
          <w:b/>
          <w:bCs/>
          <w:szCs w:val="22"/>
        </w:rPr>
      </w:pPr>
    </w:p>
    <w:p w14:paraId="343910B2" w14:textId="77777777" w:rsidR="00272540" w:rsidRDefault="00272540" w:rsidP="009A7DE1">
      <w:pPr>
        <w:rPr>
          <w:rFonts w:ascii="Times New Roman" w:hAnsi="Times New Roman" w:cs="Times New Roman"/>
          <w:b/>
          <w:bCs/>
          <w:szCs w:val="22"/>
        </w:rPr>
      </w:pPr>
    </w:p>
    <w:p w14:paraId="0C42481F" w14:textId="77777777" w:rsidR="004F6B3E" w:rsidRDefault="004F6B3E" w:rsidP="009A7DE1">
      <w:pPr>
        <w:rPr>
          <w:rFonts w:ascii="Times New Roman" w:hAnsi="Times New Roman" w:cs="Times New Roman"/>
          <w:b/>
          <w:bCs/>
          <w:szCs w:val="22"/>
        </w:rPr>
      </w:pPr>
    </w:p>
    <w:p w14:paraId="65D57D5D" w14:textId="77777777" w:rsidR="009A7DE1" w:rsidRPr="00FA120D" w:rsidRDefault="009A7DE1" w:rsidP="009A7DE1">
      <w:pPr>
        <w:rPr>
          <w:rFonts w:ascii="Times New Roman" w:hAnsi="Times New Roman" w:cs="Times New Roman"/>
          <w:b/>
          <w:bCs/>
          <w:szCs w:val="22"/>
        </w:rPr>
      </w:pPr>
      <w:r w:rsidRPr="00FA120D">
        <w:rPr>
          <w:rFonts w:ascii="Times New Roman" w:hAnsi="Times New Roman" w:cs="Times New Roman"/>
          <w:b/>
          <w:bCs/>
          <w:szCs w:val="22"/>
        </w:rPr>
        <w:t xml:space="preserve">2.4.2 C# </w:t>
      </w:r>
      <w:proofErr w:type="gramStart"/>
      <w:r w:rsidRPr="00FA120D">
        <w:rPr>
          <w:rFonts w:ascii="Times New Roman" w:hAnsi="Times New Roman" w:cs="Times New Roman"/>
          <w:b/>
          <w:bCs/>
          <w:szCs w:val="22"/>
        </w:rPr>
        <w:t>( Programing</w:t>
      </w:r>
      <w:proofErr w:type="gramEnd"/>
      <w:r w:rsidRPr="00FA120D">
        <w:rPr>
          <w:rFonts w:ascii="Times New Roman" w:hAnsi="Times New Roman" w:cs="Times New Roman"/>
          <w:b/>
          <w:bCs/>
          <w:szCs w:val="22"/>
        </w:rPr>
        <w:t xml:space="preserve"> language)</w:t>
      </w:r>
    </w:p>
    <w:p w14:paraId="4A374A27" w14:textId="77777777" w:rsidR="009A7DE1" w:rsidRPr="00FA120D" w:rsidRDefault="009A7DE1" w:rsidP="009A7DE1">
      <w:pPr>
        <w:rPr>
          <w:rFonts w:ascii="Times New Roman" w:hAnsi="Times New Roman" w:cs="Times New Roman"/>
          <w:b/>
          <w:bCs/>
          <w:szCs w:val="22"/>
        </w:rPr>
      </w:pPr>
      <w:r w:rsidRPr="00FA120D">
        <w:rPr>
          <w:rFonts w:ascii="Times New Roman" w:hAnsi="Times New Roman" w:cs="Times New Roman"/>
          <w:b/>
          <w:bCs/>
          <w:noProof/>
          <w:szCs w:val="22"/>
        </w:rPr>
        <w:drawing>
          <wp:anchor distT="0" distB="0" distL="114300" distR="114300" simplePos="0" relativeHeight="251662336" behindDoc="0" locked="0" layoutInCell="1" allowOverlap="1" wp14:anchorId="7DF214FB" wp14:editId="4B1BD8C5">
            <wp:simplePos x="0" y="0"/>
            <wp:positionH relativeFrom="margin">
              <wp:align>center</wp:align>
            </wp:positionH>
            <wp:positionV relativeFrom="paragraph">
              <wp:posOffset>120650</wp:posOffset>
            </wp:positionV>
            <wp:extent cx="1617785" cy="1983740"/>
            <wp:effectExtent l="0" t="0" r="1905" b="0"/>
            <wp:wrapNone/>
            <wp:docPr id="4" name="Picture 4" descr="C:\Users\Maxim\Desktop\pic for pp\C_Sharp_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xim\Desktop\pic for pp\C_Sharp_Languag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7785" cy="198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248D30" w14:textId="77777777" w:rsidR="009A7DE1" w:rsidRPr="00FA120D" w:rsidRDefault="009A7DE1" w:rsidP="009A7DE1">
      <w:pPr>
        <w:rPr>
          <w:rFonts w:ascii="Times New Roman" w:hAnsi="Times New Roman" w:cs="Times New Roman"/>
          <w:b/>
          <w:bCs/>
          <w:szCs w:val="22"/>
        </w:rPr>
      </w:pPr>
    </w:p>
    <w:p w14:paraId="03494E2C" w14:textId="77777777" w:rsidR="009A7DE1" w:rsidRPr="00FA120D" w:rsidRDefault="009A7DE1" w:rsidP="009A7DE1">
      <w:pPr>
        <w:rPr>
          <w:rFonts w:ascii="Times New Roman" w:hAnsi="Times New Roman" w:cs="Times New Roman"/>
          <w:b/>
          <w:bCs/>
          <w:szCs w:val="22"/>
        </w:rPr>
      </w:pPr>
    </w:p>
    <w:p w14:paraId="2E489865" w14:textId="77777777" w:rsidR="009A7DE1" w:rsidRPr="00FA120D" w:rsidRDefault="009A7DE1" w:rsidP="009A7DE1">
      <w:pPr>
        <w:rPr>
          <w:rFonts w:ascii="Times New Roman" w:hAnsi="Times New Roman" w:cs="Times New Roman"/>
          <w:b/>
          <w:bCs/>
          <w:szCs w:val="22"/>
        </w:rPr>
      </w:pPr>
    </w:p>
    <w:p w14:paraId="320B2D31" w14:textId="77777777" w:rsidR="009A7DE1" w:rsidRPr="00FA120D" w:rsidRDefault="009A7DE1" w:rsidP="009A7DE1">
      <w:pPr>
        <w:rPr>
          <w:rFonts w:ascii="Times New Roman" w:hAnsi="Times New Roman" w:cs="Times New Roman"/>
          <w:b/>
          <w:bCs/>
          <w:szCs w:val="22"/>
        </w:rPr>
      </w:pPr>
    </w:p>
    <w:p w14:paraId="71D17AC1" w14:textId="77777777" w:rsidR="009A7DE1" w:rsidRPr="00FA120D" w:rsidRDefault="009A7DE1" w:rsidP="009A7DE1">
      <w:pPr>
        <w:rPr>
          <w:rFonts w:ascii="Times New Roman" w:hAnsi="Times New Roman" w:cs="Times New Roman"/>
          <w:b/>
          <w:bCs/>
          <w:szCs w:val="22"/>
        </w:rPr>
      </w:pPr>
    </w:p>
    <w:p w14:paraId="0C5F22AC" w14:textId="77777777" w:rsidR="009A7DE1" w:rsidRPr="00FA120D" w:rsidRDefault="009A7DE1" w:rsidP="009A7DE1">
      <w:pPr>
        <w:rPr>
          <w:rFonts w:ascii="Times New Roman" w:hAnsi="Times New Roman" w:cs="Times New Roman"/>
          <w:b/>
          <w:bCs/>
          <w:szCs w:val="22"/>
        </w:rPr>
      </w:pPr>
    </w:p>
    <w:p w14:paraId="38C1CAF8" w14:textId="77777777" w:rsidR="009A7DE1" w:rsidRPr="00FA120D" w:rsidRDefault="009A7DE1" w:rsidP="009A7DE1">
      <w:pPr>
        <w:rPr>
          <w:rFonts w:ascii="Times New Roman" w:hAnsi="Times New Roman" w:cs="Times New Roman"/>
          <w:b/>
          <w:bCs/>
          <w:szCs w:val="22"/>
          <w:lang w:val="en-GB"/>
        </w:rPr>
      </w:pPr>
    </w:p>
    <w:p w14:paraId="7D94658E" w14:textId="77777777" w:rsidR="009A7DE1" w:rsidRPr="00FA120D" w:rsidRDefault="009A7DE1" w:rsidP="009A7DE1">
      <w:pPr>
        <w:rPr>
          <w:rFonts w:ascii="Times New Roman" w:hAnsi="Times New Roman" w:cs="Times New Roman"/>
          <w:b/>
          <w:bCs/>
          <w:szCs w:val="22"/>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Figure </w:t>
      </w:r>
      <w:proofErr w:type="gramStart"/>
      <w:r w:rsidRPr="00FA120D">
        <w:rPr>
          <w:rFonts w:ascii="Times New Roman" w:hAnsi="Times New Roman" w:cs="Times New Roman"/>
          <w:b/>
          <w:bCs/>
          <w:szCs w:val="22"/>
          <w:lang w:val="en-GB"/>
        </w:rPr>
        <w:t xml:space="preserve">2.4.2 </w:t>
      </w:r>
      <w:r w:rsidRPr="00FA120D">
        <w:rPr>
          <w:rFonts w:ascii="Times New Roman" w:hAnsi="Times New Roman" w:cs="Times New Roman"/>
          <w:b/>
          <w:bCs/>
          <w:szCs w:val="22"/>
        </w:rPr>
        <w:t xml:space="preserve"> C</w:t>
      </w:r>
      <w:proofErr w:type="gramEnd"/>
      <w:r w:rsidRPr="00FA120D">
        <w:rPr>
          <w:rFonts w:ascii="Times New Roman" w:hAnsi="Times New Roman" w:cs="Times New Roman"/>
          <w:b/>
          <w:bCs/>
          <w:szCs w:val="22"/>
        </w:rPr>
        <w:t xml:space="preserve"># ( Programing language) </w:t>
      </w:r>
    </w:p>
    <w:p w14:paraId="4108F425" w14:textId="77777777" w:rsidR="009A7DE1" w:rsidRPr="00FA120D" w:rsidRDefault="009A7DE1" w:rsidP="009A7DE1">
      <w:pPr>
        <w:rPr>
          <w:rFonts w:ascii="Times New Roman" w:hAnsi="Times New Roman" w:cs="Times New Roman"/>
          <w:b/>
          <w:bCs/>
          <w:szCs w:val="22"/>
        </w:rPr>
      </w:pPr>
    </w:p>
    <w:p w14:paraId="0F8AF727" w14:textId="77777777" w:rsidR="009A7DE1" w:rsidRDefault="003472FD" w:rsidP="003472FD">
      <w:pPr>
        <w:pStyle w:val="Heading2"/>
        <w:spacing w:before="0"/>
        <w:jc w:val="both"/>
        <w:rPr>
          <w:rFonts w:ascii="Times New Roman" w:hAnsi="Times New Roman" w:cs="Times New Roman"/>
          <w:color w:val="000000"/>
          <w:sz w:val="24"/>
          <w:szCs w:val="24"/>
        </w:rPr>
      </w:pPr>
      <w:proofErr w:type="spellStart"/>
      <w:r>
        <w:rPr>
          <w:rFonts w:ascii="Times New Roman" w:hAnsi="Times New Roman" w:cs="Times New Roman"/>
          <w:b/>
          <w:bCs/>
          <w:color w:val="000000" w:themeColor="text1"/>
          <w:sz w:val="24"/>
          <w:szCs w:val="24"/>
        </w:rPr>
        <w:t>DevelopmentTool</w:t>
      </w:r>
      <w:r w:rsidR="009A7DE1" w:rsidRPr="00272540">
        <w:rPr>
          <w:rFonts w:ascii="Times New Roman" w:hAnsi="Times New Roman" w:cs="Times New Roman"/>
          <w:b/>
          <w:bCs/>
          <w:color w:val="000000" w:themeColor="text1"/>
          <w:sz w:val="24"/>
          <w:szCs w:val="24"/>
        </w:rPr>
        <w:t>Description</w:t>
      </w:r>
      <w:proofErr w:type="spellEnd"/>
      <w:r w:rsidR="009A7DE1" w:rsidRPr="00272540">
        <w:rPr>
          <w:rFonts w:ascii="Times New Roman" w:hAnsi="Times New Roman" w:cs="Times New Roman"/>
          <w:color w:val="000000" w:themeColor="text1"/>
          <w:sz w:val="24"/>
          <w:szCs w:val="24"/>
        </w:rPr>
        <w:br/>
        <w:t xml:space="preserve"> </w:t>
      </w:r>
      <w:r w:rsidR="009A7DE1" w:rsidRPr="00272540">
        <w:rPr>
          <w:rFonts w:ascii="Times New Roman" w:hAnsi="Times New Roman" w:cs="Times New Roman"/>
          <w:color w:val="000000" w:themeColor="text1"/>
          <w:sz w:val="24"/>
          <w:szCs w:val="24"/>
        </w:rPr>
        <w:tab/>
        <w:t xml:space="preserve"> </w:t>
      </w:r>
      <w:r w:rsidR="009A7DE1" w:rsidRPr="00272540">
        <w:rPr>
          <w:rFonts w:ascii="Times New Roman" w:hAnsi="Times New Roman" w:cs="Times New Roman"/>
          <w:color w:val="000000" w:themeColor="text1"/>
          <w:sz w:val="24"/>
          <w:szCs w:val="24"/>
        </w:rPr>
        <w:tab/>
        <w:t xml:space="preserve">C# is an elegant and type-safe object-oriented language that enables </w:t>
      </w:r>
      <w:r>
        <w:rPr>
          <w:rFonts w:ascii="Times New Roman" w:hAnsi="Times New Roman" w:cs="Times New Roman"/>
          <w:color w:val="000000" w:themeColor="text1"/>
          <w:sz w:val="24"/>
          <w:szCs w:val="24"/>
        </w:rPr>
        <w:t xml:space="preserve">  </w:t>
      </w:r>
      <w:r w:rsidR="009A7DE1" w:rsidRPr="00272540">
        <w:rPr>
          <w:rFonts w:ascii="Times New Roman" w:hAnsi="Times New Roman" w:cs="Times New Roman"/>
          <w:color w:val="000000" w:themeColor="text1"/>
          <w:sz w:val="24"/>
          <w:szCs w:val="24"/>
        </w:rPr>
        <w:t>developers to build a variety of secure and robust applications that run on the .NET Framework. You can use C# to create Windows client applications, XML Web services, distributed components, client-server applications, database applications, and much, much more. Visual C# provides an advanced code editor, convenient user interface designers, integrated debugger, and many other tools to make it easier to develop applications based on the C# language and the .NET Framework.</w:t>
      </w:r>
      <w:r w:rsidR="009A7DE1" w:rsidRPr="00272540">
        <w:rPr>
          <w:rFonts w:ascii="Times New Roman" w:hAnsi="Times New Roman" w:cs="Times New Roman"/>
          <w:color w:val="000000" w:themeColor="text1"/>
          <w:sz w:val="24"/>
          <w:szCs w:val="24"/>
        </w:rPr>
        <w:br/>
      </w:r>
      <w:r>
        <w:rPr>
          <w:rFonts w:ascii="Times New Roman" w:hAnsi="Times New Roman" w:cs="Times New Roman"/>
          <w:b/>
          <w:bCs/>
          <w:color w:val="000000" w:themeColor="text1"/>
          <w:sz w:val="24"/>
          <w:szCs w:val="24"/>
        </w:rPr>
        <w:br/>
        <w:t xml:space="preserve"> </w:t>
      </w:r>
      <w:r>
        <w:rPr>
          <w:rFonts w:ascii="Times New Roman" w:hAnsi="Times New Roman" w:cs="Times New Roman"/>
          <w:b/>
          <w:bCs/>
          <w:color w:val="000000" w:themeColor="text1"/>
          <w:sz w:val="24"/>
          <w:szCs w:val="24"/>
        </w:rPr>
        <w:tab/>
      </w:r>
      <w:proofErr w:type="spellStart"/>
      <w:r>
        <w:rPr>
          <w:rFonts w:ascii="Times New Roman" w:hAnsi="Times New Roman" w:cs="Times New Roman"/>
          <w:b/>
          <w:bCs/>
          <w:color w:val="000000" w:themeColor="text1"/>
          <w:sz w:val="24"/>
          <w:szCs w:val="24"/>
        </w:rPr>
        <w:t>Alternative</w:t>
      </w:r>
      <w:r w:rsidR="009A7DE1" w:rsidRPr="00272540">
        <w:rPr>
          <w:rFonts w:ascii="Times New Roman" w:hAnsi="Times New Roman" w:cs="Times New Roman"/>
          <w:b/>
          <w:bCs/>
          <w:color w:val="000000" w:themeColor="text1"/>
          <w:sz w:val="24"/>
          <w:szCs w:val="24"/>
        </w:rPr>
        <w:t>tool</w:t>
      </w:r>
      <w:proofErr w:type="spellEnd"/>
      <w:r w:rsidR="009A7DE1" w:rsidRPr="00272540">
        <w:rPr>
          <w:rFonts w:ascii="Times New Roman" w:hAnsi="Times New Roman" w:cs="Times New Roman"/>
          <w:b/>
          <w:bCs/>
          <w:color w:val="000000" w:themeColor="text1"/>
          <w:sz w:val="24"/>
          <w:szCs w:val="24"/>
        </w:rPr>
        <w:t>.</w:t>
      </w:r>
      <w:r w:rsidR="009A7DE1" w:rsidRPr="00272540">
        <w:rPr>
          <w:rFonts w:ascii="Times New Roman" w:hAnsi="Times New Roman" w:cs="Times New Roman"/>
          <w:color w:val="000000" w:themeColor="text1"/>
          <w:sz w:val="24"/>
          <w:szCs w:val="24"/>
        </w:rPr>
        <w:br/>
      </w:r>
      <w:r w:rsidR="009A7DE1" w:rsidRPr="00272540">
        <w:rPr>
          <w:rFonts w:ascii="Times New Roman" w:hAnsi="Times New Roman" w:cs="Times New Roman"/>
          <w:sz w:val="24"/>
          <w:szCs w:val="24"/>
        </w:rPr>
        <w:t xml:space="preserve"> </w:t>
      </w:r>
      <w:r w:rsidR="009A7DE1" w:rsidRPr="00272540">
        <w:rPr>
          <w:rFonts w:ascii="Times New Roman" w:hAnsi="Times New Roman" w:cs="Times New Roman"/>
          <w:sz w:val="24"/>
          <w:szCs w:val="24"/>
        </w:rPr>
        <w:tab/>
        <w:t xml:space="preserve">  </w:t>
      </w:r>
      <w:r w:rsidR="009A7DE1" w:rsidRPr="00272540">
        <w:rPr>
          <w:rFonts w:ascii="Times New Roman" w:hAnsi="Times New Roman" w:cs="Times New Roman"/>
          <w:sz w:val="24"/>
          <w:szCs w:val="24"/>
        </w:rPr>
        <w:tab/>
      </w:r>
      <w:r w:rsidR="009A7DE1" w:rsidRPr="00272540">
        <w:rPr>
          <w:rFonts w:ascii="Times New Roman" w:hAnsi="Times New Roman" w:cs="Times New Roman"/>
          <w:color w:val="000000" w:themeColor="text1"/>
          <w:sz w:val="24"/>
          <w:szCs w:val="24"/>
        </w:rPr>
        <w:t>-</w:t>
      </w:r>
      <w:proofErr w:type="spellStart"/>
      <w:r>
        <w:rPr>
          <w:rFonts w:ascii="Times New Roman" w:eastAsiaTheme="minorHAnsi" w:hAnsi="Times New Roman" w:cs="Times New Roman"/>
          <w:color w:val="auto"/>
          <w:sz w:val="24"/>
          <w:szCs w:val="24"/>
        </w:rPr>
        <w:t>Visual</w:t>
      </w:r>
      <w:r w:rsidRPr="00272540">
        <w:rPr>
          <w:rFonts w:ascii="Times New Roman" w:eastAsiaTheme="minorHAnsi" w:hAnsi="Times New Roman" w:cs="Times New Roman"/>
          <w:color w:val="auto"/>
          <w:sz w:val="24"/>
          <w:szCs w:val="24"/>
        </w:rPr>
        <w:t>Basic</w:t>
      </w:r>
      <w:proofErr w:type="spellEnd"/>
      <w:r w:rsidR="009A7DE1" w:rsidRPr="00272540">
        <w:rPr>
          <w:rFonts w:ascii="Times New Roman" w:hAnsi="Times New Roman" w:cs="Times New Roman"/>
          <w:sz w:val="24"/>
          <w:szCs w:val="24"/>
        </w:rPr>
        <w:br/>
      </w:r>
      <w:r w:rsidR="009A7DE1" w:rsidRPr="00272540">
        <w:rPr>
          <w:rFonts w:ascii="Times New Roman" w:hAnsi="Times New Roman" w:cs="Times New Roman"/>
          <w:b/>
          <w:bCs/>
          <w:color w:val="000000"/>
          <w:sz w:val="24"/>
          <w:szCs w:val="24"/>
        </w:rPr>
        <w:t xml:space="preserve"> </w:t>
      </w:r>
      <w:r w:rsidR="009A7DE1" w:rsidRPr="00272540">
        <w:rPr>
          <w:rFonts w:ascii="Times New Roman" w:hAnsi="Times New Roman" w:cs="Times New Roman"/>
          <w:b/>
          <w:bCs/>
          <w:color w:val="000000"/>
          <w:sz w:val="24"/>
          <w:szCs w:val="24"/>
        </w:rPr>
        <w:tab/>
      </w:r>
      <w:r w:rsidR="009A7DE1" w:rsidRPr="00272540">
        <w:rPr>
          <w:rFonts w:ascii="Times New Roman" w:hAnsi="Times New Roman" w:cs="Times New Roman"/>
          <w:b/>
          <w:bCs/>
          <w:color w:val="000000"/>
          <w:sz w:val="24"/>
          <w:szCs w:val="24"/>
        </w:rPr>
        <w:tab/>
        <w:t>-</w:t>
      </w:r>
      <w:r w:rsidR="009A7DE1" w:rsidRPr="00272540">
        <w:rPr>
          <w:rFonts w:ascii="Times New Roman" w:hAnsi="Times New Roman" w:cs="Times New Roman"/>
          <w:color w:val="000000"/>
          <w:sz w:val="24"/>
          <w:szCs w:val="24"/>
        </w:rPr>
        <w:t>Visual C++</w:t>
      </w:r>
    </w:p>
    <w:p w14:paraId="61384020" w14:textId="77777777" w:rsidR="00272540" w:rsidRPr="00272540" w:rsidRDefault="00272540" w:rsidP="00272540"/>
    <w:p w14:paraId="4600E4DD" w14:textId="77777777" w:rsidR="009A7DE1" w:rsidRPr="00FA120D" w:rsidRDefault="009A7DE1" w:rsidP="009A7DE1">
      <w:pPr>
        <w:rPr>
          <w:rFonts w:ascii="Times New Roman" w:hAnsi="Times New Roman" w:cs="Times New Roman"/>
          <w:b/>
          <w:bCs/>
          <w:szCs w:val="22"/>
        </w:rPr>
      </w:pPr>
      <w:r w:rsidRPr="00272540">
        <w:rPr>
          <w:rFonts w:ascii="Times New Roman" w:hAnsi="Times New Roman" w:cs="Times New Roman"/>
          <w:sz w:val="24"/>
          <w:szCs w:val="24"/>
        </w:rPr>
        <w:t xml:space="preserve"> </w:t>
      </w:r>
      <w:r w:rsidRPr="00272540">
        <w:rPr>
          <w:rFonts w:ascii="Times New Roman" w:hAnsi="Times New Roman" w:cs="Times New Roman"/>
          <w:sz w:val="24"/>
          <w:szCs w:val="24"/>
        </w:rPr>
        <w:tab/>
      </w:r>
      <w:r w:rsidRPr="00272540">
        <w:rPr>
          <w:rFonts w:ascii="Times New Roman" w:hAnsi="Times New Roman" w:cs="Times New Roman"/>
          <w:b/>
          <w:bCs/>
          <w:sz w:val="24"/>
          <w:szCs w:val="24"/>
        </w:rPr>
        <w:t>The selection of this tools.</w:t>
      </w:r>
      <w:r w:rsidRPr="00272540">
        <w:rPr>
          <w:rFonts w:ascii="Times New Roman" w:hAnsi="Times New Roman" w:cs="Times New Roman"/>
          <w:b/>
          <w:bCs/>
          <w:sz w:val="24"/>
          <w:szCs w:val="24"/>
        </w:rPr>
        <w:br/>
        <w:t xml:space="preserve"> </w:t>
      </w:r>
      <w:r w:rsidRPr="00272540">
        <w:rPr>
          <w:rFonts w:ascii="Times New Roman" w:hAnsi="Times New Roman" w:cs="Times New Roman"/>
          <w:b/>
          <w:bCs/>
          <w:sz w:val="24"/>
          <w:szCs w:val="24"/>
        </w:rPr>
        <w:tab/>
      </w:r>
      <w:r w:rsidRPr="00272540">
        <w:rPr>
          <w:rFonts w:ascii="Times New Roman" w:hAnsi="Times New Roman" w:cs="Times New Roman"/>
          <w:b/>
          <w:bCs/>
          <w:sz w:val="24"/>
          <w:szCs w:val="24"/>
        </w:rPr>
        <w:tab/>
        <w:t>-</w:t>
      </w:r>
      <w:r w:rsidRPr="00272540">
        <w:rPr>
          <w:rFonts w:ascii="Times New Roman" w:hAnsi="Times New Roman" w:cs="Times New Roman"/>
          <w:sz w:val="24"/>
          <w:szCs w:val="24"/>
        </w:rPr>
        <w:t>Tools for developing software.</w:t>
      </w:r>
      <w:r w:rsidRPr="00272540">
        <w:rPr>
          <w:rFonts w:ascii="Times New Roman" w:hAnsi="Times New Roman" w:cs="Times New Roman"/>
          <w:sz w:val="24"/>
          <w:szCs w:val="24"/>
        </w:rPr>
        <w:br/>
        <w:t xml:space="preserve">   </w:t>
      </w:r>
      <w:r w:rsidRPr="00272540">
        <w:rPr>
          <w:rFonts w:ascii="Times New Roman" w:hAnsi="Times New Roman" w:cs="Times New Roman"/>
          <w:sz w:val="24"/>
          <w:szCs w:val="24"/>
        </w:rPr>
        <w:tab/>
      </w:r>
      <w:r w:rsidRPr="00272540">
        <w:rPr>
          <w:rFonts w:ascii="Times New Roman" w:hAnsi="Times New Roman" w:cs="Times New Roman"/>
          <w:sz w:val="24"/>
          <w:szCs w:val="24"/>
        </w:rPr>
        <w:tab/>
        <w:t>-Work with asp.net mvc4.</w:t>
      </w:r>
      <w:r w:rsidRPr="00FA120D">
        <w:rPr>
          <w:rFonts w:ascii="Times New Roman" w:hAnsi="Times New Roman" w:cs="Times New Roman"/>
          <w:b/>
          <w:bCs/>
          <w:szCs w:val="22"/>
        </w:rPr>
        <w:br/>
      </w:r>
      <w:r w:rsidRPr="00FA120D">
        <w:rPr>
          <w:rFonts w:ascii="Times New Roman" w:hAnsi="Times New Roman" w:cs="Times New Roman"/>
          <w:b/>
          <w:bCs/>
          <w:szCs w:val="22"/>
        </w:rPr>
        <w:br/>
      </w:r>
      <w:r w:rsidRPr="00FA120D">
        <w:rPr>
          <w:rFonts w:ascii="Times New Roman" w:hAnsi="Times New Roman" w:cs="Times New Roman"/>
          <w:b/>
          <w:bCs/>
          <w:szCs w:val="22"/>
        </w:rPr>
        <w:br/>
      </w:r>
      <w:r w:rsidRPr="00FA120D">
        <w:rPr>
          <w:rFonts w:ascii="Times New Roman" w:hAnsi="Times New Roman" w:cs="Times New Roman"/>
          <w:b/>
          <w:bCs/>
          <w:szCs w:val="22"/>
        </w:rPr>
        <w:br/>
      </w:r>
    </w:p>
    <w:p w14:paraId="2B58D8F0" w14:textId="77777777" w:rsidR="009A7DE1" w:rsidRPr="00FA120D" w:rsidRDefault="009A7DE1" w:rsidP="009A7DE1">
      <w:pPr>
        <w:rPr>
          <w:rFonts w:ascii="Times New Roman" w:hAnsi="Times New Roman" w:cs="Times New Roman"/>
          <w:b/>
          <w:bCs/>
          <w:szCs w:val="22"/>
        </w:rPr>
      </w:pPr>
    </w:p>
    <w:p w14:paraId="0A874330" w14:textId="77777777" w:rsidR="009A7DE1" w:rsidRPr="00FA120D" w:rsidRDefault="009A7DE1" w:rsidP="009A7DE1">
      <w:pPr>
        <w:rPr>
          <w:rFonts w:ascii="Times New Roman" w:hAnsi="Times New Roman" w:cs="Times New Roman"/>
          <w:b/>
          <w:bCs/>
          <w:szCs w:val="22"/>
        </w:rPr>
      </w:pPr>
    </w:p>
    <w:p w14:paraId="02292D4E" w14:textId="77777777" w:rsidR="009A7DE1" w:rsidRPr="00FA120D" w:rsidRDefault="009A7DE1" w:rsidP="009A7DE1">
      <w:pPr>
        <w:rPr>
          <w:rFonts w:ascii="Times New Roman" w:hAnsi="Times New Roman" w:cs="Times New Roman"/>
          <w:b/>
          <w:bCs/>
          <w:szCs w:val="22"/>
        </w:rPr>
      </w:pPr>
    </w:p>
    <w:p w14:paraId="00BBCAE7" w14:textId="77777777" w:rsidR="009A7DE1" w:rsidRPr="00FA120D" w:rsidRDefault="009A7DE1" w:rsidP="009A7DE1">
      <w:pPr>
        <w:rPr>
          <w:rFonts w:ascii="Times New Roman" w:hAnsi="Times New Roman" w:cs="Times New Roman"/>
          <w:b/>
          <w:bCs/>
          <w:szCs w:val="22"/>
        </w:rPr>
      </w:pPr>
    </w:p>
    <w:p w14:paraId="3F63B0EC" w14:textId="77777777" w:rsidR="009A7DE1" w:rsidRPr="00FA120D" w:rsidRDefault="009A7DE1" w:rsidP="009A7DE1">
      <w:pPr>
        <w:rPr>
          <w:rFonts w:ascii="Times New Roman" w:hAnsi="Times New Roman" w:cs="Times New Roman"/>
          <w:b/>
          <w:bCs/>
          <w:szCs w:val="22"/>
        </w:rPr>
      </w:pPr>
    </w:p>
    <w:p w14:paraId="6E8736A0" w14:textId="77777777" w:rsidR="009A7DE1" w:rsidRPr="00FA120D" w:rsidRDefault="009A7DE1" w:rsidP="009A7DE1">
      <w:pPr>
        <w:rPr>
          <w:rFonts w:ascii="Times New Roman" w:hAnsi="Times New Roman" w:cs="Times New Roman"/>
          <w:b/>
          <w:bCs/>
          <w:szCs w:val="22"/>
        </w:rPr>
      </w:pPr>
      <w:r w:rsidRPr="00FA120D">
        <w:rPr>
          <w:rFonts w:ascii="Times New Roman" w:hAnsi="Times New Roman" w:cs="Times New Roman"/>
          <w:b/>
          <w:bCs/>
          <w:noProof/>
          <w:szCs w:val="22"/>
        </w:rPr>
        <w:drawing>
          <wp:anchor distT="0" distB="0" distL="114300" distR="114300" simplePos="0" relativeHeight="251664384" behindDoc="0" locked="0" layoutInCell="1" allowOverlap="1" wp14:anchorId="0657D383" wp14:editId="725A092D">
            <wp:simplePos x="0" y="0"/>
            <wp:positionH relativeFrom="margin">
              <wp:align>center</wp:align>
            </wp:positionH>
            <wp:positionV relativeFrom="paragraph">
              <wp:posOffset>258445</wp:posOffset>
            </wp:positionV>
            <wp:extent cx="2875602" cy="1846053"/>
            <wp:effectExtent l="0" t="0" r="1270" b="1905"/>
            <wp:wrapNone/>
            <wp:docPr id="8" name="Picture 8" descr="C:\Users\Maxim\Desktop\pic for pp\VisualStudio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xim\Desktop\pic for pp\VisualStudio201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5602" cy="1846053"/>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20D">
        <w:rPr>
          <w:rFonts w:ascii="Times New Roman" w:hAnsi="Times New Roman" w:cs="Times New Roman"/>
          <w:b/>
          <w:bCs/>
          <w:szCs w:val="22"/>
        </w:rPr>
        <w:t>2.4.3 Visual studio 2013</w:t>
      </w:r>
      <w:r w:rsidRPr="00FA120D">
        <w:rPr>
          <w:rFonts w:ascii="Times New Roman" w:hAnsi="Times New Roman" w:cs="Times New Roman"/>
          <w:b/>
          <w:bCs/>
          <w:szCs w:val="22"/>
        </w:rPr>
        <w:br/>
      </w:r>
      <w:r w:rsidRPr="00FA120D">
        <w:rPr>
          <w:rFonts w:ascii="Times New Roman" w:hAnsi="Times New Roman" w:cs="Times New Roman"/>
          <w:b/>
          <w:bCs/>
          <w:szCs w:val="22"/>
        </w:rPr>
        <w:br/>
      </w:r>
    </w:p>
    <w:p w14:paraId="5447909C" w14:textId="77777777" w:rsidR="009A7DE1" w:rsidRPr="00FA120D" w:rsidRDefault="009A7DE1" w:rsidP="009A7DE1">
      <w:pPr>
        <w:rPr>
          <w:rFonts w:ascii="Times New Roman" w:hAnsi="Times New Roman" w:cs="Times New Roman"/>
          <w:b/>
          <w:bCs/>
          <w:szCs w:val="22"/>
        </w:rPr>
      </w:pPr>
    </w:p>
    <w:p w14:paraId="58838D82" w14:textId="77777777" w:rsidR="009A7DE1" w:rsidRPr="00FA120D" w:rsidRDefault="009A7DE1" w:rsidP="009A7DE1">
      <w:pPr>
        <w:rPr>
          <w:rFonts w:ascii="Times New Roman" w:hAnsi="Times New Roman" w:cs="Times New Roman"/>
          <w:b/>
          <w:bCs/>
          <w:szCs w:val="22"/>
        </w:rPr>
      </w:pPr>
    </w:p>
    <w:p w14:paraId="49D89017" w14:textId="77777777" w:rsidR="009A7DE1" w:rsidRPr="00FA120D" w:rsidRDefault="009A7DE1" w:rsidP="009A7DE1">
      <w:pPr>
        <w:rPr>
          <w:rFonts w:ascii="Times New Roman" w:hAnsi="Times New Roman" w:cs="Times New Roman"/>
          <w:b/>
          <w:bCs/>
          <w:szCs w:val="22"/>
        </w:rPr>
      </w:pPr>
    </w:p>
    <w:p w14:paraId="141C905C" w14:textId="77777777" w:rsidR="009A7DE1" w:rsidRPr="00FA120D" w:rsidRDefault="009A7DE1" w:rsidP="009A7DE1">
      <w:pPr>
        <w:rPr>
          <w:rFonts w:ascii="Times New Roman" w:hAnsi="Times New Roman" w:cs="Times New Roman"/>
          <w:b/>
          <w:bCs/>
          <w:szCs w:val="22"/>
        </w:rPr>
      </w:pPr>
    </w:p>
    <w:p w14:paraId="26DAD045" w14:textId="77777777" w:rsidR="009A7DE1" w:rsidRPr="00FA120D" w:rsidRDefault="009A7DE1" w:rsidP="009A7DE1">
      <w:pPr>
        <w:rPr>
          <w:rFonts w:ascii="Times New Roman" w:hAnsi="Times New Roman" w:cs="Times New Roman"/>
          <w:b/>
          <w:bCs/>
          <w:szCs w:val="22"/>
        </w:rPr>
      </w:pPr>
    </w:p>
    <w:p w14:paraId="3374BF68" w14:textId="77777777" w:rsidR="009A7DE1" w:rsidRPr="00FA120D" w:rsidRDefault="009A7DE1" w:rsidP="009A7DE1">
      <w:pPr>
        <w:rPr>
          <w:rFonts w:ascii="Times New Roman" w:hAnsi="Times New Roman" w:cs="Times New Roman"/>
          <w:b/>
          <w:bCs/>
          <w:szCs w:val="22"/>
        </w:rPr>
      </w:pPr>
    </w:p>
    <w:p w14:paraId="20DFD88B" w14:textId="77777777" w:rsidR="00846A92" w:rsidRDefault="009A7DE1" w:rsidP="00076CB2">
      <w:pPr>
        <w:spacing w:after="0"/>
        <w:rPr>
          <w:rFonts w:ascii="Times New Roman" w:hAnsi="Times New Roman" w:cs="Times New Roman"/>
          <w:b/>
          <w:bCs/>
          <w:szCs w:val="22"/>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Figure 2.4.3</w:t>
      </w:r>
      <w:r w:rsidRPr="00FA120D">
        <w:rPr>
          <w:rFonts w:ascii="Times New Roman" w:hAnsi="Times New Roman" w:cs="Times New Roman"/>
          <w:b/>
          <w:bCs/>
          <w:szCs w:val="22"/>
        </w:rPr>
        <w:t xml:space="preserve"> Visual studio 2013 logo</w:t>
      </w:r>
    </w:p>
    <w:p w14:paraId="46830537" w14:textId="77777777" w:rsidR="00076CB2" w:rsidRDefault="009A7DE1" w:rsidP="00076CB2">
      <w:pPr>
        <w:spacing w:after="0"/>
        <w:rPr>
          <w:rFonts w:ascii="Times New Roman" w:hAnsi="Times New Roman" w:cs="Times New Roman"/>
          <w:sz w:val="24"/>
          <w:szCs w:val="24"/>
        </w:rPr>
      </w:pPr>
      <w:r w:rsidRPr="00FA120D">
        <w:rPr>
          <w:rFonts w:ascii="Times New Roman" w:hAnsi="Times New Roman" w:cs="Times New Roman"/>
          <w:b/>
          <w:bCs/>
          <w:szCs w:val="22"/>
        </w:rPr>
        <w:br/>
        <w:t xml:space="preserve"> </w:t>
      </w:r>
      <w:r w:rsidRPr="00FA120D">
        <w:rPr>
          <w:rFonts w:ascii="Times New Roman" w:hAnsi="Times New Roman" w:cs="Times New Roman"/>
          <w:b/>
          <w:bCs/>
          <w:szCs w:val="22"/>
        </w:rPr>
        <w:tab/>
      </w:r>
      <w:r w:rsidRPr="00076CB2">
        <w:rPr>
          <w:rFonts w:ascii="Times New Roman" w:hAnsi="Times New Roman" w:cs="Times New Roman"/>
          <w:b/>
          <w:bCs/>
          <w:sz w:val="24"/>
          <w:szCs w:val="24"/>
        </w:rPr>
        <w:t>Development Tool Description</w:t>
      </w:r>
      <w:r w:rsidRPr="00076CB2">
        <w:rPr>
          <w:rFonts w:ascii="Times New Roman" w:hAnsi="Times New Roman" w:cs="Times New Roman"/>
          <w:sz w:val="24"/>
          <w:szCs w:val="24"/>
        </w:rPr>
        <w:br/>
        <w:t xml:space="preserve"> </w:t>
      </w:r>
      <w:r w:rsidRPr="00076CB2">
        <w:rPr>
          <w:rFonts w:ascii="Times New Roman" w:hAnsi="Times New Roman" w:cs="Times New Roman"/>
          <w:sz w:val="24"/>
          <w:szCs w:val="24"/>
        </w:rPr>
        <w:tab/>
        <w:t xml:space="preserve"> </w:t>
      </w:r>
      <w:r w:rsidRPr="00076CB2">
        <w:rPr>
          <w:rFonts w:ascii="Times New Roman" w:hAnsi="Times New Roman" w:cs="Times New Roman"/>
          <w:sz w:val="24"/>
          <w:szCs w:val="24"/>
        </w:rPr>
        <w:tab/>
        <w:t xml:space="preserve">Visual Studio 2013, a family of products, tools, and technologies that you can use to build powerful, high-performance apps. You can use the resources in this topic to learn how to create Windows Store apps, in addition to desktop, web, phone, and game-console apps, in this release of Visual Studio. </w:t>
      </w:r>
    </w:p>
    <w:p w14:paraId="2B6BFC14" w14:textId="77777777" w:rsidR="009A7DE1" w:rsidRPr="00076CB2" w:rsidRDefault="009A7DE1" w:rsidP="00076CB2">
      <w:pPr>
        <w:spacing w:after="0"/>
        <w:rPr>
          <w:rFonts w:ascii="Times New Roman" w:hAnsi="Times New Roman" w:cs="Times New Roman"/>
          <w:sz w:val="24"/>
          <w:szCs w:val="24"/>
        </w:rPr>
      </w:pPr>
      <w:r w:rsidRPr="00076CB2">
        <w:rPr>
          <w:rFonts w:ascii="Times New Roman" w:hAnsi="Times New Roman" w:cs="Times New Roman"/>
          <w:sz w:val="24"/>
          <w:szCs w:val="24"/>
        </w:rPr>
        <w:br/>
      </w:r>
      <w:r w:rsidRPr="00076CB2">
        <w:rPr>
          <w:rFonts w:ascii="Times New Roman" w:hAnsi="Times New Roman" w:cs="Times New Roman"/>
          <w:b/>
          <w:bCs/>
          <w:color w:val="000000" w:themeColor="text1"/>
          <w:sz w:val="24"/>
          <w:szCs w:val="24"/>
        </w:rPr>
        <w:t xml:space="preserve"> </w:t>
      </w:r>
      <w:r w:rsidRPr="00076CB2">
        <w:rPr>
          <w:rFonts w:ascii="Times New Roman" w:hAnsi="Times New Roman" w:cs="Times New Roman"/>
          <w:b/>
          <w:bCs/>
          <w:color w:val="000000" w:themeColor="text1"/>
          <w:sz w:val="24"/>
          <w:szCs w:val="24"/>
        </w:rPr>
        <w:tab/>
        <w:t>Alternative tool.</w:t>
      </w:r>
      <w:r w:rsidRPr="00076CB2">
        <w:rPr>
          <w:rFonts w:ascii="Times New Roman" w:hAnsi="Times New Roman" w:cs="Times New Roman"/>
          <w:sz w:val="24"/>
          <w:szCs w:val="24"/>
        </w:rPr>
        <w:br/>
        <w:t xml:space="preserve"> </w:t>
      </w:r>
      <w:r w:rsidRPr="00076CB2">
        <w:rPr>
          <w:rFonts w:ascii="Times New Roman" w:hAnsi="Times New Roman" w:cs="Times New Roman"/>
          <w:sz w:val="24"/>
          <w:szCs w:val="24"/>
        </w:rPr>
        <w:tab/>
      </w:r>
      <w:r w:rsidRPr="00076CB2">
        <w:rPr>
          <w:rFonts w:ascii="Times New Roman" w:hAnsi="Times New Roman" w:cs="Times New Roman"/>
          <w:sz w:val="24"/>
          <w:szCs w:val="24"/>
        </w:rPr>
        <w:tab/>
      </w:r>
      <w:r w:rsidRPr="00076CB2">
        <w:rPr>
          <w:rFonts w:ascii="Times New Roman" w:hAnsi="Times New Roman" w:cs="Times New Roman"/>
          <w:b/>
          <w:bCs/>
          <w:sz w:val="24"/>
          <w:szCs w:val="24"/>
        </w:rPr>
        <w:t>-</w:t>
      </w:r>
      <w:r w:rsidRPr="00076CB2">
        <w:rPr>
          <w:rFonts w:ascii="Times New Roman" w:hAnsi="Times New Roman" w:cs="Times New Roman"/>
          <w:sz w:val="24"/>
          <w:szCs w:val="24"/>
        </w:rPr>
        <w:t>Visual Studio .NET.</w:t>
      </w:r>
    </w:p>
    <w:p w14:paraId="68B250B9" w14:textId="77777777" w:rsidR="00076CB2" w:rsidRDefault="009A7DE1" w:rsidP="00076CB2">
      <w:pPr>
        <w:spacing w:after="0"/>
        <w:rPr>
          <w:rFonts w:ascii="Times New Roman" w:hAnsi="Times New Roman" w:cs="Times New Roman"/>
          <w:sz w:val="24"/>
          <w:szCs w:val="24"/>
        </w:rPr>
      </w:pPr>
      <w:r w:rsidRPr="00076CB2">
        <w:rPr>
          <w:rFonts w:ascii="Times New Roman" w:hAnsi="Times New Roman" w:cs="Times New Roman"/>
          <w:sz w:val="24"/>
          <w:szCs w:val="24"/>
        </w:rPr>
        <w:t xml:space="preserve"> </w:t>
      </w:r>
      <w:r w:rsidRPr="00076CB2">
        <w:rPr>
          <w:rFonts w:ascii="Times New Roman" w:hAnsi="Times New Roman" w:cs="Times New Roman"/>
          <w:sz w:val="24"/>
          <w:szCs w:val="24"/>
        </w:rPr>
        <w:tab/>
      </w:r>
      <w:r w:rsidRPr="00076CB2">
        <w:rPr>
          <w:rFonts w:ascii="Times New Roman" w:hAnsi="Times New Roman" w:cs="Times New Roman"/>
          <w:sz w:val="24"/>
          <w:szCs w:val="24"/>
        </w:rPr>
        <w:tab/>
      </w:r>
      <w:r w:rsidRPr="00076CB2">
        <w:rPr>
          <w:rFonts w:ascii="Times New Roman" w:hAnsi="Times New Roman" w:cs="Times New Roman"/>
          <w:b/>
          <w:bCs/>
          <w:sz w:val="24"/>
          <w:szCs w:val="24"/>
        </w:rPr>
        <w:t>-</w:t>
      </w:r>
      <w:r w:rsidRPr="00076CB2">
        <w:rPr>
          <w:rFonts w:ascii="Times New Roman" w:hAnsi="Times New Roman" w:cs="Times New Roman"/>
          <w:sz w:val="24"/>
          <w:szCs w:val="24"/>
        </w:rPr>
        <w:t>Visual Studio2012.</w:t>
      </w:r>
    </w:p>
    <w:p w14:paraId="1BCFB1A9" w14:textId="77777777" w:rsidR="009A7DE1" w:rsidRPr="00076CB2" w:rsidRDefault="009A7DE1" w:rsidP="00076CB2">
      <w:pPr>
        <w:spacing w:after="0"/>
        <w:rPr>
          <w:rFonts w:ascii="Times New Roman" w:hAnsi="Times New Roman" w:cs="Times New Roman"/>
          <w:b/>
          <w:bCs/>
          <w:sz w:val="24"/>
          <w:szCs w:val="24"/>
        </w:rPr>
      </w:pPr>
      <w:r w:rsidRPr="00076CB2">
        <w:rPr>
          <w:rFonts w:ascii="Times New Roman" w:hAnsi="Times New Roman" w:cs="Times New Roman"/>
          <w:sz w:val="24"/>
          <w:szCs w:val="24"/>
        </w:rPr>
        <w:br/>
        <w:t xml:space="preserve"> </w:t>
      </w:r>
      <w:r w:rsidRPr="00076CB2">
        <w:rPr>
          <w:rFonts w:ascii="Times New Roman" w:hAnsi="Times New Roman" w:cs="Times New Roman"/>
          <w:sz w:val="24"/>
          <w:szCs w:val="24"/>
        </w:rPr>
        <w:tab/>
      </w:r>
      <w:r w:rsidRPr="00076CB2">
        <w:rPr>
          <w:rFonts w:ascii="Times New Roman" w:hAnsi="Times New Roman" w:cs="Times New Roman"/>
          <w:b/>
          <w:bCs/>
          <w:sz w:val="24"/>
          <w:szCs w:val="24"/>
        </w:rPr>
        <w:t>The selection of this tools.</w:t>
      </w:r>
      <w:r w:rsidRPr="00076CB2">
        <w:rPr>
          <w:rFonts w:ascii="Times New Roman" w:hAnsi="Times New Roman" w:cs="Times New Roman"/>
          <w:b/>
          <w:bCs/>
          <w:sz w:val="24"/>
          <w:szCs w:val="24"/>
        </w:rPr>
        <w:br/>
        <w:t xml:space="preserve"> </w:t>
      </w:r>
      <w:r w:rsidRPr="00076CB2">
        <w:rPr>
          <w:rFonts w:ascii="Times New Roman" w:hAnsi="Times New Roman" w:cs="Times New Roman"/>
          <w:b/>
          <w:bCs/>
          <w:sz w:val="24"/>
          <w:szCs w:val="24"/>
        </w:rPr>
        <w:tab/>
        <w:t xml:space="preserve"> </w:t>
      </w:r>
      <w:r w:rsidRPr="00076CB2">
        <w:rPr>
          <w:rFonts w:ascii="Times New Roman" w:hAnsi="Times New Roman" w:cs="Times New Roman"/>
          <w:b/>
          <w:bCs/>
          <w:sz w:val="24"/>
          <w:szCs w:val="24"/>
        </w:rPr>
        <w:tab/>
        <w:t>-</w:t>
      </w:r>
      <w:r w:rsidRPr="00076CB2">
        <w:rPr>
          <w:rFonts w:ascii="Times New Roman" w:hAnsi="Times New Roman" w:cs="Times New Roman"/>
          <w:sz w:val="24"/>
          <w:szCs w:val="24"/>
        </w:rPr>
        <w:t>Provide c# and asp.net inside.</w:t>
      </w:r>
    </w:p>
    <w:p w14:paraId="09DF5BD1" w14:textId="77777777" w:rsidR="009A7DE1" w:rsidRPr="00FA120D" w:rsidRDefault="009A7DE1" w:rsidP="00076CB2">
      <w:pPr>
        <w:spacing w:after="0"/>
        <w:rPr>
          <w:rFonts w:ascii="Times New Roman" w:hAnsi="Times New Roman" w:cs="Times New Roman"/>
          <w:b/>
          <w:bCs/>
          <w:szCs w:val="22"/>
        </w:rPr>
      </w:pPr>
      <w:r w:rsidRPr="00076CB2">
        <w:rPr>
          <w:rFonts w:ascii="Times New Roman" w:hAnsi="Times New Roman" w:cs="Times New Roman"/>
          <w:b/>
          <w:bCs/>
          <w:sz w:val="24"/>
          <w:szCs w:val="24"/>
        </w:rPr>
        <w:t xml:space="preserve"> </w:t>
      </w:r>
      <w:r w:rsidRPr="00076CB2">
        <w:rPr>
          <w:rFonts w:ascii="Times New Roman" w:hAnsi="Times New Roman" w:cs="Times New Roman"/>
          <w:b/>
          <w:bCs/>
          <w:sz w:val="24"/>
          <w:szCs w:val="24"/>
        </w:rPr>
        <w:tab/>
      </w:r>
      <w:r w:rsidRPr="00076CB2">
        <w:rPr>
          <w:rFonts w:ascii="Times New Roman" w:hAnsi="Times New Roman" w:cs="Times New Roman"/>
          <w:b/>
          <w:bCs/>
          <w:sz w:val="24"/>
          <w:szCs w:val="24"/>
        </w:rPr>
        <w:tab/>
        <w:t>-</w:t>
      </w:r>
      <w:r w:rsidRPr="00076CB2">
        <w:rPr>
          <w:rFonts w:ascii="Times New Roman" w:hAnsi="Times New Roman" w:cs="Times New Roman"/>
          <w:sz w:val="24"/>
          <w:szCs w:val="24"/>
        </w:rPr>
        <w:t>latest version with enhanced features</w:t>
      </w:r>
      <w:r w:rsidRPr="00076CB2">
        <w:rPr>
          <w:rFonts w:ascii="Times New Roman" w:hAnsi="Times New Roman" w:cs="Times New Roman"/>
          <w:b/>
          <w:bCs/>
          <w:sz w:val="24"/>
          <w:szCs w:val="24"/>
        </w:rPr>
        <w:t xml:space="preserve"> </w:t>
      </w:r>
      <w:r w:rsidRPr="00076CB2">
        <w:rPr>
          <w:rFonts w:ascii="Times New Roman" w:hAnsi="Times New Roman" w:cs="Times New Roman"/>
          <w:sz w:val="24"/>
          <w:szCs w:val="24"/>
        </w:rPr>
        <w:t>than Visual Studio2012.</w:t>
      </w:r>
      <w:r w:rsidRPr="00FA120D">
        <w:rPr>
          <w:rFonts w:ascii="Times New Roman" w:hAnsi="Times New Roman" w:cs="Times New Roman"/>
          <w:szCs w:val="22"/>
        </w:rPr>
        <w:br/>
        <w:t xml:space="preserve">  </w:t>
      </w:r>
      <w:r w:rsidRPr="00FA120D">
        <w:rPr>
          <w:rFonts w:ascii="Times New Roman" w:hAnsi="Times New Roman" w:cs="Times New Roman"/>
          <w:szCs w:val="22"/>
        </w:rPr>
        <w:tab/>
      </w:r>
      <w:r w:rsidRPr="00FA120D">
        <w:rPr>
          <w:rFonts w:ascii="Times New Roman" w:hAnsi="Times New Roman" w:cs="Times New Roman"/>
          <w:szCs w:val="22"/>
        </w:rPr>
        <w:tab/>
      </w:r>
      <w:r w:rsidRPr="00FA120D">
        <w:rPr>
          <w:rFonts w:ascii="Times New Roman" w:hAnsi="Times New Roman" w:cs="Times New Roman"/>
          <w:szCs w:val="22"/>
        </w:rPr>
        <w:br/>
      </w:r>
      <w:r w:rsidRPr="00FA120D">
        <w:rPr>
          <w:rFonts w:ascii="Times New Roman" w:hAnsi="Times New Roman" w:cs="Times New Roman"/>
          <w:szCs w:val="22"/>
        </w:rPr>
        <w:br/>
      </w:r>
    </w:p>
    <w:p w14:paraId="58D215F9" w14:textId="77777777" w:rsidR="009A7DE1" w:rsidRPr="00FA120D" w:rsidRDefault="009A7DE1" w:rsidP="009A7DE1">
      <w:pPr>
        <w:rPr>
          <w:rFonts w:ascii="Times New Roman" w:hAnsi="Times New Roman" w:cs="Times New Roman"/>
          <w:b/>
          <w:bCs/>
          <w:szCs w:val="22"/>
        </w:rPr>
      </w:pPr>
    </w:p>
    <w:p w14:paraId="0EA1E261" w14:textId="77777777" w:rsidR="009A7DE1" w:rsidRPr="00FA120D" w:rsidRDefault="009A7DE1" w:rsidP="009A7DE1">
      <w:pPr>
        <w:rPr>
          <w:rFonts w:ascii="Times New Roman" w:hAnsi="Times New Roman" w:cs="Times New Roman"/>
          <w:b/>
          <w:bCs/>
          <w:szCs w:val="22"/>
        </w:rPr>
      </w:pPr>
    </w:p>
    <w:p w14:paraId="73764C72" w14:textId="77777777" w:rsidR="009A7DE1" w:rsidRPr="00FA120D" w:rsidRDefault="009A7DE1" w:rsidP="009A7DE1">
      <w:pPr>
        <w:ind w:firstLine="720"/>
        <w:rPr>
          <w:rFonts w:ascii="Times New Roman" w:hAnsi="Times New Roman" w:cs="Times New Roman"/>
          <w:b/>
          <w:bCs/>
          <w:szCs w:val="22"/>
        </w:rPr>
      </w:pPr>
    </w:p>
    <w:p w14:paraId="1C5FADDF" w14:textId="77777777" w:rsidR="009A7DE1" w:rsidRPr="00FA120D" w:rsidRDefault="009A7DE1" w:rsidP="009A7DE1">
      <w:pPr>
        <w:ind w:firstLine="720"/>
        <w:rPr>
          <w:rFonts w:ascii="Times New Roman" w:hAnsi="Times New Roman" w:cs="Times New Roman"/>
          <w:b/>
          <w:bCs/>
          <w:szCs w:val="22"/>
        </w:rPr>
      </w:pPr>
    </w:p>
    <w:p w14:paraId="1D9E129D" w14:textId="77777777" w:rsidR="009A7DE1" w:rsidRPr="00FA120D" w:rsidRDefault="009A7DE1" w:rsidP="009A7DE1">
      <w:pPr>
        <w:ind w:firstLine="720"/>
        <w:rPr>
          <w:rFonts w:ascii="Times New Roman" w:hAnsi="Times New Roman" w:cs="Times New Roman"/>
          <w:b/>
          <w:bCs/>
          <w:szCs w:val="22"/>
        </w:rPr>
      </w:pPr>
    </w:p>
    <w:p w14:paraId="543CD944" w14:textId="77777777" w:rsidR="009A7DE1" w:rsidRPr="00FA120D" w:rsidRDefault="009A7DE1" w:rsidP="009A7DE1">
      <w:pPr>
        <w:ind w:firstLine="720"/>
        <w:rPr>
          <w:rFonts w:ascii="Times New Roman" w:hAnsi="Times New Roman" w:cs="Times New Roman"/>
          <w:b/>
          <w:bCs/>
          <w:szCs w:val="22"/>
        </w:rPr>
      </w:pPr>
    </w:p>
    <w:p w14:paraId="3D67E370" w14:textId="77777777" w:rsidR="009A7DE1" w:rsidRPr="00FA120D" w:rsidRDefault="009A7DE1" w:rsidP="009A7DE1">
      <w:pPr>
        <w:ind w:firstLine="720"/>
        <w:rPr>
          <w:rFonts w:ascii="Times New Roman" w:hAnsi="Times New Roman" w:cs="Times New Roman"/>
          <w:b/>
          <w:bCs/>
          <w:szCs w:val="22"/>
        </w:rPr>
      </w:pPr>
    </w:p>
    <w:p w14:paraId="558D2271" w14:textId="77777777" w:rsidR="009A7DE1" w:rsidRPr="00FA120D" w:rsidRDefault="009A7DE1" w:rsidP="009A7DE1">
      <w:pPr>
        <w:ind w:firstLine="720"/>
        <w:rPr>
          <w:rFonts w:ascii="Times New Roman" w:hAnsi="Times New Roman" w:cs="Times New Roman"/>
          <w:b/>
          <w:bCs/>
          <w:szCs w:val="22"/>
        </w:rPr>
      </w:pPr>
    </w:p>
    <w:p w14:paraId="226F3254" w14:textId="77777777" w:rsidR="009A7DE1" w:rsidRPr="00FA120D" w:rsidRDefault="009A7DE1" w:rsidP="009A7DE1">
      <w:pPr>
        <w:ind w:firstLine="720"/>
        <w:rPr>
          <w:rFonts w:ascii="Times New Roman" w:hAnsi="Times New Roman" w:cs="Times New Roman"/>
          <w:b/>
          <w:bCs/>
          <w:szCs w:val="22"/>
        </w:rPr>
      </w:pPr>
    </w:p>
    <w:p w14:paraId="1EEA7BDC" w14:textId="77777777" w:rsidR="009A7DE1" w:rsidRPr="00FA120D" w:rsidRDefault="009A7DE1" w:rsidP="009A7DE1">
      <w:pPr>
        <w:ind w:firstLine="720"/>
        <w:rPr>
          <w:rFonts w:ascii="Times New Roman" w:hAnsi="Times New Roman" w:cs="Times New Roman"/>
          <w:b/>
          <w:bCs/>
          <w:szCs w:val="22"/>
        </w:rPr>
      </w:pPr>
    </w:p>
    <w:p w14:paraId="249E7B5E" w14:textId="77777777" w:rsidR="004F6B3E" w:rsidRDefault="004F6B3E" w:rsidP="00C8308C">
      <w:pPr>
        <w:rPr>
          <w:rFonts w:ascii="Times New Roman" w:hAnsi="Times New Roman" w:cs="Times New Roman"/>
          <w:b/>
          <w:bCs/>
          <w:szCs w:val="22"/>
        </w:rPr>
      </w:pPr>
    </w:p>
    <w:p w14:paraId="6EEF93D2" w14:textId="77777777" w:rsidR="009A7DE1" w:rsidRPr="00FA120D" w:rsidRDefault="009A7DE1" w:rsidP="00C8308C">
      <w:pPr>
        <w:rPr>
          <w:rFonts w:ascii="Times New Roman" w:hAnsi="Times New Roman" w:cs="Times New Roman"/>
          <w:b/>
          <w:bCs/>
          <w:szCs w:val="22"/>
        </w:rPr>
      </w:pPr>
      <w:r w:rsidRPr="00FA120D">
        <w:rPr>
          <w:rFonts w:ascii="Times New Roman" w:hAnsi="Times New Roman" w:cs="Times New Roman"/>
          <w:b/>
          <w:bCs/>
          <w:szCs w:val="22"/>
        </w:rPr>
        <w:t>2.4.5 Google Chrome</w:t>
      </w:r>
    </w:p>
    <w:p w14:paraId="7806D4D9" w14:textId="77777777" w:rsidR="009A7DE1" w:rsidRPr="00FA120D" w:rsidRDefault="009A7DE1" w:rsidP="009A7DE1">
      <w:pPr>
        <w:ind w:firstLine="720"/>
        <w:rPr>
          <w:rFonts w:ascii="Times New Roman" w:hAnsi="Times New Roman" w:cs="Times New Roman"/>
          <w:b/>
          <w:bCs/>
          <w:szCs w:val="22"/>
        </w:rPr>
      </w:pPr>
      <w:r w:rsidRPr="00FA120D">
        <w:rPr>
          <w:rFonts w:ascii="Times New Roman" w:hAnsi="Times New Roman" w:cs="Times New Roman"/>
          <w:noProof/>
          <w:szCs w:val="22"/>
        </w:rPr>
        <w:drawing>
          <wp:anchor distT="0" distB="0" distL="114300" distR="114300" simplePos="0" relativeHeight="251665408" behindDoc="0" locked="0" layoutInCell="1" allowOverlap="1" wp14:anchorId="031EF338" wp14:editId="55656629">
            <wp:simplePos x="0" y="0"/>
            <wp:positionH relativeFrom="margin">
              <wp:align>center</wp:align>
            </wp:positionH>
            <wp:positionV relativeFrom="paragraph">
              <wp:posOffset>13431</wp:posOffset>
            </wp:positionV>
            <wp:extent cx="1852662" cy="1847850"/>
            <wp:effectExtent l="0" t="0" r="0" b="0"/>
            <wp:wrapNone/>
            <wp:docPr id="5" name="Picture 5" descr="http://i.i.cbsi.com/cnwk.1d/i/tim/2011/03/16/Chrome-logo-2011-0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cbsi.com/cnwk.1d/i/tim/2011/03/16/Chrome-logo-2011-03-1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2662"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2088E3" w14:textId="77777777" w:rsidR="009A7DE1" w:rsidRPr="00FA120D" w:rsidRDefault="009A7DE1" w:rsidP="009A7DE1">
      <w:pPr>
        <w:ind w:firstLine="720"/>
        <w:rPr>
          <w:rFonts w:ascii="Times New Roman" w:hAnsi="Times New Roman" w:cs="Times New Roman"/>
          <w:b/>
          <w:bCs/>
          <w:szCs w:val="22"/>
        </w:rPr>
      </w:pPr>
    </w:p>
    <w:p w14:paraId="30303047" w14:textId="77777777" w:rsidR="009A7DE1" w:rsidRPr="00FA120D" w:rsidRDefault="009A7DE1" w:rsidP="009A7DE1">
      <w:pPr>
        <w:ind w:firstLine="720"/>
        <w:rPr>
          <w:rFonts w:ascii="Times New Roman" w:hAnsi="Times New Roman" w:cs="Times New Roman"/>
          <w:b/>
          <w:bCs/>
          <w:szCs w:val="22"/>
        </w:rPr>
      </w:pPr>
    </w:p>
    <w:p w14:paraId="43B8D608" w14:textId="77777777" w:rsidR="009A7DE1" w:rsidRPr="00FA120D" w:rsidRDefault="009A7DE1" w:rsidP="009A7DE1">
      <w:pPr>
        <w:ind w:firstLine="720"/>
        <w:rPr>
          <w:rFonts w:ascii="Times New Roman" w:hAnsi="Times New Roman" w:cs="Times New Roman"/>
          <w:b/>
          <w:bCs/>
          <w:szCs w:val="22"/>
        </w:rPr>
      </w:pPr>
    </w:p>
    <w:p w14:paraId="24F7BA43" w14:textId="77777777" w:rsidR="009A7DE1" w:rsidRPr="00FA120D" w:rsidRDefault="009A7DE1" w:rsidP="009A7DE1">
      <w:pPr>
        <w:ind w:firstLine="720"/>
        <w:rPr>
          <w:rFonts w:ascii="Times New Roman" w:hAnsi="Times New Roman" w:cs="Times New Roman"/>
          <w:b/>
          <w:bCs/>
          <w:szCs w:val="22"/>
        </w:rPr>
      </w:pPr>
    </w:p>
    <w:p w14:paraId="4EB16F82" w14:textId="77777777" w:rsidR="009A7DE1" w:rsidRPr="00FA120D" w:rsidRDefault="009A7DE1" w:rsidP="009A7DE1">
      <w:pPr>
        <w:ind w:firstLine="720"/>
        <w:rPr>
          <w:rFonts w:ascii="Times New Roman" w:hAnsi="Times New Roman" w:cs="Times New Roman"/>
          <w:b/>
          <w:bCs/>
          <w:szCs w:val="22"/>
        </w:rPr>
      </w:pPr>
    </w:p>
    <w:p w14:paraId="080FBFE6" w14:textId="77777777" w:rsidR="009A7DE1" w:rsidRPr="00FA120D" w:rsidRDefault="009A7DE1" w:rsidP="009A7DE1">
      <w:pPr>
        <w:ind w:firstLine="720"/>
        <w:rPr>
          <w:rFonts w:ascii="Times New Roman" w:hAnsi="Times New Roman" w:cs="Times New Roman"/>
          <w:b/>
          <w:bCs/>
          <w:szCs w:val="22"/>
        </w:rPr>
      </w:pPr>
    </w:p>
    <w:p w14:paraId="5F417CB8" w14:textId="77777777" w:rsidR="009A7DE1" w:rsidRPr="00FA120D" w:rsidRDefault="009A7DE1" w:rsidP="009A7DE1">
      <w:pPr>
        <w:rPr>
          <w:rFonts w:ascii="Times New Roman" w:hAnsi="Times New Roman" w:cs="Times New Roman"/>
          <w:b/>
          <w:bCs/>
          <w:szCs w:val="22"/>
        </w:rPr>
      </w:pPr>
      <w:bookmarkStart w:id="77" w:name="_Toc348955796"/>
      <w:r w:rsidRPr="00FA120D">
        <w:rPr>
          <w:rFonts w:ascii="Times New Roman" w:hAnsi="Times New Roman" w:cs="Times New Roman"/>
          <w:b/>
          <w:bCs/>
          <w:szCs w:val="22"/>
        </w:rPr>
        <w:t xml:space="preserve"> </w:t>
      </w:r>
      <w:r w:rsidRPr="00FA120D">
        <w:rPr>
          <w:rFonts w:ascii="Times New Roman" w:hAnsi="Times New Roman" w:cs="Times New Roman"/>
          <w:b/>
          <w:bCs/>
          <w:szCs w:val="22"/>
        </w:rPr>
        <w:tab/>
      </w: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Figure 2.4.5</w:t>
      </w:r>
      <w:r w:rsidRPr="00FA120D">
        <w:rPr>
          <w:rFonts w:ascii="Times New Roman" w:hAnsi="Times New Roman" w:cs="Times New Roman"/>
          <w:b/>
          <w:bCs/>
          <w:szCs w:val="22"/>
        </w:rPr>
        <w:t xml:space="preserve"> Google Chrome logo</w:t>
      </w:r>
    </w:p>
    <w:p w14:paraId="6E5A9873" w14:textId="77777777" w:rsidR="009A7DE1" w:rsidRDefault="009A7DE1" w:rsidP="00B540C2">
      <w:pPr>
        <w:spacing w:after="0"/>
        <w:rPr>
          <w:rFonts w:ascii="Times New Roman" w:hAnsi="Times New Roman" w:cs="Times New Roman"/>
          <w:b/>
          <w:bCs/>
          <w:sz w:val="24"/>
          <w:szCs w:val="24"/>
        </w:rPr>
      </w:pPr>
      <w:r w:rsidRPr="00B540C2">
        <w:rPr>
          <w:rFonts w:ascii="Times New Roman" w:hAnsi="Times New Roman" w:cs="Times New Roman"/>
          <w:b/>
          <w:bCs/>
          <w:sz w:val="24"/>
          <w:szCs w:val="24"/>
        </w:rPr>
        <w:t>Development Tool Description</w:t>
      </w:r>
      <w:bookmarkStart w:id="78" w:name="_Toc348955797"/>
      <w:bookmarkEnd w:id="77"/>
      <w:r w:rsidRPr="00B540C2">
        <w:rPr>
          <w:rFonts w:ascii="Times New Roman" w:hAnsi="Times New Roman" w:cs="Times New Roman"/>
          <w:b/>
          <w:bCs/>
          <w:sz w:val="24"/>
          <w:szCs w:val="24"/>
        </w:rPr>
        <w:br/>
        <w:t xml:space="preserve"> </w:t>
      </w:r>
      <w:r w:rsidRPr="00B540C2">
        <w:rPr>
          <w:rFonts w:ascii="Times New Roman" w:hAnsi="Times New Roman" w:cs="Times New Roman"/>
          <w:b/>
          <w:bCs/>
          <w:sz w:val="24"/>
          <w:szCs w:val="24"/>
        </w:rPr>
        <w:tab/>
      </w:r>
      <w:r w:rsidRPr="00B540C2">
        <w:rPr>
          <w:rFonts w:ascii="Times New Roman" w:hAnsi="Times New Roman" w:cs="Times New Roman"/>
          <w:b/>
          <w:bCs/>
          <w:sz w:val="24"/>
          <w:szCs w:val="24"/>
        </w:rPr>
        <w:tab/>
      </w:r>
      <w:r w:rsidRPr="00B540C2">
        <w:rPr>
          <w:rFonts w:ascii="Times New Roman" w:hAnsi="Times New Roman" w:cs="Times New Roman"/>
          <w:sz w:val="24"/>
          <w:szCs w:val="24"/>
        </w:rPr>
        <w:t>Google Chrome is a free-ware web browser which developed by Google, Inc. Google Chrome combines a minimal design with sophisticated technology to make the web faster, safer, and easier.</w:t>
      </w:r>
    </w:p>
    <w:p w14:paraId="24976C6A" w14:textId="77777777" w:rsidR="00B540C2" w:rsidRPr="00B540C2" w:rsidRDefault="00B540C2" w:rsidP="00B540C2">
      <w:pPr>
        <w:spacing w:after="0"/>
        <w:rPr>
          <w:rFonts w:ascii="Times New Roman" w:hAnsi="Times New Roman" w:cs="Times New Roman"/>
          <w:b/>
          <w:bCs/>
          <w:sz w:val="24"/>
          <w:szCs w:val="24"/>
        </w:rPr>
      </w:pPr>
    </w:p>
    <w:p w14:paraId="6026E311" w14:textId="77777777" w:rsidR="009A7DE1" w:rsidRPr="00B540C2" w:rsidRDefault="009A7DE1" w:rsidP="00B540C2">
      <w:pPr>
        <w:spacing w:after="0"/>
        <w:ind w:firstLine="720"/>
        <w:rPr>
          <w:rFonts w:ascii="Times New Roman" w:hAnsi="Times New Roman" w:cs="Times New Roman"/>
          <w:b/>
          <w:bCs/>
          <w:sz w:val="24"/>
          <w:szCs w:val="24"/>
        </w:rPr>
      </w:pPr>
      <w:commentRangeStart w:id="79"/>
      <w:commentRangeStart w:id="80"/>
      <w:r w:rsidRPr="00B540C2">
        <w:rPr>
          <w:rFonts w:ascii="Times New Roman" w:hAnsi="Times New Roman" w:cs="Times New Roman"/>
          <w:b/>
          <w:bCs/>
          <w:sz w:val="24"/>
          <w:szCs w:val="24"/>
        </w:rPr>
        <w:t>Alternative Tool</w:t>
      </w:r>
      <w:bookmarkEnd w:id="78"/>
    </w:p>
    <w:p w14:paraId="4EE1E4BB" w14:textId="402A48CB" w:rsidR="009A7DE1" w:rsidRDefault="009A7DE1" w:rsidP="00B540C2">
      <w:pPr>
        <w:spacing w:after="0"/>
        <w:ind w:left="720"/>
        <w:rPr>
          <w:ins w:id="81" w:author="SAMSUNG" w:date="2014-03-18T15:55:00Z"/>
          <w:rFonts w:ascii="Times New Roman" w:hAnsi="Times New Roman" w:cs="Times New Roman"/>
          <w:sz w:val="24"/>
          <w:szCs w:val="24"/>
        </w:rPr>
      </w:pPr>
      <w:r w:rsidRPr="00B540C2">
        <w:rPr>
          <w:rFonts w:ascii="Times New Roman" w:hAnsi="Times New Roman" w:cs="Times New Roman"/>
          <w:sz w:val="24"/>
          <w:szCs w:val="24"/>
        </w:rPr>
        <w:t xml:space="preserve"> </w:t>
      </w:r>
      <w:r w:rsidRPr="00B540C2">
        <w:rPr>
          <w:rFonts w:ascii="Times New Roman" w:hAnsi="Times New Roman" w:cs="Times New Roman"/>
          <w:sz w:val="24"/>
          <w:szCs w:val="24"/>
        </w:rPr>
        <w:tab/>
      </w:r>
      <w:moveToRangeStart w:id="82" w:author="SAMSUNG" w:date="2014-03-18T15:56:00Z" w:name="move382921497"/>
      <w:moveTo w:id="83" w:author="SAMSUNG" w:date="2014-03-18T15:56:00Z">
        <w:r w:rsidR="00803564" w:rsidRPr="00B540C2">
          <w:rPr>
            <w:rFonts w:ascii="Times New Roman" w:hAnsi="Times New Roman" w:cs="Times New Roman"/>
            <w:sz w:val="24"/>
            <w:szCs w:val="24"/>
          </w:rPr>
          <w:t>-Mozilla Firefox.</w:t>
        </w:r>
        <w:r w:rsidR="00803564">
          <w:rPr>
            <w:rStyle w:val="CommentReference"/>
          </w:rPr>
          <w:commentReference w:id="84"/>
        </w:r>
      </w:moveTo>
      <w:moveFromRangeStart w:id="85" w:author="SAMSUNG" w:date="2014-03-18T15:56:00Z" w:name="move382921497"/>
      <w:moveToRangeEnd w:id="82"/>
      <w:moveFrom w:id="86" w:author="SAMSUNG" w:date="2014-03-18T15:56:00Z">
        <w:r w:rsidRPr="00B540C2" w:rsidDel="00803564">
          <w:rPr>
            <w:rFonts w:ascii="Times New Roman" w:hAnsi="Times New Roman" w:cs="Times New Roman"/>
            <w:sz w:val="24"/>
            <w:szCs w:val="24"/>
          </w:rPr>
          <w:t>-Mozilla Firefox.</w:t>
        </w:r>
        <w:commentRangeEnd w:id="79"/>
        <w:r w:rsidR="004D0088" w:rsidDel="00803564">
          <w:rPr>
            <w:rStyle w:val="CommentReference"/>
          </w:rPr>
          <w:commentReference w:id="79"/>
        </w:r>
      </w:moveFrom>
      <w:moveFromRangeEnd w:id="85"/>
      <w:commentRangeEnd w:id="80"/>
      <w:r w:rsidR="00803564">
        <w:rPr>
          <w:rStyle w:val="CommentReference"/>
        </w:rPr>
        <w:commentReference w:id="80"/>
      </w:r>
    </w:p>
    <w:p w14:paraId="78AD671A" w14:textId="7041E178" w:rsidR="00803564" w:rsidRDefault="00803564" w:rsidP="00B540C2">
      <w:pPr>
        <w:spacing w:after="0"/>
        <w:ind w:left="720"/>
        <w:rPr>
          <w:rFonts w:ascii="Times New Roman" w:hAnsi="Times New Roman" w:cs="Times New Roman"/>
          <w:sz w:val="24"/>
          <w:szCs w:val="24"/>
        </w:rPr>
      </w:pPr>
      <w:ins w:id="87" w:author="SAMSUNG" w:date="2014-03-18T15:55:00Z">
        <w:r>
          <w:rPr>
            <w:rFonts w:ascii="Times New Roman" w:hAnsi="Times New Roman" w:cs="Times New Roman"/>
            <w:sz w:val="24"/>
            <w:szCs w:val="24"/>
          </w:rPr>
          <w:tab/>
          <w:t>-I</w:t>
        </w:r>
      </w:ins>
      <w:ins w:id="88" w:author="SAMSUNG" w:date="2014-03-18T15:56:00Z">
        <w:r>
          <w:rPr>
            <w:rFonts w:ascii="Times New Roman" w:hAnsi="Times New Roman" w:cs="Times New Roman"/>
            <w:sz w:val="24"/>
            <w:szCs w:val="24"/>
          </w:rPr>
          <w:t>E (Internet Explorer)</w:t>
        </w:r>
      </w:ins>
    </w:p>
    <w:p w14:paraId="4B10C6CE" w14:textId="77777777" w:rsidR="00B540C2" w:rsidRPr="00B540C2" w:rsidRDefault="00B540C2" w:rsidP="00B540C2">
      <w:pPr>
        <w:spacing w:after="0"/>
        <w:ind w:left="720"/>
        <w:rPr>
          <w:rFonts w:ascii="Times New Roman" w:hAnsi="Times New Roman" w:cs="Times New Roman"/>
          <w:sz w:val="24"/>
          <w:szCs w:val="24"/>
        </w:rPr>
      </w:pPr>
    </w:p>
    <w:p w14:paraId="5DA7A3C0" w14:textId="77777777" w:rsidR="009A7DE1" w:rsidRPr="00B540C2" w:rsidRDefault="009A7DE1" w:rsidP="00B540C2">
      <w:pPr>
        <w:spacing w:after="0"/>
        <w:ind w:firstLine="720"/>
        <w:rPr>
          <w:rFonts w:ascii="Times New Roman" w:hAnsi="Times New Roman" w:cs="Times New Roman"/>
          <w:b/>
          <w:bCs/>
          <w:sz w:val="24"/>
          <w:szCs w:val="24"/>
        </w:rPr>
      </w:pPr>
      <w:bookmarkStart w:id="89" w:name="_Toc348955798"/>
      <w:commentRangeStart w:id="90"/>
      <w:r w:rsidRPr="00B540C2">
        <w:rPr>
          <w:rFonts w:ascii="Times New Roman" w:hAnsi="Times New Roman" w:cs="Times New Roman"/>
          <w:b/>
          <w:bCs/>
          <w:sz w:val="24"/>
          <w:szCs w:val="24"/>
        </w:rPr>
        <w:t>The selection of this tool</w:t>
      </w:r>
      <w:bookmarkEnd w:id="89"/>
      <w:r w:rsidRPr="00B540C2">
        <w:rPr>
          <w:rFonts w:ascii="Times New Roman" w:hAnsi="Times New Roman" w:cs="Times New Roman"/>
          <w:b/>
          <w:bCs/>
          <w:sz w:val="24"/>
          <w:szCs w:val="24"/>
        </w:rPr>
        <w:t xml:space="preserve"> </w:t>
      </w:r>
    </w:p>
    <w:p w14:paraId="0341F191" w14:textId="77777777" w:rsidR="009A7DE1" w:rsidRPr="00B540C2" w:rsidRDefault="009A7DE1" w:rsidP="00B540C2">
      <w:pPr>
        <w:spacing w:after="0"/>
        <w:ind w:left="1080" w:firstLine="360"/>
        <w:rPr>
          <w:rFonts w:ascii="Times New Roman" w:hAnsi="Times New Roman" w:cs="Times New Roman"/>
          <w:sz w:val="24"/>
          <w:szCs w:val="24"/>
        </w:rPr>
      </w:pPr>
      <w:r w:rsidRPr="00B540C2">
        <w:rPr>
          <w:rFonts w:ascii="Times New Roman" w:hAnsi="Times New Roman" w:cs="Times New Roman"/>
          <w:sz w:val="24"/>
          <w:szCs w:val="24"/>
        </w:rPr>
        <w:t>-To run application.</w:t>
      </w:r>
    </w:p>
    <w:p w14:paraId="13DD01F9" w14:textId="77777777" w:rsidR="009A7DE1" w:rsidRPr="00B540C2" w:rsidRDefault="009A7DE1" w:rsidP="00B540C2">
      <w:pPr>
        <w:spacing w:after="0"/>
        <w:ind w:left="1080" w:firstLine="360"/>
        <w:rPr>
          <w:rFonts w:ascii="Times New Roman" w:hAnsi="Times New Roman" w:cs="Times New Roman"/>
          <w:sz w:val="24"/>
          <w:szCs w:val="24"/>
        </w:rPr>
      </w:pPr>
      <w:r w:rsidRPr="00B540C2">
        <w:rPr>
          <w:rFonts w:ascii="Times New Roman" w:hAnsi="Times New Roman" w:cs="Times New Roman"/>
          <w:sz w:val="24"/>
          <w:szCs w:val="24"/>
        </w:rPr>
        <w:t>-Supported HTML5.</w:t>
      </w:r>
    </w:p>
    <w:p w14:paraId="20A16D13" w14:textId="77777777" w:rsidR="009A7DE1" w:rsidRPr="00B540C2" w:rsidRDefault="009A7DE1" w:rsidP="00B540C2">
      <w:pPr>
        <w:spacing w:after="0"/>
        <w:ind w:left="1440"/>
        <w:rPr>
          <w:rFonts w:ascii="Times New Roman" w:hAnsi="Times New Roman" w:cs="Times New Roman"/>
          <w:sz w:val="24"/>
          <w:szCs w:val="24"/>
        </w:rPr>
      </w:pPr>
      <w:r w:rsidRPr="00B540C2">
        <w:rPr>
          <w:rFonts w:ascii="Times New Roman" w:hAnsi="Times New Roman" w:cs="Times New Roman"/>
          <w:sz w:val="24"/>
          <w:szCs w:val="24"/>
        </w:rPr>
        <w:t>-Supported CSS3.</w:t>
      </w:r>
    </w:p>
    <w:p w14:paraId="6BE2448C" w14:textId="77777777" w:rsidR="009A7DE1" w:rsidRPr="00B540C2" w:rsidRDefault="009A7DE1" w:rsidP="00B540C2">
      <w:pPr>
        <w:spacing w:after="0"/>
        <w:ind w:left="1440"/>
        <w:rPr>
          <w:rFonts w:ascii="Times New Roman" w:hAnsi="Times New Roman" w:cs="Times New Roman"/>
          <w:sz w:val="24"/>
          <w:szCs w:val="24"/>
        </w:rPr>
      </w:pPr>
      <w:r w:rsidRPr="00B540C2">
        <w:rPr>
          <w:rFonts w:ascii="Times New Roman" w:hAnsi="Times New Roman" w:cs="Times New Roman"/>
          <w:sz w:val="24"/>
          <w:szCs w:val="24"/>
        </w:rPr>
        <w:t>-Fast to load web pages.</w:t>
      </w:r>
      <w:commentRangeEnd w:id="90"/>
      <w:r w:rsidR="004D0088">
        <w:rPr>
          <w:rStyle w:val="CommentReference"/>
        </w:rPr>
        <w:commentReference w:id="90"/>
      </w:r>
    </w:p>
    <w:p w14:paraId="626C961C" w14:textId="77777777" w:rsidR="009A7DE1" w:rsidRPr="00FA120D" w:rsidRDefault="009A7DE1" w:rsidP="009A7DE1">
      <w:pPr>
        <w:ind w:firstLine="720"/>
        <w:rPr>
          <w:rFonts w:ascii="Times New Roman" w:hAnsi="Times New Roman" w:cs="Times New Roman"/>
          <w:b/>
          <w:bCs/>
          <w:szCs w:val="22"/>
        </w:rPr>
      </w:pPr>
    </w:p>
    <w:p w14:paraId="7AC795B2" w14:textId="77777777" w:rsidR="009A7DE1" w:rsidRPr="00FA120D" w:rsidRDefault="009A7DE1" w:rsidP="009A7DE1">
      <w:pPr>
        <w:rPr>
          <w:rFonts w:ascii="Times New Roman" w:hAnsi="Times New Roman" w:cs="Times New Roman"/>
          <w:b/>
          <w:bCs/>
          <w:szCs w:val="22"/>
        </w:rPr>
      </w:pPr>
    </w:p>
    <w:p w14:paraId="55C6D296" w14:textId="77777777" w:rsidR="009A7DE1" w:rsidRPr="00FA120D" w:rsidRDefault="009A7DE1" w:rsidP="009A7DE1">
      <w:pPr>
        <w:rPr>
          <w:rFonts w:ascii="Times New Roman" w:hAnsi="Times New Roman" w:cs="Times New Roman"/>
          <w:b/>
          <w:bCs/>
          <w:szCs w:val="22"/>
          <w:lang w:val="en-GB"/>
        </w:rPr>
      </w:pPr>
    </w:p>
    <w:p w14:paraId="4789A753" w14:textId="77777777" w:rsidR="009A7DE1" w:rsidRPr="00FA120D" w:rsidRDefault="009A7DE1" w:rsidP="009A7DE1">
      <w:pPr>
        <w:rPr>
          <w:rFonts w:ascii="Times New Roman" w:hAnsi="Times New Roman" w:cs="Times New Roman"/>
          <w:b/>
          <w:bCs/>
          <w:szCs w:val="22"/>
          <w:lang w:val="en-GB"/>
        </w:rPr>
      </w:pPr>
    </w:p>
    <w:p w14:paraId="06E4E509" w14:textId="77777777" w:rsidR="009A7DE1" w:rsidRPr="00FA120D" w:rsidRDefault="009A7DE1" w:rsidP="009A7DE1">
      <w:pPr>
        <w:rPr>
          <w:rFonts w:ascii="Times New Roman" w:hAnsi="Times New Roman" w:cs="Times New Roman"/>
          <w:b/>
          <w:bCs/>
          <w:szCs w:val="22"/>
          <w:lang w:val="en-GB"/>
        </w:rPr>
      </w:pPr>
    </w:p>
    <w:p w14:paraId="1633417F" w14:textId="77777777" w:rsidR="009A7DE1" w:rsidRPr="00FA120D" w:rsidRDefault="009A7DE1" w:rsidP="009A7DE1">
      <w:pPr>
        <w:rPr>
          <w:rFonts w:ascii="Times New Roman" w:hAnsi="Times New Roman" w:cs="Times New Roman"/>
          <w:b/>
          <w:bCs/>
          <w:szCs w:val="22"/>
          <w:lang w:val="en-GB"/>
        </w:rPr>
      </w:pPr>
    </w:p>
    <w:p w14:paraId="47645398" w14:textId="77777777" w:rsidR="009A7DE1" w:rsidRPr="00FA120D" w:rsidRDefault="009A7DE1" w:rsidP="009A7DE1">
      <w:pPr>
        <w:rPr>
          <w:rFonts w:ascii="Times New Roman" w:hAnsi="Times New Roman" w:cs="Times New Roman"/>
          <w:b/>
          <w:bCs/>
          <w:szCs w:val="22"/>
          <w:lang w:val="en-GB"/>
        </w:rPr>
      </w:pPr>
    </w:p>
    <w:p w14:paraId="6EE7B95F" w14:textId="77777777" w:rsidR="009A7DE1" w:rsidRPr="00FA120D" w:rsidRDefault="009A7DE1" w:rsidP="009A7DE1">
      <w:pPr>
        <w:rPr>
          <w:rFonts w:ascii="Times New Roman" w:hAnsi="Times New Roman" w:cs="Times New Roman"/>
          <w:b/>
          <w:bCs/>
          <w:szCs w:val="22"/>
          <w:lang w:val="en-GB"/>
        </w:rPr>
      </w:pPr>
    </w:p>
    <w:p w14:paraId="4ABF5278" w14:textId="77777777" w:rsidR="009A7DE1" w:rsidRPr="00FA120D" w:rsidRDefault="009A7DE1" w:rsidP="009A7DE1">
      <w:pPr>
        <w:rPr>
          <w:rFonts w:ascii="Times New Roman" w:hAnsi="Times New Roman" w:cs="Times New Roman"/>
          <w:b/>
          <w:bCs/>
          <w:szCs w:val="22"/>
          <w:lang w:val="en-GB"/>
        </w:rPr>
      </w:pPr>
    </w:p>
    <w:p w14:paraId="28CBA13C" w14:textId="77777777" w:rsidR="009A7DE1" w:rsidRPr="00FA120D" w:rsidRDefault="009A7DE1" w:rsidP="009A7DE1">
      <w:pPr>
        <w:rPr>
          <w:rFonts w:ascii="Times New Roman" w:hAnsi="Times New Roman" w:cs="Times New Roman"/>
          <w:b/>
          <w:bCs/>
          <w:szCs w:val="22"/>
          <w:lang w:val="en-GB"/>
        </w:rPr>
      </w:pPr>
    </w:p>
    <w:p w14:paraId="26F533E5" w14:textId="77777777" w:rsidR="009A7DE1" w:rsidRPr="00FA120D" w:rsidRDefault="009A7DE1" w:rsidP="009A7DE1">
      <w:pPr>
        <w:rPr>
          <w:rFonts w:ascii="Times New Roman" w:hAnsi="Times New Roman" w:cs="Times New Roman"/>
          <w:b/>
          <w:bCs/>
          <w:szCs w:val="22"/>
          <w:lang w:val="en-GB"/>
        </w:rPr>
      </w:pPr>
    </w:p>
    <w:p w14:paraId="27D49B67" w14:textId="77777777" w:rsidR="009A7DE1" w:rsidRPr="00FA120D" w:rsidRDefault="009A7DE1" w:rsidP="009A7DE1">
      <w:pPr>
        <w:rPr>
          <w:rFonts w:ascii="Times New Roman" w:hAnsi="Times New Roman" w:cs="Times New Roman"/>
          <w:b/>
          <w:bCs/>
          <w:szCs w:val="22"/>
          <w:lang w:val="en-GB"/>
        </w:rPr>
      </w:pPr>
    </w:p>
    <w:p w14:paraId="225A95A3" w14:textId="77777777" w:rsidR="009A7DE1" w:rsidRPr="00FA120D" w:rsidRDefault="009A7DE1" w:rsidP="009A7DE1">
      <w:pPr>
        <w:rPr>
          <w:rFonts w:ascii="Times New Roman" w:hAnsi="Times New Roman" w:cs="Times New Roman"/>
          <w:b/>
          <w:bCs/>
          <w:szCs w:val="22"/>
          <w:lang w:val="en-GB"/>
        </w:rPr>
      </w:pPr>
    </w:p>
    <w:p w14:paraId="082B522E" w14:textId="77777777" w:rsidR="00BD2D93" w:rsidRDefault="00BD2D93" w:rsidP="00546BAB">
      <w:pPr>
        <w:ind w:firstLine="720"/>
        <w:rPr>
          <w:rFonts w:ascii="Times New Roman" w:hAnsi="Times New Roman" w:cs="Times New Roman"/>
          <w:b/>
          <w:bCs/>
          <w:szCs w:val="22"/>
          <w:lang w:val="en-GB"/>
        </w:rPr>
      </w:pPr>
    </w:p>
    <w:p w14:paraId="00FC5886" w14:textId="77777777" w:rsidR="009A7DE1" w:rsidRPr="00FA120D" w:rsidRDefault="009A7DE1" w:rsidP="00546BAB">
      <w:pPr>
        <w:ind w:firstLine="720"/>
        <w:rPr>
          <w:rFonts w:ascii="Times New Roman" w:hAnsi="Times New Roman" w:cs="Times New Roman"/>
          <w:b/>
          <w:bCs/>
          <w:szCs w:val="22"/>
        </w:rPr>
      </w:pPr>
      <w:r w:rsidRPr="00FA120D">
        <w:rPr>
          <w:rFonts w:ascii="Times New Roman" w:hAnsi="Times New Roman" w:cs="Times New Roman"/>
          <w:b/>
          <w:bCs/>
          <w:noProof/>
          <w:szCs w:val="22"/>
        </w:rPr>
        <w:drawing>
          <wp:anchor distT="0" distB="0" distL="114300" distR="114300" simplePos="0" relativeHeight="251667456" behindDoc="0" locked="0" layoutInCell="1" allowOverlap="1" wp14:anchorId="2E0D234A" wp14:editId="490FAA0B">
            <wp:simplePos x="0" y="0"/>
            <wp:positionH relativeFrom="margin">
              <wp:align>center</wp:align>
            </wp:positionH>
            <wp:positionV relativeFrom="paragraph">
              <wp:posOffset>8255</wp:posOffset>
            </wp:positionV>
            <wp:extent cx="1742877" cy="2118946"/>
            <wp:effectExtent l="0" t="0" r="0" b="0"/>
            <wp:wrapNone/>
            <wp:docPr id="9" name="Picture 9" descr="C:\Users\Maxim\Desktop\pic for pp\6a00d8341c767353ef016762f7c808970b-800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im\Desktop\pic for pp\6a00d8341c767353ef016762f7c808970b-800w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2877" cy="21189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20D">
        <w:rPr>
          <w:rFonts w:ascii="Times New Roman" w:hAnsi="Times New Roman" w:cs="Times New Roman"/>
          <w:b/>
          <w:bCs/>
          <w:szCs w:val="22"/>
          <w:lang w:val="en-GB"/>
        </w:rPr>
        <w:t>2.4.6GitHub</w:t>
      </w:r>
    </w:p>
    <w:p w14:paraId="6BDCCDCA" w14:textId="77777777" w:rsidR="009A7DE1" w:rsidRPr="00FA120D" w:rsidRDefault="009A7DE1" w:rsidP="009A7DE1">
      <w:pPr>
        <w:ind w:firstLine="720"/>
        <w:rPr>
          <w:rFonts w:ascii="Times New Roman" w:hAnsi="Times New Roman" w:cs="Times New Roman"/>
          <w:b/>
          <w:bCs/>
          <w:szCs w:val="22"/>
        </w:rPr>
      </w:pPr>
    </w:p>
    <w:p w14:paraId="10CFB8AC" w14:textId="77777777" w:rsidR="009A7DE1" w:rsidRPr="00FA120D" w:rsidRDefault="009A7DE1" w:rsidP="009A7DE1">
      <w:pPr>
        <w:ind w:firstLine="720"/>
        <w:rPr>
          <w:rFonts w:ascii="Times New Roman" w:hAnsi="Times New Roman" w:cs="Times New Roman"/>
          <w:b/>
          <w:bCs/>
          <w:szCs w:val="22"/>
        </w:rPr>
      </w:pPr>
    </w:p>
    <w:p w14:paraId="0BEC47EC" w14:textId="77777777" w:rsidR="009A7DE1" w:rsidRPr="00FA120D" w:rsidRDefault="009A7DE1" w:rsidP="009A7DE1">
      <w:pPr>
        <w:ind w:firstLine="720"/>
        <w:rPr>
          <w:rFonts w:ascii="Times New Roman" w:hAnsi="Times New Roman" w:cs="Times New Roman"/>
          <w:b/>
          <w:bCs/>
          <w:szCs w:val="22"/>
        </w:rPr>
      </w:pPr>
    </w:p>
    <w:p w14:paraId="028FED5F" w14:textId="77777777" w:rsidR="009A7DE1" w:rsidRPr="00FA120D" w:rsidRDefault="009A7DE1" w:rsidP="009A7DE1">
      <w:pPr>
        <w:ind w:firstLine="720"/>
        <w:rPr>
          <w:rFonts w:ascii="Times New Roman" w:hAnsi="Times New Roman" w:cs="Times New Roman"/>
          <w:color w:val="000000" w:themeColor="text1"/>
          <w:szCs w:val="22"/>
        </w:rPr>
      </w:pPr>
      <w:r w:rsidRPr="00FA120D">
        <w:rPr>
          <w:rFonts w:ascii="Times New Roman" w:hAnsi="Times New Roman" w:cs="Times New Roman"/>
          <w:b/>
          <w:bCs/>
          <w:szCs w:val="22"/>
        </w:rPr>
        <w:br/>
      </w:r>
      <w:r w:rsidRPr="00FA120D">
        <w:rPr>
          <w:rFonts w:ascii="Times New Roman" w:hAnsi="Times New Roman" w:cs="Times New Roman"/>
          <w:b/>
          <w:bCs/>
          <w:szCs w:val="22"/>
        </w:rPr>
        <w:br/>
      </w:r>
      <w:r w:rsidRPr="00FA120D">
        <w:rPr>
          <w:rFonts w:ascii="Times New Roman" w:hAnsi="Times New Roman" w:cs="Times New Roman"/>
          <w:color w:val="000000" w:themeColor="text1"/>
          <w:szCs w:val="22"/>
        </w:rPr>
        <w:t xml:space="preserve"> </w:t>
      </w:r>
      <w:r w:rsidRPr="00FA120D">
        <w:rPr>
          <w:rFonts w:ascii="Times New Roman" w:hAnsi="Times New Roman" w:cs="Times New Roman"/>
          <w:color w:val="000000" w:themeColor="text1"/>
          <w:szCs w:val="22"/>
        </w:rPr>
        <w:tab/>
      </w:r>
    </w:p>
    <w:p w14:paraId="669217AC" w14:textId="77777777" w:rsidR="009A7DE1" w:rsidRPr="00FA120D" w:rsidRDefault="009A7DE1" w:rsidP="009A7DE1">
      <w:pPr>
        <w:ind w:firstLine="720"/>
        <w:rPr>
          <w:rFonts w:ascii="Times New Roman" w:hAnsi="Times New Roman" w:cs="Times New Roman"/>
          <w:b/>
          <w:bCs/>
          <w:szCs w:val="22"/>
          <w:lang w:val="en-GB"/>
        </w:rPr>
      </w:pPr>
      <w:r w:rsidRPr="00FA120D">
        <w:rPr>
          <w:rFonts w:ascii="Times New Roman" w:hAnsi="Times New Roman" w:cs="Times New Roman"/>
          <w:b/>
          <w:bCs/>
          <w:szCs w:val="22"/>
        </w:rPr>
        <w:br/>
      </w: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p>
    <w:p w14:paraId="0DA30A3D" w14:textId="77777777" w:rsidR="009A7DE1" w:rsidRPr="00B540C2" w:rsidRDefault="00BD2D93" w:rsidP="00BD2D93">
      <w:pPr>
        <w:ind w:left="2880"/>
        <w:rPr>
          <w:rFonts w:ascii="Times New Roman" w:hAnsi="Times New Roman" w:cs="Times New Roman"/>
          <w:b/>
          <w:bCs/>
          <w:sz w:val="24"/>
          <w:szCs w:val="24"/>
        </w:rPr>
      </w:pPr>
      <w:r>
        <w:rPr>
          <w:rFonts w:ascii="Times New Roman" w:hAnsi="Times New Roman" w:cs="Times New Roman"/>
          <w:b/>
          <w:bCs/>
          <w:sz w:val="24"/>
          <w:szCs w:val="24"/>
          <w:lang w:val="en-GB"/>
        </w:rPr>
        <w:t xml:space="preserve">       </w:t>
      </w:r>
      <w:r w:rsidR="009A7DE1" w:rsidRPr="00B540C2">
        <w:rPr>
          <w:rFonts w:ascii="Times New Roman" w:hAnsi="Times New Roman" w:cs="Times New Roman"/>
          <w:b/>
          <w:bCs/>
          <w:sz w:val="24"/>
          <w:szCs w:val="24"/>
          <w:lang w:val="en-GB"/>
        </w:rPr>
        <w:t>Figure 2.4.6</w:t>
      </w:r>
      <w:r w:rsidR="00B540C2">
        <w:rPr>
          <w:rFonts w:ascii="Times New Roman" w:hAnsi="Times New Roman" w:cs="Times New Roman"/>
          <w:b/>
          <w:bCs/>
          <w:sz w:val="24"/>
          <w:szCs w:val="24"/>
        </w:rPr>
        <w:t xml:space="preserve"> </w:t>
      </w:r>
      <w:proofErr w:type="spellStart"/>
      <w:r w:rsidR="00B540C2">
        <w:rPr>
          <w:rFonts w:ascii="Times New Roman" w:hAnsi="Times New Roman" w:cs="Times New Roman"/>
          <w:b/>
          <w:bCs/>
          <w:sz w:val="24"/>
          <w:szCs w:val="24"/>
        </w:rPr>
        <w:t>G</w:t>
      </w:r>
      <w:r w:rsidR="009A7DE1" w:rsidRPr="00B540C2">
        <w:rPr>
          <w:rFonts w:ascii="Times New Roman" w:hAnsi="Times New Roman" w:cs="Times New Roman"/>
          <w:b/>
          <w:bCs/>
          <w:sz w:val="24"/>
          <w:szCs w:val="24"/>
        </w:rPr>
        <w:t>ithub</w:t>
      </w:r>
      <w:proofErr w:type="spellEnd"/>
      <w:r w:rsidR="009A7DE1" w:rsidRPr="00B540C2">
        <w:rPr>
          <w:rFonts w:ascii="Times New Roman" w:hAnsi="Times New Roman" w:cs="Times New Roman"/>
          <w:b/>
          <w:bCs/>
          <w:sz w:val="24"/>
          <w:szCs w:val="24"/>
        </w:rPr>
        <w:t xml:space="preserve"> logo</w:t>
      </w:r>
    </w:p>
    <w:p w14:paraId="42CC8E17" w14:textId="77777777" w:rsidR="00BD2D93" w:rsidRDefault="009A7DE1" w:rsidP="00546BAB">
      <w:pPr>
        <w:ind w:left="720"/>
        <w:rPr>
          <w:rFonts w:ascii="Times New Roman" w:hAnsi="Times New Roman" w:cs="Times New Roman"/>
          <w:color w:val="000000" w:themeColor="text1"/>
          <w:sz w:val="24"/>
          <w:szCs w:val="24"/>
        </w:rPr>
      </w:pPr>
      <w:r w:rsidRPr="00B540C2">
        <w:rPr>
          <w:rFonts w:ascii="Times New Roman" w:hAnsi="Times New Roman" w:cs="Times New Roman"/>
          <w:b/>
          <w:bCs/>
          <w:sz w:val="24"/>
          <w:szCs w:val="24"/>
        </w:rPr>
        <w:t>Development Tool Description</w:t>
      </w:r>
      <w:r w:rsidRPr="00B540C2">
        <w:rPr>
          <w:rFonts w:ascii="Times New Roman" w:hAnsi="Times New Roman" w:cs="Times New Roman"/>
          <w:color w:val="000000" w:themeColor="text1"/>
          <w:sz w:val="24"/>
          <w:szCs w:val="24"/>
        </w:rPr>
        <w:br/>
      </w:r>
      <w:r w:rsidR="00546BAB" w:rsidRPr="00B540C2">
        <w:rPr>
          <w:rFonts w:ascii="Times New Roman" w:hAnsi="Times New Roman" w:cs="Times New Roman"/>
          <w:color w:val="000000" w:themeColor="text1"/>
          <w:sz w:val="24"/>
          <w:szCs w:val="24"/>
        </w:rPr>
        <w:t xml:space="preserve"> </w:t>
      </w:r>
      <w:r w:rsidR="00546BAB" w:rsidRPr="00B540C2">
        <w:rPr>
          <w:rFonts w:ascii="Times New Roman" w:hAnsi="Times New Roman" w:cs="Times New Roman"/>
          <w:color w:val="000000" w:themeColor="text1"/>
          <w:sz w:val="24"/>
          <w:szCs w:val="24"/>
        </w:rPr>
        <w:tab/>
        <w:t xml:space="preserve"> </w:t>
      </w:r>
      <w:proofErr w:type="spellStart"/>
      <w:r w:rsidRPr="00B540C2">
        <w:rPr>
          <w:rFonts w:ascii="Times New Roman" w:hAnsi="Times New Roman" w:cs="Times New Roman"/>
          <w:color w:val="000000" w:themeColor="text1"/>
          <w:sz w:val="24"/>
          <w:szCs w:val="24"/>
        </w:rPr>
        <w:t>GitHub</w:t>
      </w:r>
      <w:proofErr w:type="spellEnd"/>
      <w:r w:rsidRPr="00B540C2">
        <w:rPr>
          <w:rFonts w:ascii="Times New Roman" w:hAnsi="Times New Roman" w:cs="Times New Roman"/>
          <w:color w:val="000000" w:themeColor="text1"/>
          <w:sz w:val="24"/>
          <w:szCs w:val="24"/>
        </w:rPr>
        <w:t> is a </w:t>
      </w:r>
      <w:hyperlink r:id="rId24" w:tooltip="Shared web hosting service" w:history="1">
        <w:r w:rsidRPr="00B540C2">
          <w:rPr>
            <w:rStyle w:val="Hyperlink"/>
            <w:rFonts w:ascii="Times New Roman" w:hAnsi="Times New Roman" w:cs="Times New Roman"/>
            <w:color w:val="000000" w:themeColor="text1"/>
            <w:sz w:val="24"/>
            <w:szCs w:val="24"/>
          </w:rPr>
          <w:t>web-based hosting service</w:t>
        </w:r>
      </w:hyperlink>
      <w:r w:rsidRPr="00B540C2">
        <w:rPr>
          <w:rFonts w:ascii="Times New Roman" w:hAnsi="Times New Roman" w:cs="Times New Roman"/>
          <w:color w:val="000000" w:themeColor="text1"/>
          <w:sz w:val="24"/>
          <w:szCs w:val="24"/>
        </w:rPr>
        <w:t xml:space="preserve"> for software </w:t>
      </w:r>
      <w:r w:rsidR="00546BAB" w:rsidRPr="00B540C2">
        <w:rPr>
          <w:rFonts w:ascii="Times New Roman" w:hAnsi="Times New Roman" w:cs="Times New Roman"/>
          <w:color w:val="000000" w:themeColor="text1"/>
          <w:sz w:val="24"/>
          <w:szCs w:val="24"/>
        </w:rPr>
        <w:t xml:space="preserve">development projects that use </w:t>
      </w:r>
      <w:r w:rsidRPr="00B540C2">
        <w:rPr>
          <w:rFonts w:ascii="Times New Roman" w:hAnsi="Times New Roman" w:cs="Times New Roman"/>
          <w:color w:val="000000" w:themeColor="text1"/>
          <w:sz w:val="24"/>
          <w:szCs w:val="24"/>
        </w:rPr>
        <w:t>the </w:t>
      </w:r>
      <w:proofErr w:type="spellStart"/>
      <w:r w:rsidR="005054C2">
        <w:fldChar w:fldCharType="begin"/>
      </w:r>
      <w:r w:rsidR="005054C2">
        <w:instrText xml:space="preserve"> HYPERLINK "http://en.wikipedia.org/wiki/Git_(software)" \o "Git (software)" </w:instrText>
      </w:r>
      <w:r w:rsidR="005054C2">
        <w:fldChar w:fldCharType="separate"/>
      </w:r>
      <w:r w:rsidRPr="00B540C2">
        <w:rPr>
          <w:rStyle w:val="Hyperlink"/>
          <w:rFonts w:ascii="Times New Roman" w:hAnsi="Times New Roman" w:cs="Times New Roman"/>
          <w:color w:val="000000" w:themeColor="text1"/>
          <w:sz w:val="24"/>
          <w:szCs w:val="24"/>
        </w:rPr>
        <w:t>Git</w:t>
      </w:r>
      <w:proofErr w:type="spellEnd"/>
      <w:r w:rsidR="005054C2">
        <w:rPr>
          <w:rStyle w:val="Hyperlink"/>
          <w:rFonts w:ascii="Times New Roman" w:hAnsi="Times New Roman" w:cs="Times New Roman"/>
          <w:color w:val="000000" w:themeColor="text1"/>
          <w:sz w:val="24"/>
          <w:szCs w:val="24"/>
        </w:rPr>
        <w:fldChar w:fldCharType="end"/>
      </w:r>
      <w:r w:rsidRPr="00B540C2">
        <w:rPr>
          <w:rFonts w:ascii="Times New Roman" w:hAnsi="Times New Roman" w:cs="Times New Roman"/>
          <w:color w:val="000000" w:themeColor="text1"/>
          <w:sz w:val="24"/>
          <w:szCs w:val="24"/>
        </w:rPr>
        <w:t> </w:t>
      </w:r>
      <w:hyperlink r:id="rId25" w:tooltip="Revision control" w:history="1">
        <w:r w:rsidRPr="00B540C2">
          <w:rPr>
            <w:rStyle w:val="Hyperlink"/>
            <w:rFonts w:ascii="Times New Roman" w:hAnsi="Times New Roman" w:cs="Times New Roman"/>
            <w:color w:val="000000" w:themeColor="text1"/>
            <w:sz w:val="24"/>
            <w:szCs w:val="24"/>
          </w:rPr>
          <w:t>revision control</w:t>
        </w:r>
      </w:hyperlink>
      <w:r w:rsidRPr="00B540C2">
        <w:rPr>
          <w:rFonts w:ascii="Times New Roman" w:hAnsi="Times New Roman" w:cs="Times New Roman"/>
          <w:color w:val="000000" w:themeColor="text1"/>
          <w:sz w:val="24"/>
          <w:szCs w:val="24"/>
        </w:rPr>
        <w:t xml:space="preserve"> system. </w:t>
      </w:r>
      <w:proofErr w:type="spellStart"/>
      <w:r w:rsidRPr="00B540C2">
        <w:rPr>
          <w:rFonts w:ascii="Times New Roman" w:hAnsi="Times New Roman" w:cs="Times New Roman"/>
          <w:color w:val="000000" w:themeColor="text1"/>
          <w:sz w:val="24"/>
          <w:szCs w:val="24"/>
        </w:rPr>
        <w:t>GitHub</w:t>
      </w:r>
      <w:proofErr w:type="spellEnd"/>
      <w:r w:rsidRPr="00B540C2">
        <w:rPr>
          <w:rFonts w:ascii="Times New Roman" w:hAnsi="Times New Roman" w:cs="Times New Roman"/>
          <w:color w:val="000000" w:themeColor="text1"/>
          <w:sz w:val="24"/>
          <w:szCs w:val="24"/>
        </w:rPr>
        <w:t xml:space="preserve"> offers both paid plans for private repositories, and free accounts for </w:t>
      </w:r>
      <w:hyperlink r:id="rId26" w:tooltip="Open source" w:history="1">
        <w:r w:rsidRPr="00B540C2">
          <w:rPr>
            <w:rStyle w:val="Hyperlink"/>
            <w:rFonts w:ascii="Times New Roman" w:hAnsi="Times New Roman" w:cs="Times New Roman"/>
            <w:color w:val="000000" w:themeColor="text1"/>
            <w:sz w:val="24"/>
            <w:szCs w:val="24"/>
          </w:rPr>
          <w:t>open source</w:t>
        </w:r>
      </w:hyperlink>
      <w:r w:rsidRPr="00B540C2">
        <w:rPr>
          <w:rFonts w:ascii="Times New Roman" w:hAnsi="Times New Roman" w:cs="Times New Roman"/>
          <w:color w:val="000000" w:themeColor="text1"/>
          <w:sz w:val="24"/>
          <w:szCs w:val="24"/>
        </w:rPr>
        <w:t> projects.</w:t>
      </w:r>
    </w:p>
    <w:p w14:paraId="3C73F095" w14:textId="77777777" w:rsidR="009A7DE1" w:rsidRPr="00B540C2" w:rsidRDefault="009A7DE1" w:rsidP="00546BAB">
      <w:pPr>
        <w:ind w:left="720"/>
        <w:rPr>
          <w:rFonts w:ascii="Times New Roman" w:hAnsi="Times New Roman" w:cs="Times New Roman"/>
          <w:b/>
          <w:bCs/>
          <w:sz w:val="24"/>
          <w:szCs w:val="24"/>
        </w:rPr>
      </w:pPr>
      <w:r w:rsidRPr="00B540C2">
        <w:rPr>
          <w:rFonts w:ascii="Times New Roman" w:hAnsi="Times New Roman" w:cs="Times New Roman"/>
          <w:color w:val="000000" w:themeColor="text1"/>
          <w:sz w:val="24"/>
          <w:szCs w:val="24"/>
        </w:rPr>
        <w:br/>
      </w:r>
      <w:r w:rsidR="00546BAB" w:rsidRPr="00B540C2">
        <w:rPr>
          <w:rFonts w:ascii="Times New Roman" w:hAnsi="Times New Roman" w:cs="Times New Roman"/>
          <w:b/>
          <w:bCs/>
          <w:sz w:val="24"/>
          <w:szCs w:val="24"/>
        </w:rPr>
        <w:t xml:space="preserve"> </w:t>
      </w:r>
      <w:commentRangeStart w:id="91"/>
      <w:r w:rsidRPr="00B540C2">
        <w:rPr>
          <w:rFonts w:ascii="Times New Roman" w:hAnsi="Times New Roman" w:cs="Times New Roman"/>
          <w:b/>
          <w:bCs/>
          <w:sz w:val="24"/>
          <w:szCs w:val="24"/>
        </w:rPr>
        <w:t>Alternative Tool</w:t>
      </w:r>
      <w:commentRangeEnd w:id="91"/>
      <w:r w:rsidR="00356983">
        <w:rPr>
          <w:rStyle w:val="CommentReference"/>
        </w:rPr>
        <w:commentReference w:id="91"/>
      </w:r>
    </w:p>
    <w:p w14:paraId="46E15101" w14:textId="77777777" w:rsidR="009A7DE1" w:rsidRDefault="009A7DE1" w:rsidP="009A7DE1">
      <w:pPr>
        <w:ind w:left="720"/>
        <w:rPr>
          <w:rFonts w:ascii="Times New Roman" w:hAnsi="Times New Roman" w:cs="Times New Roman"/>
          <w:sz w:val="24"/>
          <w:szCs w:val="24"/>
        </w:rPr>
      </w:pPr>
      <w:r w:rsidRPr="00B540C2">
        <w:rPr>
          <w:rFonts w:ascii="Times New Roman" w:hAnsi="Times New Roman" w:cs="Times New Roman"/>
          <w:sz w:val="24"/>
          <w:szCs w:val="24"/>
        </w:rPr>
        <w:t xml:space="preserve"> </w:t>
      </w:r>
      <w:r w:rsidRPr="00B540C2">
        <w:rPr>
          <w:rFonts w:ascii="Times New Roman" w:hAnsi="Times New Roman" w:cs="Times New Roman"/>
          <w:sz w:val="24"/>
          <w:szCs w:val="24"/>
        </w:rPr>
        <w:tab/>
      </w:r>
      <w:r w:rsidRPr="00B540C2">
        <w:rPr>
          <w:rFonts w:ascii="Times New Roman" w:hAnsi="Times New Roman" w:cs="Times New Roman"/>
          <w:b/>
          <w:bCs/>
          <w:sz w:val="24"/>
          <w:szCs w:val="24"/>
        </w:rPr>
        <w:t xml:space="preserve">- </w:t>
      </w:r>
      <w:r w:rsidRPr="00B540C2">
        <w:rPr>
          <w:rFonts w:ascii="Times New Roman" w:hAnsi="Times New Roman" w:cs="Times New Roman"/>
          <w:sz w:val="24"/>
          <w:szCs w:val="24"/>
        </w:rPr>
        <w:t>SVN tortoise.</w:t>
      </w:r>
    </w:p>
    <w:p w14:paraId="4CED7B23" w14:textId="77777777" w:rsidR="00BD2D93" w:rsidRPr="00B540C2" w:rsidRDefault="00BD2D93" w:rsidP="009A7DE1">
      <w:pPr>
        <w:ind w:left="720"/>
        <w:rPr>
          <w:rFonts w:ascii="Times New Roman" w:hAnsi="Times New Roman" w:cs="Times New Roman"/>
          <w:sz w:val="24"/>
          <w:szCs w:val="24"/>
        </w:rPr>
      </w:pPr>
    </w:p>
    <w:p w14:paraId="4D99DD82" w14:textId="77777777" w:rsidR="009A7DE1" w:rsidRPr="00B540C2" w:rsidRDefault="009A7DE1" w:rsidP="009A7DE1">
      <w:pPr>
        <w:ind w:firstLine="720"/>
        <w:rPr>
          <w:rFonts w:ascii="Times New Roman" w:hAnsi="Times New Roman" w:cs="Times New Roman"/>
          <w:b/>
          <w:bCs/>
          <w:sz w:val="24"/>
          <w:szCs w:val="24"/>
        </w:rPr>
      </w:pPr>
      <w:r w:rsidRPr="00B540C2">
        <w:rPr>
          <w:rFonts w:ascii="Times New Roman" w:hAnsi="Times New Roman" w:cs="Times New Roman"/>
          <w:b/>
          <w:bCs/>
          <w:sz w:val="24"/>
          <w:szCs w:val="24"/>
        </w:rPr>
        <w:t xml:space="preserve">The selection of this tool </w:t>
      </w:r>
    </w:p>
    <w:p w14:paraId="22D39E5E" w14:textId="77777777" w:rsidR="009A7DE1" w:rsidRPr="00B540C2" w:rsidRDefault="009A7DE1" w:rsidP="009A7DE1">
      <w:pPr>
        <w:ind w:left="1080" w:firstLine="360"/>
        <w:rPr>
          <w:rFonts w:ascii="Times New Roman" w:hAnsi="Times New Roman" w:cs="Times New Roman"/>
          <w:sz w:val="24"/>
          <w:szCs w:val="24"/>
        </w:rPr>
      </w:pPr>
      <w:r w:rsidRPr="00B540C2">
        <w:rPr>
          <w:rFonts w:ascii="Times New Roman" w:hAnsi="Times New Roman" w:cs="Times New Roman"/>
          <w:sz w:val="24"/>
          <w:szCs w:val="24"/>
        </w:rPr>
        <w:t>- Participate with another member.</w:t>
      </w:r>
    </w:p>
    <w:p w14:paraId="2B6F4355" w14:textId="77777777" w:rsidR="009A7DE1" w:rsidRPr="00B540C2" w:rsidRDefault="009A7DE1" w:rsidP="009A7DE1">
      <w:pPr>
        <w:ind w:left="1080" w:firstLine="360"/>
        <w:rPr>
          <w:rFonts w:ascii="Times New Roman" w:hAnsi="Times New Roman" w:cs="Times New Roman"/>
          <w:sz w:val="24"/>
          <w:szCs w:val="24"/>
        </w:rPr>
      </w:pPr>
      <w:r w:rsidRPr="00B540C2">
        <w:rPr>
          <w:rFonts w:ascii="Times New Roman" w:hAnsi="Times New Roman" w:cs="Times New Roman"/>
          <w:sz w:val="24"/>
          <w:szCs w:val="24"/>
        </w:rPr>
        <w:t>-be able to identity version control.</w:t>
      </w:r>
    </w:p>
    <w:p w14:paraId="6676DCC8" w14:textId="77777777" w:rsidR="009A7DE1" w:rsidRPr="00B540C2" w:rsidRDefault="009A7DE1" w:rsidP="009A7DE1">
      <w:pPr>
        <w:ind w:left="1440"/>
        <w:rPr>
          <w:rFonts w:ascii="Times New Roman" w:hAnsi="Times New Roman" w:cs="Times New Roman"/>
          <w:sz w:val="24"/>
          <w:szCs w:val="24"/>
        </w:rPr>
      </w:pPr>
      <w:r w:rsidRPr="00B540C2">
        <w:rPr>
          <w:rFonts w:ascii="Times New Roman" w:hAnsi="Times New Roman" w:cs="Times New Roman"/>
          <w:sz w:val="24"/>
          <w:szCs w:val="24"/>
        </w:rPr>
        <w:t>-shared file.</w:t>
      </w:r>
    </w:p>
    <w:p w14:paraId="7900DABD" w14:textId="77777777" w:rsidR="009A7DE1" w:rsidRPr="00FA120D" w:rsidRDefault="009A7DE1" w:rsidP="009A7DE1">
      <w:pPr>
        <w:ind w:left="1440"/>
        <w:rPr>
          <w:rFonts w:ascii="Times New Roman" w:hAnsi="Times New Roman" w:cs="Times New Roman"/>
          <w:szCs w:val="22"/>
        </w:rPr>
      </w:pPr>
    </w:p>
    <w:p w14:paraId="30D48F0E" w14:textId="77777777" w:rsidR="009A7DE1" w:rsidRPr="00FA120D" w:rsidRDefault="009A7DE1" w:rsidP="009A7DE1">
      <w:pPr>
        <w:ind w:left="1440"/>
        <w:rPr>
          <w:rFonts w:ascii="Times New Roman" w:hAnsi="Times New Roman" w:cs="Times New Roman"/>
          <w:szCs w:val="22"/>
        </w:rPr>
      </w:pPr>
    </w:p>
    <w:p w14:paraId="6580D271" w14:textId="77777777" w:rsidR="009A7DE1" w:rsidRPr="00FA120D" w:rsidRDefault="009A7DE1" w:rsidP="009A7DE1">
      <w:pPr>
        <w:ind w:left="1440"/>
        <w:rPr>
          <w:rFonts w:ascii="Times New Roman" w:hAnsi="Times New Roman" w:cs="Times New Roman"/>
          <w:szCs w:val="22"/>
        </w:rPr>
      </w:pPr>
    </w:p>
    <w:p w14:paraId="1A162866" w14:textId="77777777" w:rsidR="009A7DE1" w:rsidRPr="00FA120D" w:rsidRDefault="009A7DE1" w:rsidP="009A7DE1">
      <w:pPr>
        <w:ind w:left="1440"/>
        <w:rPr>
          <w:rFonts w:ascii="Times New Roman" w:hAnsi="Times New Roman" w:cs="Times New Roman"/>
          <w:szCs w:val="22"/>
        </w:rPr>
      </w:pPr>
    </w:p>
    <w:p w14:paraId="5F188162" w14:textId="77777777" w:rsidR="009A7DE1" w:rsidRPr="00FA120D" w:rsidRDefault="009A7DE1" w:rsidP="009A7DE1">
      <w:pPr>
        <w:ind w:left="1440"/>
        <w:rPr>
          <w:rFonts w:ascii="Times New Roman" w:hAnsi="Times New Roman" w:cs="Times New Roman"/>
          <w:szCs w:val="22"/>
        </w:rPr>
      </w:pPr>
    </w:p>
    <w:p w14:paraId="4A286C82" w14:textId="77777777" w:rsidR="009A7DE1" w:rsidRPr="00FA120D" w:rsidRDefault="009A7DE1" w:rsidP="009A7DE1">
      <w:pPr>
        <w:ind w:left="1440"/>
        <w:rPr>
          <w:rFonts w:ascii="Times New Roman" w:hAnsi="Times New Roman" w:cs="Times New Roman"/>
          <w:szCs w:val="22"/>
        </w:rPr>
      </w:pPr>
    </w:p>
    <w:p w14:paraId="0BD7A440" w14:textId="77777777" w:rsidR="00546BAB" w:rsidRPr="00FA120D" w:rsidRDefault="00546BAB" w:rsidP="009A7DE1">
      <w:pPr>
        <w:ind w:left="1440"/>
        <w:rPr>
          <w:rFonts w:ascii="Times New Roman" w:hAnsi="Times New Roman" w:cs="Times New Roman"/>
          <w:szCs w:val="22"/>
        </w:rPr>
      </w:pPr>
    </w:p>
    <w:p w14:paraId="6AC4E9BD" w14:textId="77777777" w:rsidR="00546BAB" w:rsidRPr="00FA120D" w:rsidRDefault="00546BAB" w:rsidP="009A7DE1">
      <w:pPr>
        <w:ind w:left="1440"/>
        <w:rPr>
          <w:rFonts w:ascii="Times New Roman" w:hAnsi="Times New Roman" w:cs="Times New Roman"/>
          <w:szCs w:val="22"/>
        </w:rPr>
      </w:pPr>
    </w:p>
    <w:p w14:paraId="1F47E43C" w14:textId="77777777" w:rsidR="00546BAB" w:rsidRPr="00FA120D" w:rsidRDefault="00546BAB" w:rsidP="009A7DE1">
      <w:pPr>
        <w:ind w:left="1440"/>
        <w:rPr>
          <w:rFonts w:ascii="Times New Roman" w:hAnsi="Times New Roman" w:cs="Times New Roman"/>
          <w:szCs w:val="22"/>
        </w:rPr>
      </w:pPr>
    </w:p>
    <w:p w14:paraId="240B8CEB" w14:textId="77777777" w:rsidR="00C83B41" w:rsidRDefault="00C83B41" w:rsidP="00BB0565">
      <w:pPr>
        <w:pStyle w:val="Heading1"/>
        <w:rPr>
          <w:rFonts w:ascii="Times New Roman" w:eastAsiaTheme="minorHAnsi" w:hAnsi="Times New Roman" w:cs="Times New Roman"/>
          <w:color w:val="auto"/>
          <w:sz w:val="22"/>
          <w:szCs w:val="22"/>
        </w:rPr>
      </w:pPr>
    </w:p>
    <w:p w14:paraId="6A29D2E8" w14:textId="77777777" w:rsidR="009A7DE1" w:rsidRPr="00C83B41" w:rsidRDefault="009A7DE1" w:rsidP="00BB0565">
      <w:pPr>
        <w:pStyle w:val="Heading1"/>
        <w:rPr>
          <w:rFonts w:ascii="Times New Roman" w:hAnsi="Times New Roman" w:cs="Times New Roman"/>
          <w:b/>
          <w:bCs/>
        </w:rPr>
      </w:pPr>
      <w:r w:rsidRPr="00C83B41">
        <w:rPr>
          <w:rFonts w:ascii="Times New Roman" w:hAnsi="Times New Roman" w:cs="Times New Roman"/>
          <w:b/>
          <w:bCs/>
        </w:rPr>
        <w:t>Chapter Three Quality Standard</w:t>
      </w:r>
    </w:p>
    <w:p w14:paraId="618D0FAE" w14:textId="77777777" w:rsidR="009A7DE1" w:rsidRPr="00FA120D" w:rsidRDefault="009A7DE1" w:rsidP="009A7DE1">
      <w:pPr>
        <w:widowControl w:val="0"/>
        <w:rPr>
          <w:rFonts w:ascii="Times New Roman" w:hAnsi="Times New Roman" w:cs="Times New Roman"/>
          <w:sz w:val="36"/>
          <w:szCs w:val="36"/>
        </w:rPr>
      </w:pPr>
    </w:p>
    <w:p w14:paraId="7B9F7AA5" w14:textId="77777777" w:rsidR="009A7DE1" w:rsidRPr="00FA120D" w:rsidRDefault="009A7DE1" w:rsidP="009A7DE1">
      <w:pPr>
        <w:rPr>
          <w:rFonts w:ascii="Times New Roman" w:hAnsi="Times New Roman" w:cs="Times New Roman"/>
          <w:sz w:val="32"/>
          <w:szCs w:val="32"/>
        </w:rPr>
      </w:pPr>
      <w:r w:rsidRPr="00FA120D">
        <w:rPr>
          <w:rFonts w:ascii="Times New Roman" w:hAnsi="Times New Roman" w:cs="Times New Roman"/>
          <w:sz w:val="32"/>
          <w:szCs w:val="32"/>
        </w:rPr>
        <w:t xml:space="preserve">3.1 ISO 29110 </w:t>
      </w:r>
    </w:p>
    <w:p w14:paraId="3031167C" w14:textId="77777777" w:rsidR="009A7DE1" w:rsidRPr="00FA120D" w:rsidRDefault="009A7DE1" w:rsidP="009A7DE1">
      <w:pPr>
        <w:contextualSpacing/>
        <w:jc w:val="both"/>
        <w:rPr>
          <w:rFonts w:ascii="Times New Roman" w:hAnsi="Times New Roman" w:cs="Times New Roman"/>
          <w:sz w:val="24"/>
          <w:szCs w:val="24"/>
        </w:rPr>
      </w:pPr>
      <w:r w:rsidRPr="00FA120D">
        <w:rPr>
          <w:rFonts w:ascii="Times New Roman" w:hAnsi="Times New Roman" w:cs="Times New Roman"/>
          <w:sz w:val="24"/>
          <w:szCs w:val="24"/>
        </w:rPr>
        <w:t>In order to establish the most standard software. We establish our software based on ISO29110 .What is ISO29110?  Standard ISO / IEC 29110 is international software engineering standards, the International Organization for Standardization. It is a standard that focuses on a small software development. Used to raise the quality of the software products and services are recognized internationally that integrated in the development of continuous improvement.</w:t>
      </w:r>
    </w:p>
    <w:p w14:paraId="66386757" w14:textId="77777777" w:rsidR="009A7DE1" w:rsidRPr="00FA120D" w:rsidRDefault="009A7DE1" w:rsidP="009A7DE1">
      <w:pPr>
        <w:contextualSpacing/>
        <w:jc w:val="both"/>
        <w:rPr>
          <w:rFonts w:ascii="Times New Roman" w:hAnsi="Times New Roman" w:cs="Times New Roman"/>
          <w:sz w:val="24"/>
          <w:szCs w:val="24"/>
        </w:rPr>
      </w:pPr>
    </w:p>
    <w:p w14:paraId="1CE15BB6" w14:textId="77777777" w:rsidR="009A7DE1" w:rsidRPr="00FA120D" w:rsidRDefault="009A7DE1" w:rsidP="009A7DE1">
      <w:pPr>
        <w:autoSpaceDE w:val="0"/>
        <w:autoSpaceDN w:val="0"/>
        <w:adjustRightInd w:val="0"/>
        <w:contextualSpacing/>
        <w:jc w:val="both"/>
        <w:rPr>
          <w:rFonts w:ascii="Times New Roman" w:hAnsi="Times New Roman" w:cs="Times New Roman"/>
          <w:sz w:val="20"/>
          <w:szCs w:val="20"/>
        </w:rPr>
      </w:pPr>
      <w:r w:rsidRPr="00FA120D">
        <w:rPr>
          <w:rFonts w:ascii="Times New Roman" w:hAnsi="Times New Roman" w:cs="Times New Roman"/>
          <w:sz w:val="24"/>
          <w:szCs w:val="24"/>
        </w:rPr>
        <w:t>Currently, ISO / IEC 29110 is a new standard for enterprise and has been widely used internationally.</w:t>
      </w:r>
      <w:r w:rsidRPr="00FA120D">
        <w:rPr>
          <w:rFonts w:ascii="Times New Roman" w:hAnsi="Times New Roman" w:cs="Times New Roman"/>
          <w:sz w:val="20"/>
          <w:szCs w:val="20"/>
        </w:rPr>
        <w:t xml:space="preserve"> </w:t>
      </w:r>
      <w:r w:rsidRPr="00FA120D">
        <w:rPr>
          <w:rFonts w:ascii="Times New Roman" w:hAnsi="Times New Roman" w:cs="Times New Roman"/>
          <w:sz w:val="24"/>
          <w:szCs w:val="24"/>
        </w:rPr>
        <w:t xml:space="preserve">ISO/IEC 29110, under the general title </w:t>
      </w:r>
      <w:r w:rsidRPr="00FA120D">
        <w:rPr>
          <w:rFonts w:ascii="Times New Roman" w:hAnsi="Times New Roman" w:cs="Times New Roman"/>
          <w:i/>
          <w:iCs/>
          <w:sz w:val="24"/>
          <w:szCs w:val="24"/>
        </w:rPr>
        <w:t>Software engineering — Lifecycle profiles for Very Small Entities (VSEs).</w:t>
      </w:r>
      <w:r w:rsidRPr="00FA120D">
        <w:rPr>
          <w:rFonts w:ascii="Times New Roman" w:hAnsi="Times New Roman" w:cs="Times New Roman"/>
          <w:sz w:val="20"/>
          <w:szCs w:val="20"/>
        </w:rPr>
        <w:t xml:space="preserve"> </w:t>
      </w:r>
      <w:r w:rsidRPr="00FA120D">
        <w:rPr>
          <w:rFonts w:ascii="Times New Roman" w:hAnsi="Times New Roman" w:cs="Times New Roman"/>
          <w:sz w:val="24"/>
          <w:szCs w:val="24"/>
        </w:rPr>
        <w:t xml:space="preserve">For the purpose of ISO/IEC 29110, a VSE is an entity (enterprise, organization, department or </w:t>
      </w:r>
      <w:r w:rsidRPr="00FA120D">
        <w:rPr>
          <w:rFonts w:ascii="Times New Roman" w:hAnsi="Times New Roman" w:cs="Times New Roman"/>
          <w:sz w:val="24"/>
          <w:szCs w:val="24"/>
          <w:u w:val="single"/>
        </w:rPr>
        <w:t>project</w:t>
      </w:r>
      <w:r w:rsidRPr="00FA120D">
        <w:rPr>
          <w:rFonts w:ascii="Times New Roman" w:hAnsi="Times New Roman" w:cs="Times New Roman"/>
          <w:sz w:val="24"/>
          <w:szCs w:val="24"/>
        </w:rPr>
        <w:t>) having up to 25 people. VSEs also develop and/or maintain software that is used in larger systems. Therefore, recognition of VSEs as suppliers of high quality software is often required.</w:t>
      </w:r>
    </w:p>
    <w:p w14:paraId="0C880633" w14:textId="77777777" w:rsidR="009A7DE1" w:rsidRPr="00FA120D" w:rsidRDefault="009A7DE1" w:rsidP="009A7DE1">
      <w:pPr>
        <w:autoSpaceDE w:val="0"/>
        <w:autoSpaceDN w:val="0"/>
        <w:adjustRightInd w:val="0"/>
        <w:contextualSpacing/>
        <w:jc w:val="both"/>
        <w:rPr>
          <w:rFonts w:ascii="Times New Roman" w:hAnsi="Times New Roman" w:cs="Times New Roman"/>
          <w:sz w:val="20"/>
          <w:szCs w:val="20"/>
        </w:rPr>
      </w:pPr>
    </w:p>
    <w:p w14:paraId="59628507" w14:textId="77777777" w:rsidR="009A7DE1" w:rsidRPr="00FA120D" w:rsidRDefault="009A7DE1" w:rsidP="009A7DE1">
      <w:pPr>
        <w:autoSpaceDE w:val="0"/>
        <w:autoSpaceDN w:val="0"/>
        <w:adjustRightInd w:val="0"/>
        <w:contextualSpacing/>
        <w:jc w:val="both"/>
        <w:rPr>
          <w:rFonts w:ascii="Times New Roman" w:hAnsi="Times New Roman" w:cs="Times New Roman"/>
          <w:sz w:val="20"/>
          <w:szCs w:val="20"/>
        </w:rPr>
      </w:pPr>
    </w:p>
    <w:p w14:paraId="339647B8" w14:textId="77777777" w:rsidR="009A7DE1" w:rsidRPr="00FA120D" w:rsidRDefault="009A7DE1" w:rsidP="009A7DE1">
      <w:pPr>
        <w:autoSpaceDE w:val="0"/>
        <w:autoSpaceDN w:val="0"/>
        <w:adjustRightInd w:val="0"/>
        <w:contextualSpacing/>
        <w:jc w:val="both"/>
        <w:rPr>
          <w:rFonts w:ascii="Times New Roman" w:hAnsi="Times New Roman" w:cs="Times New Roman"/>
          <w:sz w:val="20"/>
          <w:szCs w:val="20"/>
        </w:rPr>
      </w:pPr>
    </w:p>
    <w:p w14:paraId="274A2015" w14:textId="77777777" w:rsidR="009A7DE1" w:rsidRPr="00FA120D" w:rsidRDefault="009A7DE1" w:rsidP="009A7DE1">
      <w:pPr>
        <w:rPr>
          <w:rFonts w:ascii="Times New Roman" w:hAnsi="Times New Roman" w:cs="Times New Roman"/>
          <w:sz w:val="32"/>
          <w:szCs w:val="32"/>
        </w:rPr>
      </w:pPr>
      <w:r w:rsidRPr="00FA120D">
        <w:rPr>
          <w:rFonts w:ascii="Times New Roman" w:hAnsi="Times New Roman" w:cs="Times New Roman"/>
          <w:sz w:val="32"/>
          <w:szCs w:val="32"/>
        </w:rPr>
        <w:t>3.1.1 Project management process</w:t>
      </w:r>
    </w:p>
    <w:p w14:paraId="61BD8EFB" w14:textId="77777777" w:rsidR="009A7DE1" w:rsidRPr="00FA120D" w:rsidRDefault="009A7DE1" w:rsidP="009A7DE1">
      <w:pPr>
        <w:widowControl w:val="0"/>
        <w:ind w:firstLine="720"/>
        <w:jc w:val="both"/>
        <w:rPr>
          <w:rFonts w:ascii="Times New Roman" w:hAnsi="Times New Roman" w:cs="Times New Roman"/>
          <w:sz w:val="24"/>
          <w:szCs w:val="24"/>
        </w:rPr>
      </w:pPr>
      <w:r w:rsidRPr="00FA120D">
        <w:rPr>
          <w:rFonts w:ascii="Times New Roman" w:hAnsi="Times New Roman" w:cs="Times New Roman"/>
          <w:sz w:val="24"/>
          <w:szCs w:val="24"/>
        </w:rPr>
        <w:t xml:space="preserve">First, definition of project is </w:t>
      </w:r>
      <w:r w:rsidRPr="00FA120D">
        <w:rPr>
          <w:rStyle w:val="apple-converted-space"/>
          <w:rFonts w:ascii="Times New Roman" w:hAnsi="Times New Roman" w:cs="Times New Roman"/>
          <w:sz w:val="24"/>
          <w:szCs w:val="24"/>
          <w:shd w:val="clear" w:color="auto" w:fill="FFFFFF"/>
        </w:rPr>
        <w:t>temporary </w:t>
      </w:r>
      <w:r w:rsidRPr="00FA120D">
        <w:rPr>
          <w:rFonts w:ascii="Times New Roman" w:hAnsi="Times New Roman" w:cs="Times New Roman"/>
          <w:sz w:val="24"/>
          <w:szCs w:val="24"/>
          <w:shd w:val="clear" w:color="auto" w:fill="FFFFFF"/>
        </w:rPr>
        <w:t>in that it has a defined beginning and end in time, and therefore defined scope and resources. The development of software for an improved business process, the construction of a building or bridge, the relief effort after a natural disaster</w:t>
      </w:r>
      <w:r w:rsidRPr="00FA120D">
        <w:rPr>
          <w:rFonts w:ascii="Times New Roman" w:hAnsi="Times New Roman" w:cs="Times New Roman"/>
          <w:sz w:val="24"/>
          <w:szCs w:val="24"/>
        </w:rPr>
        <w:t xml:space="preserve">. Therefore Project management </w:t>
      </w:r>
      <w:r w:rsidRPr="00FA120D">
        <w:rPr>
          <w:rFonts w:ascii="Times New Roman" w:hAnsi="Times New Roman" w:cs="Times New Roman"/>
          <w:sz w:val="24"/>
          <w:szCs w:val="24"/>
          <w:shd w:val="clear" w:color="auto" w:fill="FFFFFF"/>
        </w:rPr>
        <w:t>is the application of knowledge, skills and techniques to execute projects effectively and efficiently. It’s a strategic competency for organizations, enabling them to tie project results to business goals</w:t>
      </w:r>
      <w:r w:rsidRPr="00FA120D">
        <w:rPr>
          <w:rFonts w:ascii="Times New Roman" w:hAnsi="Times New Roman" w:cs="Times New Roman"/>
          <w:sz w:val="24"/>
          <w:szCs w:val="24"/>
        </w:rPr>
        <w:t xml:space="preserve"> </w:t>
      </w:r>
    </w:p>
    <w:p w14:paraId="40232CB8" w14:textId="77777777" w:rsidR="009A7DE1" w:rsidRPr="00FA120D" w:rsidRDefault="009A7DE1" w:rsidP="009A7DE1">
      <w:pPr>
        <w:widowControl w:val="0"/>
        <w:ind w:firstLine="720"/>
        <w:jc w:val="both"/>
        <w:rPr>
          <w:rFonts w:ascii="Times New Roman" w:hAnsi="Times New Roman" w:cs="Times New Roman"/>
          <w:sz w:val="24"/>
          <w:szCs w:val="24"/>
        </w:rPr>
      </w:pPr>
    </w:p>
    <w:p w14:paraId="20775A26" w14:textId="77777777" w:rsidR="009A7DE1" w:rsidRPr="00FA120D" w:rsidRDefault="009A7DE1" w:rsidP="009A7DE1">
      <w:pPr>
        <w:widowControl w:val="0"/>
        <w:ind w:firstLine="720"/>
        <w:jc w:val="both"/>
        <w:rPr>
          <w:rFonts w:ascii="Times New Roman" w:hAnsi="Times New Roman" w:cs="Times New Roman"/>
          <w:sz w:val="24"/>
          <w:szCs w:val="24"/>
        </w:rPr>
      </w:pPr>
      <w:r w:rsidRPr="00FA120D">
        <w:rPr>
          <w:rFonts w:ascii="Times New Roman" w:hAnsi="Times New Roman" w:cs="Times New Roman"/>
          <w:sz w:val="24"/>
          <w:szCs w:val="24"/>
        </w:rPr>
        <w:t>The purpose of Project management process for the systematic performance of the analysis, design, construction, integration and test actives for new or modified software products according to the specified requirements.</w:t>
      </w:r>
    </w:p>
    <w:p w14:paraId="1DCA2C56" w14:textId="77777777" w:rsidR="009A7DE1" w:rsidRPr="00FA120D" w:rsidRDefault="009A7DE1" w:rsidP="009A7DE1">
      <w:pPr>
        <w:widowControl w:val="0"/>
        <w:ind w:firstLine="720"/>
        <w:jc w:val="both"/>
        <w:rPr>
          <w:rFonts w:ascii="Times New Roman" w:hAnsi="Times New Roman" w:cs="Times New Roman"/>
          <w:sz w:val="24"/>
          <w:szCs w:val="24"/>
        </w:rPr>
      </w:pPr>
    </w:p>
    <w:p w14:paraId="7013B27C"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Selected process</w:t>
      </w:r>
    </w:p>
    <w:p w14:paraId="3EB337AF"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3.1.1.1 Project planning process</w:t>
      </w:r>
    </w:p>
    <w:p w14:paraId="7C6BF921"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3.1.1.2 Project plan execution process</w:t>
      </w:r>
    </w:p>
    <w:p w14:paraId="55416EE8"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lastRenderedPageBreak/>
        <w:t>3.1.1.3 Project assessment and control process</w:t>
      </w:r>
    </w:p>
    <w:p w14:paraId="4A48A74D"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3.1.1.4 Project closer process</w:t>
      </w:r>
    </w:p>
    <w:p w14:paraId="604719D3" w14:textId="77777777" w:rsidR="009A7DE1" w:rsidRPr="00C83B41" w:rsidRDefault="009A7DE1" w:rsidP="00C83B41">
      <w:pPr>
        <w:spacing w:after="200"/>
        <w:rPr>
          <w:rFonts w:ascii="Times New Roman" w:hAnsi="Times New Roman" w:cs="Times New Roman"/>
          <w:sz w:val="24"/>
          <w:szCs w:val="24"/>
        </w:rPr>
      </w:pPr>
      <w:r w:rsidRPr="00FA120D">
        <w:rPr>
          <w:rFonts w:ascii="Times New Roman" w:hAnsi="Times New Roman" w:cs="Times New Roman"/>
          <w:sz w:val="24"/>
          <w:szCs w:val="24"/>
        </w:rPr>
        <w:br w:type="page"/>
      </w:r>
      <w:r w:rsidRPr="00FA120D">
        <w:rPr>
          <w:rFonts w:ascii="Times New Roman" w:hAnsi="Times New Roman" w:cs="Times New Roman"/>
          <w:sz w:val="32"/>
          <w:szCs w:val="32"/>
        </w:rPr>
        <w:lastRenderedPageBreak/>
        <w:t>3.1.2 Software implementation process</w:t>
      </w:r>
    </w:p>
    <w:p w14:paraId="22B6A03A" w14:textId="77777777" w:rsidR="009A7DE1" w:rsidRPr="00FA120D" w:rsidRDefault="009A7DE1" w:rsidP="00B540C2">
      <w:pPr>
        <w:widowControl w:val="0"/>
        <w:ind w:firstLine="720"/>
        <w:jc w:val="both"/>
        <w:rPr>
          <w:rFonts w:ascii="Times New Roman" w:hAnsi="Times New Roman" w:cs="Times New Roman"/>
          <w:sz w:val="24"/>
          <w:szCs w:val="24"/>
        </w:rPr>
      </w:pPr>
      <w:r w:rsidRPr="00FA120D">
        <w:rPr>
          <w:rStyle w:val="apple-converted-space"/>
          <w:rFonts w:ascii="Times New Roman" w:hAnsi="Times New Roman" w:cs="Times New Roman"/>
          <w:sz w:val="24"/>
          <w:szCs w:val="24"/>
          <w:shd w:val="clear" w:color="auto" w:fill="FFFFFF"/>
        </w:rPr>
        <w:t> </w:t>
      </w:r>
      <w:r w:rsidRPr="00FA120D">
        <w:rPr>
          <w:rFonts w:ascii="Times New Roman" w:hAnsi="Times New Roman" w:cs="Times New Roman"/>
          <w:sz w:val="24"/>
          <w:szCs w:val="24"/>
          <w:shd w:val="clear" w:color="auto" w:fill="FFFFFF"/>
        </w:rPr>
        <w:t>A systematically structured approach to effectively integrate a</w:t>
      </w:r>
      <w:r w:rsidRPr="00FA120D">
        <w:rPr>
          <w:rStyle w:val="apple-converted-space"/>
          <w:rFonts w:ascii="Times New Roman" w:hAnsi="Times New Roman" w:cs="Times New Roman"/>
          <w:sz w:val="24"/>
          <w:szCs w:val="24"/>
          <w:shd w:val="clear" w:color="auto" w:fill="FFFFFF"/>
        </w:rPr>
        <w:t> </w:t>
      </w:r>
      <w:hyperlink r:id="rId27" w:tooltip="Software" w:history="1">
        <w:r w:rsidRPr="00FA120D">
          <w:rPr>
            <w:rStyle w:val="Hyperlink"/>
            <w:rFonts w:ascii="Times New Roman" w:hAnsi="Times New Roman" w:cs="Times New Roman"/>
            <w:sz w:val="24"/>
            <w:szCs w:val="24"/>
            <w:shd w:val="clear" w:color="auto" w:fill="FFFFFF"/>
          </w:rPr>
          <w:t>software</w:t>
        </w:r>
      </w:hyperlink>
      <w:r w:rsidRPr="00FA120D">
        <w:rPr>
          <w:rStyle w:val="apple-converted-space"/>
          <w:rFonts w:ascii="Times New Roman" w:hAnsi="Times New Roman" w:cs="Times New Roman"/>
          <w:sz w:val="24"/>
          <w:szCs w:val="24"/>
          <w:shd w:val="clear" w:color="auto" w:fill="FFFFFF"/>
        </w:rPr>
        <w:t> </w:t>
      </w:r>
      <w:r w:rsidRPr="00FA120D">
        <w:rPr>
          <w:rFonts w:ascii="Times New Roman" w:hAnsi="Times New Roman" w:cs="Times New Roman"/>
          <w:sz w:val="24"/>
          <w:szCs w:val="24"/>
          <w:shd w:val="clear" w:color="auto" w:fill="FFFFFF"/>
        </w:rPr>
        <w:t>based service or component into the workflow of an organizational structure or an individual end-user.</w:t>
      </w:r>
      <w:r w:rsidRPr="00FA120D">
        <w:rPr>
          <w:rFonts w:ascii="Times New Roman" w:hAnsi="Times New Roman" w:cs="Times New Roman"/>
          <w:sz w:val="24"/>
          <w:szCs w:val="24"/>
        </w:rPr>
        <w:t xml:space="preserve"> The purpose of the software implementation process is the systematic performance of the analysis, design, construction, integration and test actives for new or modified software products according to the specified requirements.</w:t>
      </w:r>
    </w:p>
    <w:p w14:paraId="532D8C1D" w14:textId="77777777" w:rsidR="009A7DE1" w:rsidRPr="00FA120D" w:rsidRDefault="009A7DE1" w:rsidP="009A7DE1">
      <w:pPr>
        <w:widowControl w:val="0"/>
        <w:ind w:firstLine="720"/>
        <w:rPr>
          <w:rFonts w:ascii="Times New Roman" w:hAnsi="Times New Roman" w:cs="Times New Roman"/>
          <w:sz w:val="24"/>
          <w:szCs w:val="24"/>
        </w:rPr>
      </w:pPr>
    </w:p>
    <w:p w14:paraId="15651379"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Selected process</w:t>
      </w:r>
    </w:p>
    <w:p w14:paraId="61A8C1C0"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3.1.2.1 Software implementation process</w:t>
      </w:r>
    </w:p>
    <w:p w14:paraId="221DD6D1"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3.1.2.2 Software requirement analysis process</w:t>
      </w:r>
    </w:p>
    <w:p w14:paraId="6DC6D143"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3.1.2.3 Software architectural design process</w:t>
      </w:r>
    </w:p>
    <w:p w14:paraId="7F56E029"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3.1.2.4 Software construction process</w:t>
      </w:r>
    </w:p>
    <w:p w14:paraId="42E28998"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3.1.2.5 Software integration process and test process</w:t>
      </w:r>
    </w:p>
    <w:p w14:paraId="07C55A13" w14:textId="77777777"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3.1.2.6 Software delivery process</w:t>
      </w:r>
    </w:p>
    <w:p w14:paraId="391D33D0" w14:textId="77777777" w:rsidR="009A7DE1" w:rsidRPr="00FA120D" w:rsidRDefault="009A7DE1" w:rsidP="009A7DE1">
      <w:pPr>
        <w:ind w:left="1440"/>
        <w:rPr>
          <w:rFonts w:ascii="Times New Roman" w:hAnsi="Times New Roman" w:cs="Times New Roman"/>
          <w:szCs w:val="22"/>
        </w:rPr>
      </w:pPr>
    </w:p>
    <w:p w14:paraId="30599325" w14:textId="77777777" w:rsidR="009A7DE1" w:rsidRPr="00FA120D" w:rsidRDefault="009A7DE1" w:rsidP="009A7DE1">
      <w:pPr>
        <w:ind w:firstLine="720"/>
        <w:rPr>
          <w:rFonts w:ascii="Times New Roman" w:hAnsi="Times New Roman" w:cs="Times New Roman"/>
          <w:b/>
          <w:bCs/>
          <w:szCs w:val="22"/>
        </w:rPr>
      </w:pPr>
    </w:p>
    <w:p w14:paraId="776ED173" w14:textId="77777777" w:rsidR="009A7DE1" w:rsidRPr="00FA120D" w:rsidRDefault="009A7DE1">
      <w:pPr>
        <w:rPr>
          <w:rFonts w:ascii="Times New Roman" w:hAnsi="Times New Roman" w:cs="Times New Roman"/>
          <w:sz w:val="24"/>
          <w:szCs w:val="24"/>
        </w:rPr>
      </w:pPr>
    </w:p>
    <w:p w14:paraId="71660EE7" w14:textId="77777777" w:rsidR="009A7DE1" w:rsidRPr="00FA120D" w:rsidRDefault="009A7DE1">
      <w:pPr>
        <w:rPr>
          <w:rFonts w:ascii="Times New Roman" w:hAnsi="Times New Roman" w:cs="Times New Roman"/>
          <w:sz w:val="24"/>
          <w:szCs w:val="24"/>
        </w:rPr>
      </w:pPr>
    </w:p>
    <w:p w14:paraId="7356A3EF" w14:textId="77777777" w:rsidR="009A7DE1" w:rsidRPr="00FA120D" w:rsidRDefault="009A7DE1">
      <w:pPr>
        <w:rPr>
          <w:rFonts w:ascii="Times New Roman" w:hAnsi="Times New Roman" w:cs="Times New Roman"/>
          <w:sz w:val="24"/>
          <w:szCs w:val="24"/>
        </w:rPr>
      </w:pPr>
    </w:p>
    <w:p w14:paraId="5DDBF6F1" w14:textId="77777777" w:rsidR="009A7DE1" w:rsidRPr="00FA120D" w:rsidRDefault="009A7DE1">
      <w:pPr>
        <w:rPr>
          <w:rFonts w:ascii="Times New Roman" w:hAnsi="Times New Roman" w:cs="Times New Roman"/>
          <w:sz w:val="24"/>
          <w:szCs w:val="24"/>
        </w:rPr>
      </w:pPr>
    </w:p>
    <w:p w14:paraId="5A9D63C6" w14:textId="77777777" w:rsidR="009A7DE1" w:rsidRPr="00FA120D" w:rsidRDefault="009A7DE1">
      <w:pPr>
        <w:rPr>
          <w:rFonts w:ascii="Times New Roman" w:hAnsi="Times New Roman" w:cs="Times New Roman"/>
          <w:sz w:val="24"/>
          <w:szCs w:val="24"/>
        </w:rPr>
      </w:pPr>
    </w:p>
    <w:p w14:paraId="6309962B" w14:textId="77777777" w:rsidR="009A7DE1" w:rsidRPr="00FA120D" w:rsidRDefault="009A7DE1">
      <w:pPr>
        <w:rPr>
          <w:rFonts w:ascii="Times New Roman" w:hAnsi="Times New Roman" w:cs="Times New Roman"/>
          <w:sz w:val="24"/>
          <w:szCs w:val="24"/>
        </w:rPr>
      </w:pPr>
    </w:p>
    <w:p w14:paraId="01D2D767" w14:textId="77777777" w:rsidR="009A7DE1" w:rsidRPr="00FA120D" w:rsidRDefault="009A7DE1">
      <w:pPr>
        <w:rPr>
          <w:rFonts w:ascii="Times New Roman" w:hAnsi="Times New Roman" w:cs="Times New Roman"/>
          <w:sz w:val="24"/>
          <w:szCs w:val="24"/>
        </w:rPr>
      </w:pPr>
    </w:p>
    <w:p w14:paraId="109E2D7D" w14:textId="77777777" w:rsidR="009A7DE1" w:rsidRPr="00FA120D" w:rsidRDefault="009A7DE1">
      <w:pPr>
        <w:rPr>
          <w:rFonts w:ascii="Times New Roman" w:hAnsi="Times New Roman" w:cs="Times New Roman"/>
          <w:sz w:val="24"/>
          <w:szCs w:val="24"/>
        </w:rPr>
      </w:pPr>
    </w:p>
    <w:p w14:paraId="1F43C831" w14:textId="77777777" w:rsidR="009A7DE1" w:rsidRPr="00FA120D" w:rsidRDefault="009A7DE1">
      <w:pPr>
        <w:rPr>
          <w:rFonts w:ascii="Times New Roman" w:hAnsi="Times New Roman" w:cs="Times New Roman"/>
          <w:sz w:val="24"/>
          <w:szCs w:val="24"/>
        </w:rPr>
      </w:pPr>
    </w:p>
    <w:p w14:paraId="0663B7A0" w14:textId="77777777" w:rsidR="009A7DE1" w:rsidRPr="00FA120D" w:rsidRDefault="009A7DE1">
      <w:pPr>
        <w:rPr>
          <w:rFonts w:ascii="Times New Roman" w:hAnsi="Times New Roman" w:cs="Times New Roman"/>
          <w:sz w:val="24"/>
          <w:szCs w:val="24"/>
        </w:rPr>
      </w:pPr>
    </w:p>
    <w:p w14:paraId="3A8834F7" w14:textId="77777777" w:rsidR="009A7DE1" w:rsidRPr="00FA120D" w:rsidRDefault="009A7DE1">
      <w:pPr>
        <w:rPr>
          <w:rFonts w:ascii="Times New Roman" w:hAnsi="Times New Roman" w:cs="Times New Roman"/>
          <w:sz w:val="24"/>
          <w:szCs w:val="24"/>
        </w:rPr>
      </w:pPr>
    </w:p>
    <w:p w14:paraId="1664B848" w14:textId="77777777" w:rsidR="009A7DE1" w:rsidRPr="00FA120D" w:rsidRDefault="009A7DE1">
      <w:pPr>
        <w:rPr>
          <w:rFonts w:ascii="Times New Roman" w:hAnsi="Times New Roman" w:cs="Times New Roman"/>
          <w:sz w:val="24"/>
          <w:szCs w:val="24"/>
        </w:rPr>
      </w:pPr>
    </w:p>
    <w:p w14:paraId="30FE5FC0" w14:textId="77777777" w:rsidR="009A7DE1" w:rsidRPr="00FA120D" w:rsidRDefault="009A7DE1">
      <w:pPr>
        <w:rPr>
          <w:rFonts w:ascii="Times New Roman" w:hAnsi="Times New Roman" w:cs="Times New Roman"/>
          <w:sz w:val="24"/>
          <w:szCs w:val="24"/>
        </w:rPr>
      </w:pPr>
    </w:p>
    <w:p w14:paraId="29AC0811" w14:textId="77777777" w:rsidR="004F6B3E" w:rsidRDefault="004F6B3E" w:rsidP="00BB0565">
      <w:pPr>
        <w:pStyle w:val="Heading1"/>
        <w:rPr>
          <w:rFonts w:ascii="Times New Roman" w:eastAsiaTheme="minorHAnsi" w:hAnsi="Times New Roman" w:cs="Times New Roman"/>
          <w:color w:val="auto"/>
          <w:sz w:val="24"/>
          <w:szCs w:val="24"/>
        </w:rPr>
      </w:pPr>
      <w:bookmarkStart w:id="92" w:name="_Toc369300036"/>
    </w:p>
    <w:p w14:paraId="47BE3A4F" w14:textId="77777777" w:rsidR="009A7DE1" w:rsidRPr="000E7610" w:rsidRDefault="009A7DE1" w:rsidP="00BB0565">
      <w:pPr>
        <w:pStyle w:val="Heading1"/>
        <w:rPr>
          <w:rFonts w:ascii="Times New Roman" w:hAnsi="Times New Roman" w:cs="Times New Roman"/>
          <w:b/>
          <w:bCs/>
        </w:rPr>
      </w:pPr>
      <w:commentRangeStart w:id="93"/>
      <w:r w:rsidRPr="000E7610">
        <w:rPr>
          <w:rFonts w:ascii="Times New Roman" w:hAnsi="Times New Roman" w:cs="Times New Roman"/>
          <w:b/>
          <w:bCs/>
        </w:rPr>
        <w:t>Chapter Four | Project Plan</w:t>
      </w:r>
      <w:bookmarkEnd w:id="92"/>
      <w:commentRangeEnd w:id="93"/>
      <w:r w:rsidR="00D44329">
        <w:rPr>
          <w:rStyle w:val="CommentReference"/>
          <w:rFonts w:asciiTheme="minorHAnsi" w:eastAsiaTheme="minorHAnsi" w:hAnsiTheme="minorHAnsi" w:cstheme="minorBidi"/>
          <w:color w:val="auto"/>
        </w:rPr>
        <w:commentReference w:id="93"/>
      </w:r>
    </w:p>
    <w:p w14:paraId="67CFC323" w14:textId="77777777" w:rsidR="009A7DE1" w:rsidRPr="00E02042" w:rsidRDefault="009A7DE1" w:rsidP="009A7DE1">
      <w:pPr>
        <w:rPr>
          <w:rFonts w:ascii="Times New Roman" w:hAnsi="Times New Roman" w:cs="Times New Roman"/>
          <w:lang w:bidi="ar-SA"/>
          <w:rPrChange w:id="94" w:author="SAMSUNG" w:date="2014-03-18T12:55:00Z">
            <w:rPr>
              <w:rFonts w:ascii="Times New Roman" w:hAnsi="Times New Roman" w:cs="Times New Roman"/>
              <w:lang w:val="en-GB" w:bidi="ar-SA"/>
            </w:rPr>
          </w:rPrChange>
        </w:rPr>
      </w:pPr>
    </w:p>
    <w:p w14:paraId="287DF8C6" w14:textId="77777777" w:rsidR="009A7DE1" w:rsidRPr="00FA120D" w:rsidRDefault="009A7DE1" w:rsidP="009A7DE1">
      <w:pPr>
        <w:pStyle w:val="Heading2"/>
        <w:spacing w:before="0" w:after="200" w:line="276" w:lineRule="auto"/>
        <w:rPr>
          <w:rFonts w:ascii="Times New Roman" w:hAnsi="Times New Roman" w:cs="Times New Roman"/>
          <w:color w:val="auto"/>
          <w:sz w:val="32"/>
          <w:szCs w:val="32"/>
          <w:lang w:val="en-GB"/>
        </w:rPr>
      </w:pPr>
      <w:r w:rsidRPr="00FA120D">
        <w:rPr>
          <w:rFonts w:ascii="Times New Roman" w:hAnsi="Times New Roman" w:cs="Times New Roman"/>
          <w:color w:val="auto"/>
          <w:sz w:val="32"/>
          <w:szCs w:val="32"/>
        </w:rPr>
        <w:t xml:space="preserve">4.1 </w:t>
      </w:r>
      <w:r w:rsidRPr="00FA120D">
        <w:rPr>
          <w:rFonts w:ascii="Times New Roman" w:hAnsi="Times New Roman" w:cs="Times New Roman"/>
          <w:color w:val="auto"/>
          <w:sz w:val="32"/>
          <w:szCs w:val="32"/>
          <w:lang w:val="en-GB"/>
        </w:rPr>
        <w:t>Motivation</w:t>
      </w:r>
    </w:p>
    <w:p w14:paraId="03BD7C5B" w14:textId="48678EE0" w:rsidR="009A7DE1" w:rsidRPr="00FA120D" w:rsidRDefault="009A7DE1" w:rsidP="00B540C2">
      <w:pPr>
        <w:ind w:firstLine="720"/>
        <w:jc w:val="both"/>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 xml:space="preserve">Nowadays, Job related software side is extremely competitive. Software </w:t>
      </w:r>
      <w:commentRangeStart w:id="95"/>
      <w:r w:rsidRPr="00FA120D">
        <w:rPr>
          <w:rFonts w:ascii="Times New Roman" w:eastAsia="Times-Roman" w:hAnsi="Times New Roman" w:cs="Times New Roman"/>
          <w:color w:val="000000"/>
          <w:sz w:val="24"/>
          <w:szCs w:val="24"/>
        </w:rPr>
        <w:t>perso</w:t>
      </w:r>
      <w:ins w:id="96" w:author="SAMSUNG" w:date="2014-03-18T12:44:00Z">
        <w:r w:rsidR="005054C2">
          <w:rPr>
            <w:rFonts w:ascii="Times New Roman" w:eastAsia="Times-Roman" w:hAnsi="Times New Roman" w:cs="Times New Roman"/>
            <w:color w:val="000000"/>
            <w:sz w:val="24"/>
            <w:szCs w:val="24"/>
          </w:rPr>
          <w:t>n</w:t>
        </w:r>
      </w:ins>
      <w:r w:rsidRPr="00FA120D">
        <w:rPr>
          <w:rFonts w:ascii="Times New Roman" w:eastAsia="Times-Roman" w:hAnsi="Times New Roman" w:cs="Times New Roman"/>
          <w:color w:val="000000"/>
          <w:sz w:val="24"/>
          <w:szCs w:val="24"/>
        </w:rPr>
        <w:t>n</w:t>
      </w:r>
      <w:ins w:id="97" w:author="SAMSUNG" w:date="2014-03-18T12:44:00Z">
        <w:r w:rsidR="005054C2">
          <w:rPr>
            <w:rFonts w:ascii="Times New Roman" w:eastAsia="Times-Roman" w:hAnsi="Times New Roman" w:cs="Times New Roman"/>
            <w:color w:val="000000"/>
            <w:sz w:val="24"/>
            <w:szCs w:val="24"/>
          </w:rPr>
          <w:t>e</w:t>
        </w:r>
      </w:ins>
      <w:del w:id="98" w:author="SAMSUNG" w:date="2014-03-18T12:44:00Z">
        <w:r w:rsidRPr="00FA120D" w:rsidDel="005054C2">
          <w:rPr>
            <w:rFonts w:ascii="Times New Roman" w:eastAsia="Times-Roman" w:hAnsi="Times New Roman" w:cs="Times New Roman"/>
            <w:color w:val="000000"/>
            <w:sz w:val="24"/>
            <w:szCs w:val="24"/>
          </w:rPr>
          <w:delText>a</w:delText>
        </w:r>
      </w:del>
      <w:r w:rsidRPr="00FA120D">
        <w:rPr>
          <w:rFonts w:ascii="Times New Roman" w:eastAsia="Times-Roman" w:hAnsi="Times New Roman" w:cs="Times New Roman"/>
          <w:color w:val="000000"/>
          <w:sz w:val="24"/>
          <w:szCs w:val="24"/>
        </w:rPr>
        <w:t xml:space="preserve">l </w:t>
      </w:r>
      <w:commentRangeEnd w:id="95"/>
      <w:r w:rsidR="00D44329">
        <w:rPr>
          <w:rStyle w:val="CommentReference"/>
        </w:rPr>
        <w:commentReference w:id="95"/>
      </w:r>
      <w:r w:rsidRPr="00FA120D">
        <w:rPr>
          <w:rFonts w:ascii="Times New Roman" w:eastAsia="Times-Roman" w:hAnsi="Times New Roman" w:cs="Times New Roman"/>
          <w:color w:val="000000"/>
          <w:sz w:val="24"/>
          <w:szCs w:val="24"/>
        </w:rPr>
        <w:t>want to find job that match with own capacity don’t have directly web application for software side.</w:t>
      </w:r>
      <w:r w:rsidRPr="00FA120D">
        <w:rPr>
          <w:rFonts w:ascii="Times New Roman" w:hAnsi="Times New Roman" w:cs="Times New Roman"/>
          <w:sz w:val="24"/>
          <w:szCs w:val="24"/>
        </w:rPr>
        <w:t xml:space="preserve"> </w:t>
      </w:r>
      <w:r w:rsidRPr="00FA120D">
        <w:rPr>
          <w:rFonts w:ascii="Times New Roman" w:eastAsia="Times-Roman" w:hAnsi="Times New Roman" w:cs="Times New Roman"/>
          <w:color w:val="000000"/>
          <w:sz w:val="24"/>
          <w:szCs w:val="24"/>
        </w:rPr>
        <w:t>But they have to find on a web based applications to find job.</w:t>
      </w:r>
      <w:r w:rsidRPr="00FA120D">
        <w:rPr>
          <w:rFonts w:ascii="Times New Roman" w:hAnsi="Times New Roman" w:cs="Times New Roman"/>
          <w:sz w:val="24"/>
          <w:szCs w:val="24"/>
        </w:rPr>
        <w:t xml:space="preserve"> </w:t>
      </w:r>
      <w:r w:rsidRPr="00FA120D">
        <w:rPr>
          <w:rFonts w:ascii="Times New Roman" w:eastAsia="Times-Roman" w:hAnsi="Times New Roman" w:cs="Times New Roman"/>
          <w:color w:val="000000"/>
          <w:sz w:val="24"/>
          <w:szCs w:val="24"/>
        </w:rPr>
        <w:t>Which might make the job do not match with capacity. This web application will target on finding software job side only for find jobs that match with the software produce process in each side. And help Software personal to find out job that match with their capability or software task process in software project.</w:t>
      </w:r>
      <w:r w:rsidRPr="00FA120D">
        <w:rPr>
          <w:rFonts w:ascii="Times New Roman" w:hAnsi="Times New Roman" w:cs="Times New Roman"/>
          <w:sz w:val="24"/>
          <w:szCs w:val="24"/>
        </w:rPr>
        <w:t xml:space="preserve"> </w:t>
      </w:r>
      <w:r w:rsidRPr="00FA120D">
        <w:rPr>
          <w:rFonts w:ascii="Times New Roman" w:eastAsia="Times-Roman" w:hAnsi="Times New Roman" w:cs="Times New Roman"/>
          <w:color w:val="000000"/>
          <w:sz w:val="24"/>
          <w:szCs w:val="24"/>
        </w:rPr>
        <w:t xml:space="preserve">And promote their own software specialist skills. In addition this software enterprisers will be find out software specialist that match with their software project task process or software job. </w:t>
      </w:r>
    </w:p>
    <w:p w14:paraId="175859EC" w14:textId="77777777" w:rsidR="009A7DE1" w:rsidRPr="00FA120D" w:rsidRDefault="009A7DE1" w:rsidP="009A7DE1">
      <w:pPr>
        <w:ind w:firstLine="720"/>
        <w:rPr>
          <w:rFonts w:ascii="Times New Roman" w:eastAsia="Times-Roman" w:hAnsi="Times New Roman" w:cs="Times New Roman"/>
          <w:color w:val="000000"/>
          <w:sz w:val="24"/>
          <w:szCs w:val="24"/>
        </w:rPr>
      </w:pPr>
    </w:p>
    <w:p w14:paraId="337E6251" w14:textId="77777777" w:rsidR="009A7DE1" w:rsidRPr="00FA120D" w:rsidRDefault="009A7DE1" w:rsidP="009A7DE1">
      <w:pPr>
        <w:pStyle w:val="Heading2"/>
        <w:spacing w:before="0" w:after="200" w:line="276" w:lineRule="auto"/>
        <w:rPr>
          <w:rFonts w:ascii="Times New Roman" w:hAnsi="Times New Roman" w:cs="Times New Roman"/>
          <w:color w:val="auto"/>
          <w:sz w:val="32"/>
          <w:szCs w:val="32"/>
          <w:lang w:val="en-GB"/>
        </w:rPr>
      </w:pPr>
      <w:r w:rsidRPr="00FA120D">
        <w:rPr>
          <w:rFonts w:ascii="Times New Roman" w:hAnsi="Times New Roman" w:cs="Times New Roman"/>
          <w:color w:val="auto"/>
          <w:sz w:val="32"/>
          <w:szCs w:val="32"/>
        </w:rPr>
        <w:t xml:space="preserve">4.2 </w:t>
      </w:r>
      <w:r w:rsidRPr="00FA120D">
        <w:rPr>
          <w:rFonts w:ascii="Times New Roman" w:hAnsi="Times New Roman" w:cs="Times New Roman"/>
          <w:color w:val="auto"/>
          <w:sz w:val="32"/>
          <w:szCs w:val="32"/>
          <w:lang w:val="en-GB"/>
        </w:rPr>
        <w:t>Aims and Objectives</w:t>
      </w:r>
    </w:p>
    <w:p w14:paraId="128E7E04" w14:textId="77777777" w:rsidR="009A7DE1" w:rsidRPr="00FA120D" w:rsidRDefault="009A7DE1" w:rsidP="009A7DE1">
      <w:pPr>
        <w:rPr>
          <w:rFonts w:ascii="Times New Roman" w:hAnsi="Times New Roman" w:cs="Times New Roman"/>
          <w:sz w:val="24"/>
          <w:szCs w:val="24"/>
          <w:lang w:val="en-GB"/>
        </w:rPr>
      </w:pPr>
      <w:r w:rsidRPr="00FA120D">
        <w:rPr>
          <w:rFonts w:ascii="Times New Roman" w:hAnsi="Times New Roman" w:cs="Times New Roman"/>
          <w:sz w:val="24"/>
          <w:szCs w:val="24"/>
          <w:lang w:val="en-GB"/>
        </w:rPr>
        <w:tab/>
        <w:t xml:space="preserve"> </w:t>
      </w:r>
      <w:r w:rsidRPr="00FA120D">
        <w:rPr>
          <w:rFonts w:ascii="Times New Roman" w:hAnsi="Times New Roman" w:cs="Times New Roman"/>
          <w:b/>
          <w:sz w:val="24"/>
          <w:szCs w:val="24"/>
          <w:lang w:val="en-GB"/>
        </w:rPr>
        <w:t>4.2.1 Aims</w:t>
      </w:r>
    </w:p>
    <w:p w14:paraId="7F8528F4" w14:textId="15E862F6" w:rsidR="009A7DE1" w:rsidRPr="00FA120D" w:rsidRDefault="009A7DE1" w:rsidP="009A7DE1">
      <w:pPr>
        <w:ind w:firstLine="720"/>
        <w:jc w:val="both"/>
        <w:rPr>
          <w:rFonts w:ascii="Times New Roman" w:hAnsi="Times New Roman" w:cs="Times New Roman"/>
          <w:sz w:val="24"/>
          <w:szCs w:val="24"/>
        </w:rPr>
      </w:pPr>
      <w:r w:rsidRPr="00FA120D">
        <w:rPr>
          <w:rFonts w:ascii="Times New Roman" w:hAnsi="Times New Roman" w:cs="Times New Roman"/>
          <w:sz w:val="24"/>
          <w:szCs w:val="24"/>
          <w:lang w:val="en-GB"/>
        </w:rPr>
        <w:t>This project aims to developed software job or software task process web application. For software personnel to be find out software project task or software job t</w:t>
      </w:r>
      <w:r w:rsidR="00B540C2">
        <w:rPr>
          <w:rFonts w:ascii="Times New Roman" w:hAnsi="Times New Roman" w:cs="Times New Roman"/>
          <w:sz w:val="24"/>
          <w:szCs w:val="24"/>
          <w:lang w:val="en-GB"/>
        </w:rPr>
        <w:t xml:space="preserve">hat match or related with their </w:t>
      </w:r>
      <w:r w:rsidRPr="00FA120D">
        <w:rPr>
          <w:rFonts w:ascii="Times New Roman" w:hAnsi="Times New Roman" w:cs="Times New Roman"/>
          <w:sz w:val="24"/>
          <w:szCs w:val="24"/>
          <w:lang w:val="en-GB"/>
        </w:rPr>
        <w:t xml:space="preserve">capability. And help them to promote their specialist skill by comment form Completion software work. Or vote form </w:t>
      </w:r>
      <w:r w:rsidRPr="00FA120D">
        <w:rPr>
          <w:rFonts w:ascii="Times New Roman" w:hAnsi="Times New Roman" w:cs="Times New Roman"/>
          <w:color w:val="000000"/>
          <w:sz w:val="24"/>
          <w:szCs w:val="24"/>
          <w:shd w:val="clear" w:color="auto" w:fill="FFFFFF"/>
        </w:rPr>
        <w:t>software entrepreneur</w:t>
      </w:r>
      <w:r w:rsidRPr="00FA120D">
        <w:rPr>
          <w:rFonts w:ascii="Times New Roman" w:hAnsi="Times New Roman" w:cs="Times New Roman"/>
          <w:sz w:val="24"/>
          <w:szCs w:val="24"/>
          <w:lang w:val="en-GB"/>
        </w:rPr>
        <w:t xml:space="preserve">.In addition aim to </w:t>
      </w:r>
      <w:del w:id="99" w:author="SAMSUNG" w:date="2014-03-18T16:21:00Z">
        <w:r w:rsidRPr="00FA120D" w:rsidDel="009D22E3">
          <w:rPr>
            <w:rFonts w:ascii="Times New Roman" w:hAnsi="Times New Roman" w:cs="Times New Roman"/>
            <w:sz w:val="24"/>
            <w:szCs w:val="24"/>
            <w:lang w:val="en-GB"/>
          </w:rPr>
          <w:delText>developed</w:delText>
        </w:r>
      </w:del>
      <w:ins w:id="100" w:author="SAMSUNG" w:date="2014-03-18T16:21:00Z">
        <w:r w:rsidR="009D22E3" w:rsidRPr="00FA120D">
          <w:rPr>
            <w:rFonts w:ascii="Times New Roman" w:hAnsi="Times New Roman" w:cs="Times New Roman"/>
            <w:sz w:val="24"/>
            <w:szCs w:val="24"/>
            <w:lang w:val="en-GB"/>
          </w:rPr>
          <w:t>develop</w:t>
        </w:r>
      </w:ins>
      <w:r w:rsidRPr="00FA120D">
        <w:rPr>
          <w:rFonts w:ascii="Times New Roman" w:hAnsi="Times New Roman" w:cs="Times New Roman"/>
          <w:sz w:val="24"/>
          <w:szCs w:val="24"/>
          <w:lang w:val="en-GB"/>
        </w:rPr>
        <w:t xml:space="preserve"> </w:t>
      </w:r>
      <w:r w:rsidR="00951AF4">
        <w:rPr>
          <w:rFonts w:ascii="Times New Roman" w:hAnsi="Times New Roman" w:cs="Times New Roman"/>
          <w:sz w:val="24"/>
          <w:szCs w:val="24"/>
          <w:lang w:val="en-GB"/>
        </w:rPr>
        <w:t xml:space="preserve">in term of </w:t>
      </w:r>
      <w:r w:rsidRPr="00FA120D">
        <w:rPr>
          <w:rFonts w:ascii="Times New Roman" w:hAnsi="Times New Roman" w:cs="Times New Roman"/>
          <w:sz w:val="24"/>
          <w:szCs w:val="24"/>
          <w:lang w:val="en-GB"/>
        </w:rPr>
        <w:t xml:space="preserve">software entrepreneur for find out software </w:t>
      </w:r>
      <w:r w:rsidR="009332AC" w:rsidRPr="00FA120D">
        <w:rPr>
          <w:rFonts w:ascii="Times New Roman" w:hAnsi="Times New Roman" w:cs="Times New Roman"/>
          <w:sz w:val="24"/>
          <w:szCs w:val="24"/>
          <w:lang w:val="en-GB"/>
        </w:rPr>
        <w:t>personnel</w:t>
      </w:r>
      <w:r w:rsidR="00951AF4">
        <w:rPr>
          <w:rFonts w:ascii="Times New Roman" w:hAnsi="Times New Roman" w:cs="Times New Roman"/>
          <w:sz w:val="24"/>
          <w:szCs w:val="24"/>
          <w:lang w:val="en-GB"/>
        </w:rPr>
        <w:t xml:space="preserve"> to match with project</w:t>
      </w:r>
      <w:r w:rsidR="009332AC" w:rsidRPr="00FA120D">
        <w:rPr>
          <w:rFonts w:ascii="Times New Roman" w:hAnsi="Times New Roman" w:cs="Times New Roman"/>
          <w:sz w:val="24"/>
          <w:szCs w:val="24"/>
          <w:lang w:val="en-GB"/>
        </w:rPr>
        <w:t>.</w:t>
      </w:r>
    </w:p>
    <w:p w14:paraId="3281201D" w14:textId="77777777" w:rsidR="00B540C2" w:rsidRDefault="009A7DE1" w:rsidP="009A7DE1">
      <w:pPr>
        <w:rPr>
          <w:rFonts w:ascii="Times New Roman" w:hAnsi="Times New Roman" w:cs="Times New Roman"/>
          <w:b/>
          <w:sz w:val="24"/>
          <w:szCs w:val="24"/>
          <w:lang w:val="en-GB"/>
        </w:rPr>
      </w:pPr>
      <w:r w:rsidRPr="00FA120D">
        <w:rPr>
          <w:rFonts w:ascii="Times New Roman" w:hAnsi="Times New Roman" w:cs="Times New Roman"/>
          <w:b/>
          <w:sz w:val="24"/>
          <w:szCs w:val="24"/>
          <w:lang w:val="en-GB"/>
        </w:rPr>
        <w:tab/>
      </w:r>
    </w:p>
    <w:p w14:paraId="1EB9BB99" w14:textId="77777777" w:rsidR="009A7DE1" w:rsidRPr="00FA120D" w:rsidRDefault="009A7DE1" w:rsidP="00B540C2">
      <w:pPr>
        <w:ind w:firstLine="720"/>
        <w:rPr>
          <w:rFonts w:ascii="Times New Roman" w:hAnsi="Times New Roman" w:cs="Times New Roman"/>
          <w:b/>
          <w:sz w:val="24"/>
          <w:szCs w:val="24"/>
          <w:lang w:val="en-GB"/>
        </w:rPr>
      </w:pPr>
      <w:commentRangeStart w:id="101"/>
      <w:r w:rsidRPr="00FA120D">
        <w:rPr>
          <w:rFonts w:ascii="Times New Roman" w:hAnsi="Times New Roman" w:cs="Times New Roman"/>
          <w:b/>
          <w:sz w:val="24"/>
          <w:szCs w:val="24"/>
          <w:lang w:val="en-GB"/>
        </w:rPr>
        <w:t>4.2.2 Objective</w:t>
      </w:r>
      <w:commentRangeEnd w:id="101"/>
      <w:r w:rsidR="00D44329">
        <w:rPr>
          <w:rStyle w:val="CommentReference"/>
        </w:rPr>
        <w:commentReference w:id="101"/>
      </w:r>
    </w:p>
    <w:p w14:paraId="565EA5DC" w14:textId="0F73FD80" w:rsidR="009A7DE1" w:rsidRPr="00FA120D" w:rsidRDefault="009A7DE1" w:rsidP="00B540C2">
      <w:pPr>
        <w:ind w:firstLine="720"/>
        <w:jc w:val="both"/>
        <w:rPr>
          <w:rFonts w:ascii="Times New Roman" w:hAnsi="Times New Roman" w:cs="Times New Roman"/>
          <w:b/>
          <w:bCs/>
          <w:sz w:val="24"/>
          <w:szCs w:val="24"/>
        </w:rPr>
      </w:pPr>
      <w:r w:rsidRPr="00FA120D">
        <w:rPr>
          <w:rFonts w:ascii="Times New Roman" w:hAnsi="Times New Roman" w:cs="Times New Roman"/>
          <w:color w:val="000000" w:themeColor="text1"/>
          <w:sz w:val="24"/>
          <w:szCs w:val="24"/>
        </w:rPr>
        <w:t xml:space="preserve"> </w:t>
      </w:r>
      <w:del w:id="102" w:author="SAMSUNG" w:date="2014-03-18T17:22:00Z">
        <w:r w:rsidRPr="00FA120D" w:rsidDel="001A66FE">
          <w:rPr>
            <w:rFonts w:ascii="Times New Roman" w:hAnsi="Times New Roman" w:cs="Times New Roman"/>
            <w:color w:val="000000" w:themeColor="text1"/>
            <w:sz w:val="24"/>
            <w:szCs w:val="24"/>
          </w:rPr>
          <w:delText xml:space="preserve">There are two roles for the TEAM DUTY software as employer and freelancer. User can play both roles. Employers can post their project that relate with the categories. Those projects will be searched by freelancer. Moreover employers can see profile of each freelancer if interested they can hire that freelancer with information of project then the request will be informed when the freelance access to the system. </w:delText>
        </w:r>
      </w:del>
    </w:p>
    <w:p w14:paraId="080DDB7E" w14:textId="77777777" w:rsidR="009A7DE1" w:rsidRPr="00FA120D" w:rsidRDefault="009A7DE1" w:rsidP="009A7DE1">
      <w:pPr>
        <w:ind w:firstLine="720"/>
        <w:rPr>
          <w:rFonts w:ascii="Times New Roman" w:hAnsi="Times New Roman" w:cs="Times New Roman"/>
          <w:b/>
          <w:sz w:val="28"/>
        </w:rPr>
      </w:pPr>
    </w:p>
    <w:p w14:paraId="16AA19D6" w14:textId="77777777" w:rsidR="009A7DE1" w:rsidRPr="003472FD" w:rsidRDefault="009A7DE1" w:rsidP="009A7DE1">
      <w:pPr>
        <w:pStyle w:val="Heading2"/>
        <w:spacing w:before="0" w:after="200" w:line="276" w:lineRule="auto"/>
        <w:rPr>
          <w:rFonts w:ascii="Times New Roman" w:hAnsi="Times New Roman" w:cstheme="minorBidi" w:hint="cs"/>
          <w:color w:val="auto"/>
          <w:sz w:val="32"/>
          <w:szCs w:val="40"/>
          <w:cs/>
        </w:rPr>
      </w:pPr>
      <w:r w:rsidRPr="00FA120D">
        <w:rPr>
          <w:rFonts w:ascii="Times New Roman" w:hAnsi="Times New Roman" w:cs="Times New Roman"/>
          <w:color w:val="auto"/>
          <w:sz w:val="32"/>
          <w:szCs w:val="32"/>
        </w:rPr>
        <w:lastRenderedPageBreak/>
        <w:t>4.3 System Architecture</w:t>
      </w:r>
    </w:p>
    <w:p w14:paraId="16ADEEE7" w14:textId="77777777" w:rsidR="009A7DE1" w:rsidRPr="00FA120D" w:rsidRDefault="009A7DE1" w:rsidP="009A7DE1">
      <w:pPr>
        <w:pStyle w:val="Heading2"/>
        <w:spacing w:before="0" w:after="200" w:line="276" w:lineRule="auto"/>
        <w:rPr>
          <w:rFonts w:ascii="Times New Roman" w:hAnsi="Times New Roman" w:cs="Times New Roman"/>
          <w:color w:val="auto"/>
          <w:sz w:val="32"/>
          <w:szCs w:val="32"/>
        </w:rPr>
      </w:pPr>
    </w:p>
    <w:p w14:paraId="29B2C453" w14:textId="581B4EE8" w:rsidR="009A7DE1" w:rsidRPr="00FA120D" w:rsidRDefault="000A6A63" w:rsidP="009A7DE1">
      <w:pPr>
        <w:pStyle w:val="Heading2"/>
        <w:spacing w:before="0" w:after="200" w:line="276" w:lineRule="auto"/>
        <w:rPr>
          <w:rFonts w:ascii="Times New Roman" w:hAnsi="Times New Roman" w:cs="Times New Roman"/>
          <w:color w:val="auto"/>
          <w:sz w:val="32"/>
          <w:szCs w:val="32"/>
        </w:rPr>
      </w:pPr>
      <w:commentRangeStart w:id="103"/>
      <w:ins w:id="104" w:author="SAMSUNG" w:date="2014-03-18T17:21:00Z">
        <w:r>
          <w:rPr>
            <w:rFonts w:ascii="Times New Roman" w:hAnsi="Times New Roman" w:cs="Times New Roman"/>
            <w:noProof/>
            <w:color w:val="auto"/>
            <w:sz w:val="32"/>
            <w:szCs w:val="32"/>
          </w:rPr>
          <w:lastRenderedPageBreak/>
          <w:drawing>
            <wp:inline distT="0" distB="0" distL="0" distR="0" wp14:anchorId="4F399FEA" wp14:editId="1513D4FF">
              <wp:extent cx="5972175" cy="4928783"/>
              <wp:effectExtent l="0" t="0" r="0" b="5715"/>
              <wp:docPr id="17" name="Picture 17" descr="C:\Users\SAMSUNG\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Untitled 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8515" cy="4934016"/>
                      </a:xfrm>
                      <a:prstGeom prst="rect">
                        <a:avLst/>
                      </a:prstGeom>
                      <a:noFill/>
                      <a:ln>
                        <a:noFill/>
                      </a:ln>
                    </pic:spPr>
                  </pic:pic>
                </a:graphicData>
              </a:graphic>
            </wp:inline>
          </w:drawing>
        </w:r>
      </w:ins>
      <w:del w:id="105" w:author="SAMSUNG" w:date="2014-03-18T17:21:00Z">
        <w:r w:rsidR="009A7DE1" w:rsidRPr="00FA120D" w:rsidDel="000A6A63">
          <w:rPr>
            <w:rFonts w:ascii="Times New Roman" w:hAnsi="Times New Roman" w:cs="Times New Roman"/>
            <w:noProof/>
            <w:color w:val="auto"/>
            <w:sz w:val="32"/>
            <w:szCs w:val="32"/>
          </w:rPr>
          <w:lastRenderedPageBreak/>
          <w:drawing>
            <wp:inline distT="0" distB="0" distL="0" distR="0" wp14:anchorId="1E242C58" wp14:editId="62FF99A9">
              <wp:extent cx="5724525" cy="3714750"/>
              <wp:effectExtent l="0" t="0" r="9525" b="0"/>
              <wp:docPr id="1" name="Picture 1" descr="C:\Users\SAMSUNG\Desktop\achit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SUNG\Desktop\achite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714750"/>
                      </a:xfrm>
                      <a:prstGeom prst="rect">
                        <a:avLst/>
                      </a:prstGeom>
                      <a:noFill/>
                      <a:ln>
                        <a:noFill/>
                      </a:ln>
                    </pic:spPr>
                  </pic:pic>
                </a:graphicData>
              </a:graphic>
            </wp:inline>
          </w:drawing>
        </w:r>
      </w:del>
      <w:commentRangeEnd w:id="103"/>
      <w:r w:rsidR="00D44329">
        <w:rPr>
          <w:rStyle w:val="CommentReference"/>
          <w:rFonts w:asciiTheme="minorHAnsi" w:eastAsiaTheme="minorHAnsi" w:hAnsiTheme="minorHAnsi" w:cstheme="minorBidi"/>
          <w:color w:val="auto"/>
        </w:rPr>
        <w:commentReference w:id="103"/>
      </w:r>
    </w:p>
    <w:p w14:paraId="4A2264AA" w14:textId="77777777" w:rsidR="009A7DE1" w:rsidRPr="00FA120D" w:rsidRDefault="009A7DE1" w:rsidP="009A7DE1">
      <w:pPr>
        <w:jc w:val="center"/>
        <w:rPr>
          <w:rFonts w:ascii="Times New Roman" w:hAnsi="Times New Roman" w:cs="Times New Roman"/>
        </w:rPr>
      </w:pPr>
      <w:r w:rsidRPr="00FA120D">
        <w:rPr>
          <w:rFonts w:ascii="Times New Roman" w:hAnsi="Times New Roman" w:cs="Times New Roman"/>
        </w:rPr>
        <w:t xml:space="preserve">Figure 4.3.1: Overall Web-application </w:t>
      </w:r>
      <w:del w:id="106" w:author="SAMSUNG" w:date="2014-03-18T12:46:00Z">
        <w:r w:rsidRPr="00FA120D" w:rsidDel="005054C2">
          <w:rPr>
            <w:rFonts w:ascii="Times New Roman" w:hAnsi="Times New Roman" w:cs="Times New Roman"/>
          </w:rPr>
          <w:delText>application</w:delText>
        </w:r>
      </w:del>
    </w:p>
    <w:p w14:paraId="247CB6A9" w14:textId="77777777" w:rsidR="009A7DE1" w:rsidRDefault="009A7DE1" w:rsidP="009A7DE1">
      <w:pPr>
        <w:ind w:firstLine="720"/>
        <w:rPr>
          <w:ins w:id="107" w:author="SAMSUNG" w:date="2014-03-18T16:20:00Z"/>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Figure 4.3.1 shows the overall of TEAM DUTY system. The system consist of Client use internet to connect with the Browser to request to asp.net MVC service  and send to the Database(SQL Server) via the webserver (IIS7)</w:t>
      </w:r>
    </w:p>
    <w:p w14:paraId="679947B9" w14:textId="77777777" w:rsidR="009D22E3" w:rsidRDefault="009D22E3" w:rsidP="009A7DE1">
      <w:pPr>
        <w:ind w:firstLine="720"/>
        <w:rPr>
          <w:ins w:id="108" w:author="SAMSUNG" w:date="2014-03-18T16:20:00Z"/>
          <w:rFonts w:ascii="Times New Roman" w:eastAsia="Times-Roman" w:hAnsi="Times New Roman" w:cs="Times New Roman"/>
          <w:color w:val="000000"/>
          <w:sz w:val="24"/>
          <w:szCs w:val="24"/>
        </w:rPr>
      </w:pPr>
    </w:p>
    <w:p w14:paraId="7E618322" w14:textId="1307AB73" w:rsidR="009D22E3" w:rsidRPr="00FA120D" w:rsidRDefault="009D22E3" w:rsidP="009A7DE1">
      <w:pPr>
        <w:ind w:firstLine="720"/>
        <w:rPr>
          <w:rFonts w:ascii="Times New Roman" w:eastAsia="Times-Roman" w:hAnsi="Times New Roman" w:cs="Times New Roman"/>
          <w:color w:val="000000"/>
          <w:sz w:val="24"/>
          <w:szCs w:val="24"/>
        </w:rPr>
      </w:pPr>
      <w:ins w:id="109" w:author="SAMSUNG" w:date="2014-03-18T16:21:00Z">
        <w:r>
          <w:rPr>
            <w:rFonts w:ascii="Times New Roman" w:eastAsia="Times-Roman" w:hAnsi="Times New Roman" w:cs="Times New Roman"/>
            <w:color w:val="000000"/>
            <w:sz w:val="24"/>
            <w:szCs w:val="24"/>
          </w:rPr>
          <w:t>*</w:t>
        </w:r>
      </w:ins>
      <w:ins w:id="110" w:author="SAMSUNG" w:date="2014-03-18T16:20:00Z">
        <w:r>
          <w:rPr>
            <w:rFonts w:ascii="Times New Roman" w:eastAsia="Times-Roman" w:hAnsi="Times New Roman" w:cs="Times New Roman"/>
            <w:color w:val="000000"/>
            <w:sz w:val="24"/>
            <w:szCs w:val="24"/>
          </w:rPr>
          <w:t xml:space="preserve">Client is all of three type should use </w:t>
        </w:r>
      </w:ins>
      <w:ins w:id="111" w:author="SAMSUNG" w:date="2014-03-18T16:21:00Z">
        <w:r>
          <w:rPr>
            <w:rFonts w:ascii="Times New Roman" w:eastAsia="Times-Roman" w:hAnsi="Times New Roman" w:cs="Times New Roman"/>
            <w:color w:val="000000"/>
            <w:sz w:val="24"/>
            <w:szCs w:val="24"/>
          </w:rPr>
          <w:t>same architecture*</w:t>
        </w:r>
      </w:ins>
    </w:p>
    <w:p w14:paraId="5F783042" w14:textId="77777777" w:rsidR="009A7DE1" w:rsidRPr="00FA120D" w:rsidRDefault="009A7DE1" w:rsidP="009A7DE1">
      <w:pPr>
        <w:rPr>
          <w:rFonts w:ascii="Times New Roman" w:hAnsi="Times New Roman" w:cs="Times New Roman"/>
        </w:rPr>
      </w:pPr>
    </w:p>
    <w:p w14:paraId="20E03D07" w14:textId="77777777" w:rsidR="009A7DE1" w:rsidRPr="00FA120D" w:rsidRDefault="009A7DE1" w:rsidP="009A7DE1">
      <w:pPr>
        <w:pStyle w:val="Heading2"/>
        <w:spacing w:before="0" w:after="200" w:line="276" w:lineRule="auto"/>
        <w:rPr>
          <w:rFonts w:ascii="Times New Roman" w:hAnsi="Times New Roman" w:cs="Times New Roman"/>
          <w:color w:val="auto"/>
          <w:sz w:val="32"/>
          <w:szCs w:val="32"/>
        </w:rPr>
      </w:pPr>
    </w:p>
    <w:p w14:paraId="55920258" w14:textId="77777777" w:rsidR="009A7DE1" w:rsidRPr="00FA120D" w:rsidDel="000A6A63" w:rsidRDefault="009A7DE1" w:rsidP="009A7DE1">
      <w:pPr>
        <w:rPr>
          <w:del w:id="112" w:author="SAMSUNG" w:date="2014-03-18T17:22:00Z"/>
          <w:rFonts w:ascii="Times New Roman" w:hAnsi="Times New Roman" w:cs="Times New Roman"/>
        </w:rPr>
      </w:pPr>
    </w:p>
    <w:p w14:paraId="5D70CAC6" w14:textId="77777777" w:rsidR="009A7DE1" w:rsidRPr="00FA120D" w:rsidDel="000A6A63" w:rsidRDefault="009A7DE1" w:rsidP="009A7DE1">
      <w:pPr>
        <w:rPr>
          <w:del w:id="113" w:author="SAMSUNG" w:date="2014-03-18T17:22:00Z"/>
          <w:rFonts w:ascii="Times New Roman" w:hAnsi="Times New Roman" w:cs="Times New Roman"/>
        </w:rPr>
      </w:pPr>
    </w:p>
    <w:p w14:paraId="4B2001D8" w14:textId="77777777" w:rsidR="009A7DE1" w:rsidRPr="00FA120D" w:rsidDel="000A6A63" w:rsidRDefault="009A7DE1" w:rsidP="009A7DE1">
      <w:pPr>
        <w:rPr>
          <w:del w:id="114" w:author="SAMSUNG" w:date="2014-03-18T17:22:00Z"/>
          <w:rFonts w:ascii="Times New Roman" w:hAnsi="Times New Roman" w:cs="Times New Roman"/>
        </w:rPr>
      </w:pPr>
    </w:p>
    <w:p w14:paraId="25F3953C" w14:textId="77777777" w:rsidR="009A7DE1" w:rsidRPr="00FA120D" w:rsidDel="000A6A63" w:rsidRDefault="009A7DE1" w:rsidP="009A7DE1">
      <w:pPr>
        <w:rPr>
          <w:del w:id="115" w:author="SAMSUNG" w:date="2014-03-18T17:22:00Z"/>
          <w:rFonts w:ascii="Times New Roman" w:hAnsi="Times New Roman" w:cs="Times New Roman"/>
        </w:rPr>
      </w:pPr>
    </w:p>
    <w:p w14:paraId="0CB0E981" w14:textId="77777777" w:rsidR="009A7DE1" w:rsidRPr="00FA120D" w:rsidDel="000A6A63" w:rsidRDefault="009A7DE1" w:rsidP="009A7DE1">
      <w:pPr>
        <w:rPr>
          <w:del w:id="116" w:author="SAMSUNG" w:date="2014-03-18T17:22:00Z"/>
          <w:rFonts w:ascii="Times New Roman" w:hAnsi="Times New Roman" w:cs="Times New Roman"/>
        </w:rPr>
      </w:pPr>
    </w:p>
    <w:p w14:paraId="79FAB102" w14:textId="77777777" w:rsidR="009A7DE1" w:rsidRPr="00FA120D" w:rsidDel="000A6A63" w:rsidRDefault="009A7DE1" w:rsidP="009A7DE1">
      <w:pPr>
        <w:rPr>
          <w:del w:id="117" w:author="SAMSUNG" w:date="2014-03-18T17:22:00Z"/>
          <w:rFonts w:ascii="Times New Roman" w:hAnsi="Times New Roman" w:cs="Times New Roman"/>
        </w:rPr>
      </w:pPr>
    </w:p>
    <w:p w14:paraId="21658DF1" w14:textId="77777777" w:rsidR="009A7DE1" w:rsidRPr="00FA120D" w:rsidRDefault="009A7DE1" w:rsidP="009A7DE1">
      <w:pPr>
        <w:rPr>
          <w:rFonts w:ascii="Times New Roman" w:hAnsi="Times New Roman" w:cs="Times New Roman"/>
        </w:rPr>
      </w:pPr>
    </w:p>
    <w:p w14:paraId="500325E6" w14:textId="77777777" w:rsidR="009A7DE1" w:rsidRPr="00FA120D" w:rsidRDefault="009A7DE1" w:rsidP="009A7DE1">
      <w:pPr>
        <w:jc w:val="center"/>
        <w:rPr>
          <w:rFonts w:ascii="Times New Roman" w:hAnsi="Times New Roman" w:cs="Times New Roman"/>
        </w:rPr>
      </w:pPr>
      <w:r w:rsidRPr="00FA120D">
        <w:rPr>
          <w:rFonts w:ascii="Times New Roman" w:hAnsi="Times New Roman" w:cs="Times New Roman"/>
          <w:noProof/>
        </w:rPr>
        <w:lastRenderedPageBreak/>
        <w:drawing>
          <wp:inline distT="0" distB="0" distL="0" distR="0" wp14:anchorId="4E3CC080" wp14:editId="0BB1C02D">
            <wp:extent cx="2500212" cy="3486150"/>
            <wp:effectExtent l="0" t="0" r="0" b="0"/>
            <wp:docPr id="2" name="Picture 2" descr="C:\Users\SAMSUNG\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SUNG\Desktop\Untitled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0708" cy="3542615"/>
                    </a:xfrm>
                    <a:prstGeom prst="rect">
                      <a:avLst/>
                    </a:prstGeom>
                    <a:noFill/>
                    <a:ln>
                      <a:noFill/>
                    </a:ln>
                  </pic:spPr>
                </pic:pic>
              </a:graphicData>
            </a:graphic>
          </wp:inline>
        </w:drawing>
      </w:r>
    </w:p>
    <w:p w14:paraId="23D1D01C" w14:textId="77777777" w:rsidR="009A7DE1" w:rsidRPr="00FA120D" w:rsidRDefault="009A7DE1" w:rsidP="009A7DE1">
      <w:pPr>
        <w:jc w:val="center"/>
        <w:rPr>
          <w:rFonts w:ascii="Times New Roman" w:hAnsi="Times New Roman" w:cs="Times New Roman"/>
          <w:szCs w:val="22"/>
        </w:rPr>
      </w:pPr>
      <w:r w:rsidRPr="00FA120D">
        <w:rPr>
          <w:rFonts w:ascii="Times New Roman" w:hAnsi="Times New Roman" w:cs="Times New Roman"/>
          <w:szCs w:val="22"/>
        </w:rPr>
        <w:t>Figure 4.3.2: MVC Web-application Architecture</w:t>
      </w:r>
    </w:p>
    <w:p w14:paraId="432976B2" w14:textId="77777777" w:rsidR="009A7DE1" w:rsidRPr="00FA120D" w:rsidRDefault="009A7DE1" w:rsidP="009A7DE1">
      <w:pPr>
        <w:jc w:val="center"/>
        <w:rPr>
          <w:rFonts w:ascii="Times New Roman" w:hAnsi="Times New Roman" w:cs="Times New Roman"/>
          <w:szCs w:val="22"/>
        </w:rPr>
      </w:pPr>
    </w:p>
    <w:p w14:paraId="28BB712B" w14:textId="77777777" w:rsidR="009A7DE1" w:rsidRPr="00FA120D" w:rsidRDefault="009A7DE1" w:rsidP="009A7DE1">
      <w:pPr>
        <w:jc w:val="both"/>
        <w:rPr>
          <w:rFonts w:ascii="Times New Roman" w:hAnsi="Times New Roman" w:cs="Times New Roman"/>
          <w:sz w:val="24"/>
          <w:szCs w:val="24"/>
        </w:rPr>
      </w:pPr>
      <w:r w:rsidRPr="00FA120D">
        <w:rPr>
          <w:rFonts w:ascii="Times New Roman" w:hAnsi="Times New Roman" w:cs="Times New Roman"/>
          <w:color w:val="222222"/>
          <w:sz w:val="24"/>
          <w:szCs w:val="24"/>
        </w:rPr>
        <w:t>The Model-View-Controller (MVC) architectural pattern separates an application into three main components: the model, the view, and the controller The ASP.NET MVC framework provides an alternative to the ASP.NET Web Forms pattern for creating MVC-based Web applications. MVC is a standard design pattern that many developers are familiar with. Some types of Web applications will benefit from the MVC framework. Others will continue to use the traditional ASP.NET application pattern that is based on Web Forms and post backs. Other types of Web applications will combine the two approaches; neither approach excludes the other.</w:t>
      </w:r>
      <w:r w:rsidRPr="00FA120D">
        <w:rPr>
          <w:rStyle w:val="apple-converted-space"/>
          <w:rFonts w:ascii="Times New Roman" w:hAnsi="Times New Roman" w:cs="Times New Roman"/>
          <w:color w:val="222222"/>
          <w:sz w:val="24"/>
          <w:szCs w:val="24"/>
        </w:rPr>
        <w:t> </w:t>
      </w:r>
    </w:p>
    <w:p w14:paraId="39F144AE" w14:textId="77777777" w:rsidR="009A7DE1" w:rsidRPr="00FA120D" w:rsidRDefault="009A7DE1" w:rsidP="009A7DE1">
      <w:pPr>
        <w:jc w:val="both"/>
        <w:rPr>
          <w:rFonts w:ascii="Times New Roman" w:hAnsi="Times New Roman" w:cs="Times New Roman"/>
          <w:sz w:val="24"/>
          <w:szCs w:val="24"/>
        </w:rPr>
      </w:pPr>
      <w:r w:rsidRPr="00FA120D">
        <w:rPr>
          <w:rFonts w:ascii="Times New Roman" w:hAnsi="Times New Roman" w:cs="Times New Roman"/>
          <w:color w:val="222222"/>
          <w:sz w:val="24"/>
          <w:szCs w:val="24"/>
        </w:rPr>
        <w:t>MVC framework includes the following components:</w:t>
      </w:r>
    </w:p>
    <w:p w14:paraId="77E49AAE" w14:textId="77777777" w:rsidR="009A7DE1" w:rsidRPr="00FA120D" w:rsidRDefault="009A7DE1" w:rsidP="009A7DE1">
      <w:pPr>
        <w:spacing w:after="0" w:line="273" w:lineRule="atLeast"/>
        <w:ind w:firstLine="450"/>
        <w:textAlignment w:val="baseline"/>
        <w:rPr>
          <w:rFonts w:ascii="Times New Roman" w:eastAsia="Times New Roman" w:hAnsi="Times New Roman" w:cs="Times New Roman"/>
          <w:color w:val="222222"/>
          <w:sz w:val="24"/>
          <w:szCs w:val="24"/>
        </w:rPr>
      </w:pPr>
      <w:r w:rsidRPr="00FA120D">
        <w:rPr>
          <w:rFonts w:ascii="Times New Roman" w:eastAsia="Times New Roman" w:hAnsi="Times New Roman" w:cs="Times New Roman"/>
          <w:b/>
          <w:bCs/>
          <w:color w:val="222222"/>
          <w:sz w:val="24"/>
          <w:szCs w:val="24"/>
          <w:bdr w:val="none" w:sz="0" w:space="0" w:color="auto" w:frame="1"/>
        </w:rPr>
        <w:t>Models</w:t>
      </w:r>
      <w:r w:rsidRPr="00FA120D">
        <w:rPr>
          <w:rFonts w:ascii="Times New Roman" w:eastAsia="Times New Roman" w:hAnsi="Times New Roman" w:cs="Times New Roman"/>
          <w:color w:val="222222"/>
          <w:sz w:val="24"/>
          <w:szCs w:val="24"/>
        </w:rPr>
        <w:t>. Model objects are the parts of the application that implement the logic for the application s data domain. Often, model objects retrieve and store model state in a database. For example, a Product object might retrieve information from a database, operate on it, and then write updated information back to a Products table in SQL Server.</w:t>
      </w:r>
    </w:p>
    <w:p w14:paraId="180EEC64" w14:textId="77777777" w:rsidR="009A7DE1" w:rsidRPr="00FA120D" w:rsidRDefault="009A7DE1" w:rsidP="009A7DE1">
      <w:pPr>
        <w:spacing w:after="0" w:line="273" w:lineRule="atLeast"/>
        <w:ind w:firstLine="450"/>
        <w:textAlignment w:val="baseline"/>
        <w:rPr>
          <w:rFonts w:ascii="Times New Roman" w:eastAsia="Times New Roman" w:hAnsi="Times New Roman" w:cs="Times New Roman"/>
          <w:color w:val="222222"/>
          <w:sz w:val="24"/>
          <w:szCs w:val="24"/>
        </w:rPr>
      </w:pPr>
      <w:r w:rsidRPr="00FA120D">
        <w:rPr>
          <w:rFonts w:ascii="Times New Roman" w:eastAsia="Times New Roman" w:hAnsi="Times New Roman" w:cs="Times New Roman"/>
          <w:b/>
          <w:bCs/>
          <w:color w:val="222222"/>
          <w:sz w:val="24"/>
          <w:szCs w:val="24"/>
          <w:bdr w:val="none" w:sz="0" w:space="0" w:color="auto" w:frame="1"/>
        </w:rPr>
        <w:t>Views</w:t>
      </w:r>
      <w:r w:rsidRPr="00FA120D">
        <w:rPr>
          <w:rFonts w:ascii="Times New Roman" w:eastAsia="Times New Roman" w:hAnsi="Times New Roman" w:cs="Times New Roman"/>
          <w:color w:val="222222"/>
          <w:sz w:val="24"/>
          <w:szCs w:val="24"/>
        </w:rPr>
        <w:t>. Views are the components that display the application s user interface (UI). Typically, this UI is created from the model data. An example would be an edit view of a Products table that displays text boxes, drop-down lists, and check boxes based on the current state of a Products object.</w:t>
      </w:r>
    </w:p>
    <w:p w14:paraId="0F8F7074" w14:textId="77777777" w:rsidR="009A7DE1" w:rsidRPr="00FA120D" w:rsidRDefault="009A7DE1" w:rsidP="009A7DE1">
      <w:pPr>
        <w:spacing w:after="0" w:line="273" w:lineRule="atLeast"/>
        <w:ind w:firstLine="450"/>
        <w:textAlignment w:val="baseline"/>
        <w:rPr>
          <w:rFonts w:ascii="Times New Roman" w:eastAsia="Times New Roman" w:hAnsi="Times New Roman" w:cs="Times New Roman"/>
          <w:color w:val="222222"/>
          <w:sz w:val="24"/>
          <w:szCs w:val="24"/>
        </w:rPr>
      </w:pPr>
      <w:r w:rsidRPr="00FA120D">
        <w:rPr>
          <w:rFonts w:ascii="Times New Roman" w:eastAsia="Times New Roman" w:hAnsi="Times New Roman" w:cs="Times New Roman"/>
          <w:b/>
          <w:bCs/>
          <w:color w:val="222222"/>
          <w:sz w:val="24"/>
          <w:szCs w:val="24"/>
          <w:bdr w:val="none" w:sz="0" w:space="0" w:color="auto" w:frame="1"/>
        </w:rPr>
        <w:t>Controllers</w:t>
      </w:r>
      <w:r w:rsidRPr="00FA120D">
        <w:rPr>
          <w:rFonts w:ascii="Times New Roman" w:eastAsia="Times New Roman" w:hAnsi="Times New Roman" w:cs="Times New Roman"/>
          <w:color w:val="222222"/>
          <w:sz w:val="24"/>
          <w:szCs w:val="24"/>
        </w:rPr>
        <w:t>. Controllers are the components that handle user interaction, work with the model, and ultimately select a view to render that displays UI. In an MVC application, the view only displays information; the controller handles and responds to user input and interaction. For example, the controller handles query-string values, and passes these values to the model, which in turn queries the database by using the values.</w:t>
      </w:r>
    </w:p>
    <w:p w14:paraId="0CD9C77E" w14:textId="77777777" w:rsidR="009A7DE1" w:rsidRPr="00FA120D" w:rsidRDefault="009A7DE1" w:rsidP="009A7DE1">
      <w:pPr>
        <w:spacing w:after="0" w:line="273" w:lineRule="atLeast"/>
        <w:ind w:left="450"/>
        <w:textAlignment w:val="baseline"/>
        <w:rPr>
          <w:rFonts w:ascii="Times New Roman" w:eastAsia="Times New Roman" w:hAnsi="Times New Roman" w:cs="Times New Roman"/>
          <w:color w:val="222222"/>
          <w:sz w:val="20"/>
          <w:szCs w:val="20"/>
        </w:rPr>
      </w:pPr>
    </w:p>
    <w:p w14:paraId="19C6ECD7" w14:textId="77777777" w:rsidR="009A7DE1" w:rsidRPr="00FA120D" w:rsidRDefault="009A7DE1" w:rsidP="009A7DE1">
      <w:pPr>
        <w:pStyle w:val="Heading2"/>
        <w:spacing w:before="0" w:after="200" w:line="276" w:lineRule="auto"/>
        <w:rPr>
          <w:rFonts w:ascii="Times New Roman" w:hAnsi="Times New Roman" w:cs="Times New Roman"/>
          <w:color w:val="auto"/>
          <w:sz w:val="32"/>
          <w:szCs w:val="32"/>
        </w:rPr>
      </w:pPr>
      <w:r w:rsidRPr="00FA120D">
        <w:rPr>
          <w:rFonts w:ascii="Times New Roman" w:hAnsi="Times New Roman" w:cs="Times New Roman"/>
          <w:color w:val="auto"/>
          <w:sz w:val="32"/>
          <w:szCs w:val="32"/>
        </w:rPr>
        <w:lastRenderedPageBreak/>
        <w:t xml:space="preserve">4.4 </w:t>
      </w:r>
      <w:r w:rsidRPr="00FA120D">
        <w:rPr>
          <w:rFonts w:ascii="Times New Roman" w:hAnsi="Times New Roman" w:cs="Times New Roman"/>
          <w:color w:val="auto"/>
          <w:sz w:val="32"/>
          <w:szCs w:val="32"/>
          <w:lang w:val="en-GB"/>
        </w:rPr>
        <w:t>Deliverables and Limits</w:t>
      </w:r>
    </w:p>
    <w:p w14:paraId="7F78B331" w14:textId="77777777" w:rsidR="009A7DE1" w:rsidRPr="00FA120D" w:rsidRDefault="009A7DE1" w:rsidP="009A7DE1">
      <w:pPr>
        <w:rPr>
          <w:rFonts w:ascii="Times New Roman" w:hAnsi="Times New Roman" w:cs="Times New Roman"/>
          <w:b/>
          <w:sz w:val="28"/>
        </w:rPr>
      </w:pPr>
      <w:r w:rsidRPr="00FA120D">
        <w:rPr>
          <w:rFonts w:ascii="Times New Roman" w:hAnsi="Times New Roman" w:cs="Times New Roman"/>
          <w:b/>
          <w:sz w:val="28"/>
          <w:lang w:val="en-GB"/>
        </w:rPr>
        <w:t>4.4.1 Deliverables</w:t>
      </w:r>
    </w:p>
    <w:p w14:paraId="547F5CC1" w14:textId="77777777" w:rsidR="009A7DE1" w:rsidRPr="00FA120D" w:rsidRDefault="009A7DE1" w:rsidP="009A7DE1">
      <w:pPr>
        <w:rPr>
          <w:rFonts w:ascii="Times New Roman" w:eastAsia="Times-Roman" w:hAnsi="Times New Roman" w:cs="Times New Roman"/>
          <w:b/>
          <w:bCs/>
          <w:color w:val="000000"/>
          <w:sz w:val="28"/>
        </w:rPr>
      </w:pPr>
      <w:r w:rsidRPr="00FA120D">
        <w:rPr>
          <w:rFonts w:ascii="Times New Roman" w:hAnsi="Times New Roman" w:cs="Times New Roman"/>
          <w:noProof/>
        </w:rPr>
        <w:drawing>
          <wp:anchor distT="0" distB="0" distL="114300" distR="114300" simplePos="0" relativeHeight="251670528" behindDoc="0" locked="0" layoutInCell="1" allowOverlap="1" wp14:anchorId="3D263160" wp14:editId="7D40FE19">
            <wp:simplePos x="0" y="0"/>
            <wp:positionH relativeFrom="margin">
              <wp:align>center</wp:align>
            </wp:positionH>
            <wp:positionV relativeFrom="paragraph">
              <wp:posOffset>414020</wp:posOffset>
            </wp:positionV>
            <wp:extent cx="3371850" cy="2752725"/>
            <wp:effectExtent l="0" t="0" r="0" b="9525"/>
            <wp:wrapTopAndBottom/>
            <wp:docPr id="11" name="Picture 11" descr="http://blog.aviatech.com/wp-content/uploads/2013/12/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log.aviatech.com/wp-content/uploads/2013/12/Untitle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1850" cy="2752725"/>
                    </a:xfrm>
                    <a:prstGeom prst="rect">
                      <a:avLst/>
                    </a:prstGeom>
                    <a:noFill/>
                    <a:ln>
                      <a:noFill/>
                    </a:ln>
                  </pic:spPr>
                </pic:pic>
              </a:graphicData>
            </a:graphic>
          </wp:anchor>
        </w:drawing>
      </w:r>
      <w:r w:rsidRPr="00FA120D">
        <w:rPr>
          <w:rFonts w:ascii="Times New Roman" w:eastAsia="Times-Roman" w:hAnsi="Times New Roman" w:cs="Times New Roman"/>
          <w:b/>
          <w:bCs/>
          <w:color w:val="000000"/>
          <w:sz w:val="24"/>
          <w:szCs w:val="24"/>
        </w:rPr>
        <w:t xml:space="preserve">4.4.1.1 </w:t>
      </w:r>
      <w:r w:rsidRPr="00FA120D">
        <w:rPr>
          <w:rFonts w:ascii="Times New Roman" w:eastAsia="Times-Roman" w:hAnsi="Times New Roman" w:cs="Times New Roman"/>
          <w:b/>
          <w:bCs/>
          <w:color w:val="000000"/>
          <w:sz w:val="28"/>
        </w:rPr>
        <w:t>System Overview</w:t>
      </w:r>
    </w:p>
    <w:p w14:paraId="35163EFE" w14:textId="77777777" w:rsidR="009A7DE1" w:rsidRPr="00FA120D" w:rsidRDefault="009A7DE1" w:rsidP="009A7DE1">
      <w:pPr>
        <w:rPr>
          <w:rFonts w:ascii="Times New Roman" w:eastAsia="Times-Roman" w:hAnsi="Times New Roman" w:cs="Times New Roman"/>
          <w:b/>
          <w:bCs/>
          <w:color w:val="000000"/>
          <w:sz w:val="28"/>
        </w:rPr>
      </w:pPr>
    </w:p>
    <w:p w14:paraId="317B58D0" w14:textId="77777777" w:rsidR="009A7DE1" w:rsidRPr="00FA120D" w:rsidRDefault="009A7DE1" w:rsidP="009A7DE1">
      <w:pPr>
        <w:rPr>
          <w:rFonts w:ascii="Times New Roman" w:eastAsia="Times-Roman" w:hAnsi="Times New Roman" w:cs="Times New Roman"/>
          <w:color w:val="000000"/>
          <w:sz w:val="24"/>
          <w:szCs w:val="24"/>
        </w:rPr>
      </w:pPr>
      <w:r w:rsidRPr="00FA120D">
        <w:rPr>
          <w:rFonts w:ascii="Times New Roman" w:eastAsia="Times-Roman" w:hAnsi="Times New Roman" w:cs="Times New Roman"/>
          <w:b/>
          <w:bCs/>
          <w:color w:val="000000"/>
          <w:sz w:val="24"/>
          <w:szCs w:val="24"/>
        </w:rPr>
        <w:t>Account management system:</w:t>
      </w:r>
    </w:p>
    <w:p w14:paraId="640AE26D" w14:textId="77777777" w:rsidR="009A7DE1" w:rsidRPr="00FA120D" w:rsidRDefault="009A7DE1" w:rsidP="0040782E">
      <w:pPr>
        <w:jc w:val="both"/>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ab/>
        <w:t xml:space="preserve">TEAMDUTY allows users involve </w:t>
      </w:r>
      <w:r w:rsidRPr="00FA120D">
        <w:rPr>
          <w:rFonts w:ascii="Times New Roman" w:hAnsi="Times New Roman" w:cs="Times New Roman"/>
          <w:sz w:val="24"/>
          <w:szCs w:val="24"/>
          <w:lang w:val="en-GB"/>
        </w:rPr>
        <w:t xml:space="preserve">Software-entrepreneur and </w:t>
      </w:r>
      <w:r w:rsidRPr="00FA120D">
        <w:rPr>
          <w:rFonts w:ascii="Times New Roman" w:eastAsia="Times-Roman" w:hAnsi="Times New Roman" w:cs="Times New Roman"/>
          <w:color w:val="000000"/>
          <w:sz w:val="24"/>
          <w:szCs w:val="24"/>
        </w:rPr>
        <w:t>Software-personnel</w:t>
      </w:r>
      <w:r w:rsidRPr="00FA120D">
        <w:rPr>
          <w:rFonts w:ascii="Times New Roman" w:hAnsi="Times New Roman" w:cs="Times New Roman"/>
          <w:sz w:val="24"/>
          <w:szCs w:val="24"/>
          <w:lang w:val="en-GB"/>
        </w:rPr>
        <w:t xml:space="preserve"> </w:t>
      </w:r>
      <w:r w:rsidRPr="00FA120D">
        <w:rPr>
          <w:rFonts w:ascii="Times New Roman" w:eastAsia="Times-Roman" w:hAnsi="Times New Roman" w:cs="Times New Roman"/>
          <w:color w:val="000000"/>
          <w:sz w:val="24"/>
          <w:szCs w:val="24"/>
        </w:rPr>
        <w:t>to manage the information. The both information of them will consist of member id, type, and their profile (include other title that will be relate with user ex.</w:t>
      </w:r>
      <w:r w:rsidR="00546BAB" w:rsidRPr="00FA120D">
        <w:rPr>
          <w:rFonts w:ascii="Times New Roman" w:eastAsia="Times-Roman" w:hAnsi="Times New Roman" w:cs="Times New Roman"/>
          <w:color w:val="000000"/>
          <w:sz w:val="24"/>
          <w:szCs w:val="24"/>
        </w:rPr>
        <w:t xml:space="preserve"> </w:t>
      </w:r>
      <w:r w:rsidRPr="00FA120D">
        <w:rPr>
          <w:rFonts w:ascii="Times New Roman" w:eastAsia="Times-Roman" w:hAnsi="Times New Roman" w:cs="Times New Roman"/>
          <w:color w:val="000000"/>
          <w:sz w:val="24"/>
          <w:szCs w:val="24"/>
        </w:rPr>
        <w:t>software specialist). This part will include function that both of Software</w:t>
      </w:r>
      <w:r w:rsidRPr="00FA120D">
        <w:rPr>
          <w:rFonts w:ascii="Times New Roman" w:hAnsi="Times New Roman" w:cs="Times New Roman"/>
          <w:sz w:val="24"/>
          <w:szCs w:val="24"/>
          <w:lang w:val="en-GB"/>
        </w:rPr>
        <w:t xml:space="preserve">-entrepreneur and </w:t>
      </w:r>
      <w:r w:rsidRPr="00FA120D">
        <w:rPr>
          <w:rFonts w:ascii="Times New Roman" w:eastAsia="Times-Roman" w:hAnsi="Times New Roman" w:cs="Times New Roman"/>
          <w:color w:val="000000"/>
          <w:sz w:val="24"/>
          <w:szCs w:val="24"/>
        </w:rPr>
        <w:t>Software-personnel can do within it like comment or vote. Within account system we will provide system to validate account</w:t>
      </w:r>
    </w:p>
    <w:p w14:paraId="109D58A6" w14:textId="77777777" w:rsidR="009A7DE1" w:rsidRPr="00FA120D" w:rsidRDefault="009A7DE1" w:rsidP="009A7DE1">
      <w:pPr>
        <w:rPr>
          <w:rFonts w:ascii="Times New Roman" w:eastAsia="Times-Roman" w:hAnsi="Times New Roman" w:cs="Times New Roman"/>
          <w:color w:val="000000"/>
          <w:sz w:val="24"/>
          <w:szCs w:val="24"/>
        </w:rPr>
      </w:pPr>
      <w:r w:rsidRPr="00FA120D">
        <w:rPr>
          <w:rFonts w:ascii="Times New Roman" w:hAnsi="Times New Roman" w:cs="Times New Roman"/>
          <w:b/>
          <w:bCs/>
          <w:sz w:val="24"/>
          <w:szCs w:val="24"/>
          <w:lang w:val="en-GB"/>
        </w:rPr>
        <w:t>Software-service request customer management system:</w:t>
      </w:r>
    </w:p>
    <w:p w14:paraId="7F5EA51A" w14:textId="77777777" w:rsidR="009A7DE1" w:rsidRPr="00FA120D" w:rsidRDefault="009A7DE1" w:rsidP="0040782E">
      <w:pPr>
        <w:jc w:val="both"/>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ab/>
        <w:t>Part of Software-entrepreneur to manage everything about their project and profile. Ex   project title type of project or software-personnel that interested in project within system. This part will be have function that only Software-entrepreneur can do within it.</w:t>
      </w:r>
    </w:p>
    <w:p w14:paraId="6CF0DD9D" w14:textId="77777777" w:rsidR="009A7DE1" w:rsidRPr="00FA120D" w:rsidRDefault="009A7DE1" w:rsidP="009A7DE1">
      <w:pPr>
        <w:rPr>
          <w:rFonts w:ascii="Times New Roman" w:eastAsia="Times-Roman" w:hAnsi="Times New Roman" w:cs="Times New Roman"/>
          <w:color w:val="000000"/>
          <w:sz w:val="24"/>
          <w:szCs w:val="24"/>
        </w:rPr>
      </w:pPr>
      <w:r w:rsidRPr="00FA120D">
        <w:rPr>
          <w:rFonts w:ascii="Times New Roman" w:eastAsia="Times-Roman" w:hAnsi="Times New Roman" w:cs="Times New Roman"/>
          <w:b/>
          <w:bCs/>
          <w:color w:val="000000"/>
          <w:sz w:val="24"/>
          <w:szCs w:val="24"/>
        </w:rPr>
        <w:t>Software- freelance supply team management system:</w:t>
      </w:r>
    </w:p>
    <w:p w14:paraId="6F72C3F2" w14:textId="083289A7" w:rsidR="009A7DE1" w:rsidRDefault="009A7DE1" w:rsidP="0040782E">
      <w:pPr>
        <w:jc w:val="both"/>
        <w:rPr>
          <w:rFonts w:ascii="Times New Roman" w:eastAsia="Times-Roman" w:hAnsi="Times New Roman" w:cs="Times New Roman"/>
          <w:color w:val="000000"/>
          <w:sz w:val="24"/>
          <w:szCs w:val="24"/>
        </w:rPr>
      </w:pPr>
      <w:r w:rsidRPr="00FA120D">
        <w:rPr>
          <w:rFonts w:ascii="Times New Roman" w:eastAsia="Times-Roman" w:hAnsi="Times New Roman" w:cs="Times New Roman"/>
          <w:b/>
          <w:bCs/>
          <w:color w:val="000000"/>
          <w:sz w:val="24"/>
          <w:szCs w:val="24"/>
        </w:rPr>
        <w:tab/>
      </w:r>
      <w:r w:rsidRPr="00FA120D">
        <w:rPr>
          <w:rFonts w:ascii="Times New Roman" w:eastAsia="Times-Roman" w:hAnsi="Times New Roman" w:cs="Times New Roman"/>
          <w:color w:val="000000"/>
          <w:sz w:val="24"/>
          <w:szCs w:val="24"/>
        </w:rPr>
        <w:t xml:space="preserve">Part of Software-personnel to manage </w:t>
      </w:r>
      <w:ins w:id="118" w:author="SAMSUNG" w:date="2014-03-18T16:27:00Z">
        <w:r w:rsidR="00AE25C8">
          <w:rPr>
            <w:rFonts w:ascii="Times New Roman" w:eastAsia="Times-Roman" w:hAnsi="Times New Roman" w:cs="Times New Roman"/>
            <w:color w:val="000000"/>
            <w:sz w:val="24"/>
            <w:szCs w:val="24"/>
          </w:rPr>
          <w:t xml:space="preserve">about their own </w:t>
        </w:r>
      </w:ins>
      <w:ins w:id="119" w:author="SAMSUNG" w:date="2014-03-18T16:28:00Z">
        <w:r w:rsidR="00AE25C8">
          <w:rPr>
            <w:rFonts w:ascii="Times New Roman" w:eastAsia="Times-Roman" w:hAnsi="Times New Roman" w:cs="Times New Roman"/>
            <w:color w:val="000000"/>
            <w:sz w:val="24"/>
            <w:szCs w:val="24"/>
          </w:rPr>
          <w:t>history,</w:t>
        </w:r>
        <w:r w:rsidR="00AE25C8" w:rsidRPr="00AE25C8">
          <w:rPr>
            <w:rFonts w:ascii="Times New Roman" w:eastAsia="Times-Roman" w:hAnsi="Times New Roman" w:cs="Times New Roman"/>
            <w:color w:val="000000"/>
            <w:sz w:val="24"/>
            <w:szCs w:val="24"/>
          </w:rPr>
          <w:t xml:space="preserve"> Employment</w:t>
        </w:r>
        <w:r w:rsidR="00AE25C8">
          <w:rPr>
            <w:rFonts w:ascii="Times New Roman" w:eastAsia="Times-Roman" w:hAnsi="Times New Roman" w:cs="Times New Roman"/>
            <w:color w:val="000000"/>
            <w:sz w:val="24"/>
            <w:szCs w:val="24"/>
          </w:rPr>
          <w:t xml:space="preserve"> </w:t>
        </w:r>
      </w:ins>
      <w:ins w:id="120" w:author="SAMSUNG" w:date="2014-03-18T16:27:00Z">
        <w:r w:rsidR="00AE25C8">
          <w:rPr>
            <w:rFonts w:ascii="Times New Roman" w:eastAsia="Times-Roman" w:hAnsi="Times New Roman" w:cs="Times New Roman"/>
            <w:color w:val="000000"/>
            <w:sz w:val="24"/>
            <w:szCs w:val="24"/>
          </w:rPr>
          <w:t>and</w:t>
        </w:r>
      </w:ins>
      <w:ins w:id="121" w:author="SAMSUNG" w:date="2014-03-18T16:28:00Z">
        <w:r w:rsidR="00AE25C8">
          <w:rPr>
            <w:rFonts w:ascii="Times New Roman" w:eastAsia="Times-Roman" w:hAnsi="Times New Roman" w:cs="Times New Roman"/>
            <w:color w:val="000000"/>
            <w:sz w:val="24"/>
            <w:szCs w:val="24"/>
          </w:rPr>
          <w:t xml:space="preserve"> resume</w:t>
        </w:r>
      </w:ins>
      <w:ins w:id="122" w:author="SAMSUNG" w:date="2014-03-18T16:27:00Z">
        <w:r w:rsidR="00AE25C8">
          <w:rPr>
            <w:rFonts w:ascii="Times New Roman" w:eastAsia="Times-Roman" w:hAnsi="Times New Roman" w:cs="Times New Roman"/>
            <w:color w:val="000000"/>
            <w:sz w:val="24"/>
            <w:szCs w:val="24"/>
          </w:rPr>
          <w:t xml:space="preserve"> </w:t>
        </w:r>
        <w:r w:rsidR="00AE25C8" w:rsidRPr="00AE25C8" w:rsidDel="00AE25C8">
          <w:rPr>
            <w:rFonts w:ascii="Times New Roman" w:eastAsia="Times-Roman" w:hAnsi="Times New Roman" w:cs="Times New Roman"/>
            <w:color w:val="000000"/>
            <w:sz w:val="24"/>
            <w:szCs w:val="24"/>
          </w:rPr>
          <w:t xml:space="preserve"> </w:t>
        </w:r>
      </w:ins>
      <w:commentRangeStart w:id="123"/>
      <w:del w:id="124" w:author="SAMSUNG" w:date="2014-03-18T16:26:00Z">
        <w:r w:rsidRPr="00FA120D" w:rsidDel="00AE25C8">
          <w:rPr>
            <w:rFonts w:ascii="Times New Roman" w:eastAsia="Times-Roman" w:hAnsi="Times New Roman" w:cs="Times New Roman"/>
            <w:color w:val="000000"/>
            <w:sz w:val="24"/>
            <w:szCs w:val="24"/>
          </w:rPr>
          <w:delText>everything about themselves</w:delText>
        </w:r>
        <w:commentRangeEnd w:id="123"/>
        <w:r w:rsidR="000D179A" w:rsidDel="00AE25C8">
          <w:rPr>
            <w:rStyle w:val="CommentReference"/>
          </w:rPr>
          <w:commentReference w:id="123"/>
        </w:r>
        <w:r w:rsidRPr="00FA120D" w:rsidDel="00AE25C8">
          <w:rPr>
            <w:rFonts w:ascii="Times New Roman" w:eastAsia="Times-Roman" w:hAnsi="Times New Roman" w:cs="Times New Roman"/>
            <w:color w:val="000000"/>
            <w:sz w:val="24"/>
            <w:szCs w:val="24"/>
          </w:rPr>
          <w:delText>.</w:delText>
        </w:r>
      </w:del>
      <w:r w:rsidRPr="00FA120D">
        <w:rPr>
          <w:rFonts w:ascii="Times New Roman" w:eastAsia="Times-Roman" w:hAnsi="Times New Roman" w:cs="Times New Roman"/>
          <w:color w:val="000000"/>
          <w:sz w:val="24"/>
          <w:szCs w:val="24"/>
        </w:rPr>
        <w:t xml:space="preserve"> </w:t>
      </w:r>
      <w:proofErr w:type="gramStart"/>
      <w:r w:rsidRPr="00FA120D">
        <w:rPr>
          <w:rFonts w:ascii="Times New Roman" w:eastAsia="Times-Roman" w:hAnsi="Times New Roman" w:cs="Times New Roman"/>
          <w:color w:val="000000"/>
          <w:sz w:val="24"/>
          <w:szCs w:val="24"/>
        </w:rPr>
        <w:t>Ex</w:t>
      </w:r>
      <w:proofErr w:type="gramEnd"/>
      <w:r w:rsidRPr="00FA120D">
        <w:rPr>
          <w:rFonts w:ascii="Times New Roman" w:eastAsia="Times-Roman" w:hAnsi="Times New Roman" w:cs="Times New Roman"/>
          <w:color w:val="000000"/>
          <w:sz w:val="24"/>
          <w:szCs w:val="24"/>
        </w:rPr>
        <w:t xml:space="preserve"> task status, profile manage. This part will be have function that Software-personnel can do within it.</w:t>
      </w:r>
    </w:p>
    <w:p w14:paraId="20D41B1E" w14:textId="1D2A648E" w:rsidR="004F6B3E" w:rsidRDefault="004F6B3E" w:rsidP="004F6B3E">
      <w:pPr>
        <w:rPr>
          <w:rFonts w:ascii="Times New Roman" w:eastAsia="Times-Roman" w:hAnsi="Times New Roman" w:cs="Times New Roman"/>
          <w:color w:val="000000"/>
          <w:sz w:val="24"/>
          <w:szCs w:val="24"/>
        </w:rPr>
      </w:pPr>
      <w:commentRangeStart w:id="125"/>
      <w:r w:rsidRPr="00FA120D">
        <w:rPr>
          <w:rFonts w:ascii="Times New Roman" w:eastAsia="Times-Roman" w:hAnsi="Times New Roman" w:cs="Times New Roman"/>
          <w:b/>
          <w:bCs/>
          <w:color w:val="000000"/>
          <w:sz w:val="24"/>
          <w:szCs w:val="24"/>
        </w:rPr>
        <w:t>Software</w:t>
      </w:r>
      <w:ins w:id="126" w:author="SAMSUNG" w:date="2014-03-18T16:29:00Z">
        <w:r w:rsidR="005A1C69">
          <w:rPr>
            <w:rFonts w:ascii="Times New Roman" w:eastAsia="Times-Roman" w:hAnsi="Times New Roman" w:cs="Times New Roman"/>
            <w:b/>
            <w:bCs/>
            <w:color w:val="000000"/>
            <w:sz w:val="24"/>
            <w:szCs w:val="24"/>
          </w:rPr>
          <w:t xml:space="preserve"> </w:t>
        </w:r>
      </w:ins>
      <w:del w:id="127" w:author="SAMSUNG" w:date="2014-03-18T16:29:00Z">
        <w:r w:rsidRPr="00FA120D" w:rsidDel="005A1C69">
          <w:rPr>
            <w:rFonts w:ascii="Times New Roman" w:eastAsia="Times-Roman" w:hAnsi="Times New Roman" w:cs="Times New Roman"/>
            <w:b/>
            <w:bCs/>
            <w:color w:val="000000"/>
            <w:sz w:val="24"/>
            <w:szCs w:val="24"/>
          </w:rPr>
          <w:delText>-</w:delText>
        </w:r>
      </w:del>
      <w:ins w:id="128" w:author="SAMSUNG" w:date="2014-03-18T16:29:00Z">
        <w:r w:rsidR="005A1C69">
          <w:rPr>
            <w:rFonts w:ascii="Times New Roman" w:eastAsia="Times-Roman" w:hAnsi="Times New Roman" w:cs="Times New Roman"/>
            <w:b/>
            <w:bCs/>
            <w:color w:val="000000"/>
            <w:sz w:val="24"/>
            <w:szCs w:val="24"/>
          </w:rPr>
          <w:t>–</w:t>
        </w:r>
      </w:ins>
      <w:r w:rsidRPr="00FA120D">
        <w:rPr>
          <w:rFonts w:ascii="Times New Roman" w:eastAsia="Times-Roman" w:hAnsi="Times New Roman" w:cs="Times New Roman"/>
          <w:b/>
          <w:bCs/>
          <w:color w:val="000000"/>
          <w:sz w:val="24"/>
          <w:szCs w:val="24"/>
        </w:rPr>
        <w:t xml:space="preserve"> </w:t>
      </w:r>
      <w:r>
        <w:rPr>
          <w:rFonts w:ascii="Times New Roman" w:eastAsia="Times-Roman" w:hAnsi="Times New Roman" w:cs="Times New Roman"/>
          <w:b/>
          <w:bCs/>
          <w:color w:val="000000"/>
          <w:sz w:val="24"/>
          <w:szCs w:val="24"/>
        </w:rPr>
        <w:t>A</w:t>
      </w:r>
      <w:ins w:id="129" w:author="SAMSUNG" w:date="2014-03-18T16:29:00Z">
        <w:r w:rsidR="005A1C69">
          <w:rPr>
            <w:rFonts w:ascii="Times New Roman" w:eastAsia="Times-Roman" w:hAnsi="Times New Roman" w:cs="Times New Roman"/>
            <w:b/>
            <w:bCs/>
            <w:color w:val="000000"/>
            <w:sz w:val="24"/>
            <w:szCs w:val="24"/>
          </w:rPr>
          <w:t>ccount</w:t>
        </w:r>
      </w:ins>
      <w:del w:id="130" w:author="SAMSUNG" w:date="2014-03-18T16:29:00Z">
        <w:r w:rsidDel="005A1C69">
          <w:rPr>
            <w:rFonts w:ascii="Times New Roman" w:eastAsia="Times-Roman" w:hAnsi="Times New Roman" w:cs="Times New Roman"/>
            <w:b/>
            <w:bCs/>
            <w:color w:val="000000"/>
            <w:sz w:val="24"/>
            <w:szCs w:val="24"/>
          </w:rPr>
          <w:delText>dministrator</w:delText>
        </w:r>
      </w:del>
      <w:r>
        <w:rPr>
          <w:rFonts w:ascii="Times New Roman" w:eastAsia="Times-Roman" w:hAnsi="Times New Roman" w:cs="Times New Roman"/>
          <w:b/>
          <w:bCs/>
          <w:color w:val="000000"/>
          <w:sz w:val="24"/>
          <w:szCs w:val="24"/>
        </w:rPr>
        <w:t xml:space="preserve"> </w:t>
      </w:r>
      <w:r w:rsidRPr="00FA120D">
        <w:rPr>
          <w:rFonts w:ascii="Times New Roman" w:eastAsia="Times-Roman" w:hAnsi="Times New Roman" w:cs="Times New Roman"/>
          <w:b/>
          <w:bCs/>
          <w:color w:val="000000"/>
          <w:sz w:val="24"/>
          <w:szCs w:val="24"/>
        </w:rPr>
        <w:t>management system:</w:t>
      </w:r>
    </w:p>
    <w:p w14:paraId="04211FA6" w14:textId="77777777" w:rsidR="004F6B3E" w:rsidRDefault="001118E8" w:rsidP="004F6B3E">
      <w:pPr>
        <w:ind w:firstLine="720"/>
        <w:jc w:val="both"/>
        <w:rPr>
          <w:rFonts w:ascii="Times New Roman" w:eastAsia="Times-Roman" w:hAnsi="Times New Roman" w:cs="Times New Roman"/>
          <w:color w:val="000000"/>
          <w:sz w:val="24"/>
          <w:szCs w:val="24"/>
        </w:rPr>
      </w:pPr>
      <w:r>
        <w:rPr>
          <w:rFonts w:ascii="Times New Roman" w:eastAsia="Times-Roman" w:hAnsi="Times New Roman" w:cs="Times New Roman"/>
          <w:color w:val="000000"/>
          <w:sz w:val="24"/>
          <w:szCs w:val="24"/>
        </w:rPr>
        <w:t xml:space="preserve">Part of Administrator to validate account of </w:t>
      </w:r>
      <w:r w:rsidR="00951AF4">
        <w:rPr>
          <w:rFonts w:ascii="Times New Roman" w:eastAsia="Times-Roman" w:hAnsi="Times New Roman" w:cs="Times New Roman"/>
          <w:color w:val="000000"/>
          <w:sz w:val="24"/>
          <w:szCs w:val="24"/>
        </w:rPr>
        <w:t xml:space="preserve">freelancer. </w:t>
      </w:r>
      <w:commentRangeEnd w:id="125"/>
      <w:r w:rsidR="000D179A">
        <w:rPr>
          <w:rStyle w:val="CommentReference"/>
        </w:rPr>
        <w:commentReference w:id="125"/>
      </w:r>
    </w:p>
    <w:p w14:paraId="05C7DD4E" w14:textId="77777777" w:rsidR="004F6B3E" w:rsidRPr="00FA120D" w:rsidRDefault="004F6B3E" w:rsidP="004F6B3E">
      <w:pPr>
        <w:rPr>
          <w:rFonts w:ascii="Times New Roman" w:eastAsia="Times-Roman" w:hAnsi="Times New Roman" w:cs="Times New Roman"/>
          <w:color w:val="000000"/>
          <w:sz w:val="24"/>
          <w:szCs w:val="24"/>
        </w:rPr>
      </w:pPr>
    </w:p>
    <w:p w14:paraId="5F819D13" w14:textId="77777777" w:rsidR="004F6B3E" w:rsidDel="000A6A63" w:rsidRDefault="004F6B3E" w:rsidP="009A7DE1">
      <w:pPr>
        <w:rPr>
          <w:del w:id="131" w:author="SAMSUNG" w:date="2014-03-18T17:22:00Z"/>
          <w:rFonts w:ascii="Times New Roman" w:eastAsia="Times-Roman" w:hAnsi="Times New Roman" w:cs="Times New Roman"/>
          <w:b/>
          <w:bCs/>
          <w:color w:val="000000"/>
          <w:sz w:val="28"/>
        </w:rPr>
      </w:pPr>
    </w:p>
    <w:p w14:paraId="34DF05DE" w14:textId="77777777" w:rsidR="000A6A63" w:rsidRPr="00FA120D" w:rsidRDefault="000A6A63" w:rsidP="0040782E">
      <w:pPr>
        <w:jc w:val="both"/>
        <w:rPr>
          <w:ins w:id="132" w:author="SAMSUNG" w:date="2014-03-18T17:22:00Z"/>
          <w:rFonts w:ascii="Times New Roman" w:eastAsia="Times-Roman" w:hAnsi="Times New Roman" w:cs="Times New Roman"/>
          <w:color w:val="000000"/>
          <w:sz w:val="24"/>
          <w:szCs w:val="24"/>
        </w:rPr>
      </w:pPr>
    </w:p>
    <w:p w14:paraId="0A73D465" w14:textId="77777777" w:rsidR="00951AF4" w:rsidDel="000A6A63" w:rsidRDefault="00951AF4" w:rsidP="009A7DE1">
      <w:pPr>
        <w:rPr>
          <w:del w:id="133" w:author="SAMSUNG" w:date="2014-03-18T17:22:00Z"/>
          <w:rFonts w:ascii="Times New Roman" w:eastAsia="Times-Roman" w:hAnsi="Times New Roman" w:cs="Times New Roman"/>
          <w:b/>
          <w:bCs/>
          <w:color w:val="000000"/>
          <w:sz w:val="24"/>
          <w:szCs w:val="24"/>
        </w:rPr>
      </w:pPr>
    </w:p>
    <w:p w14:paraId="18A7EF26" w14:textId="77777777" w:rsidR="009A7DE1" w:rsidRPr="00FA120D" w:rsidRDefault="009A7DE1" w:rsidP="009A7DE1">
      <w:pPr>
        <w:rPr>
          <w:rFonts w:ascii="Times New Roman" w:eastAsia="Times-Roman" w:hAnsi="Times New Roman" w:cs="Times New Roman"/>
          <w:color w:val="000000"/>
          <w:sz w:val="24"/>
          <w:szCs w:val="24"/>
        </w:rPr>
      </w:pPr>
      <w:r w:rsidRPr="00FA120D">
        <w:rPr>
          <w:rFonts w:ascii="Times New Roman" w:eastAsia="Times-Roman" w:hAnsi="Times New Roman" w:cs="Times New Roman"/>
          <w:b/>
          <w:bCs/>
          <w:color w:val="000000"/>
          <w:sz w:val="28"/>
        </w:rPr>
        <w:t>4.4.1.2 Software Document</w:t>
      </w:r>
    </w:p>
    <w:p w14:paraId="7D8E5114" w14:textId="77777777" w:rsidR="009A7DE1" w:rsidRPr="00FA120D" w:rsidRDefault="009A7DE1" w:rsidP="009A7DE1">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Project Proposal</w:t>
      </w:r>
    </w:p>
    <w:p w14:paraId="57C96905" w14:textId="77777777" w:rsidR="009A7DE1" w:rsidRPr="00FA120D" w:rsidRDefault="009A7DE1" w:rsidP="009A7DE1">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Project Plan</w:t>
      </w:r>
    </w:p>
    <w:p w14:paraId="64CECF4A" w14:textId="77777777" w:rsidR="009A7DE1" w:rsidRPr="00FA120D" w:rsidRDefault="009A7DE1" w:rsidP="009A7DE1">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Software Requirement Specification</w:t>
      </w:r>
    </w:p>
    <w:p w14:paraId="6CF327FE" w14:textId="77777777" w:rsidR="009A7DE1" w:rsidRPr="00FA120D" w:rsidRDefault="009A7DE1" w:rsidP="009A7DE1">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Software Design Document</w:t>
      </w:r>
    </w:p>
    <w:p w14:paraId="47521A82" w14:textId="77777777" w:rsidR="009A7DE1" w:rsidRPr="00FA120D" w:rsidRDefault="009A7DE1" w:rsidP="009A7DE1">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hAnsi="Times New Roman" w:cs="Times New Roman"/>
          <w:sz w:val="24"/>
          <w:szCs w:val="32"/>
        </w:rPr>
        <w:t>Testing Document</w:t>
      </w:r>
    </w:p>
    <w:p w14:paraId="33CFC1F9" w14:textId="77777777" w:rsidR="009A7DE1" w:rsidRPr="00FA120D" w:rsidRDefault="009A7DE1" w:rsidP="009A7DE1">
      <w:pPr>
        <w:numPr>
          <w:ilvl w:val="0"/>
          <w:numId w:val="3"/>
        </w:numPr>
        <w:spacing w:after="200" w:line="276" w:lineRule="auto"/>
        <w:contextualSpacing/>
        <w:rPr>
          <w:rFonts w:ascii="Times New Roman" w:hAnsi="Times New Roman" w:cs="Times New Roman"/>
          <w:sz w:val="24"/>
          <w:szCs w:val="32"/>
        </w:rPr>
      </w:pPr>
      <w:r w:rsidRPr="00FA120D">
        <w:rPr>
          <w:rFonts w:ascii="Times New Roman" w:eastAsia="Times-Roman" w:hAnsi="Times New Roman" w:cs="Times New Roman"/>
          <w:color w:val="000000"/>
          <w:sz w:val="24"/>
          <w:szCs w:val="24"/>
        </w:rPr>
        <w:t>Test Plan</w:t>
      </w:r>
      <w:r w:rsidRPr="00FA120D">
        <w:rPr>
          <w:rFonts w:ascii="Times New Roman" w:eastAsia="Times-Roman" w:hAnsi="Times New Roman" w:cs="Times New Roman"/>
          <w:color w:val="000000"/>
          <w:sz w:val="24"/>
          <w:szCs w:val="24"/>
        </w:rPr>
        <w:br/>
        <w:t xml:space="preserve">- </w:t>
      </w:r>
      <w:r w:rsidRPr="00FA120D">
        <w:rPr>
          <w:rFonts w:ascii="Times New Roman" w:hAnsi="Times New Roman" w:cs="Times New Roman"/>
          <w:sz w:val="24"/>
          <w:szCs w:val="32"/>
        </w:rPr>
        <w:t>Unit Test Document</w:t>
      </w:r>
      <w:r w:rsidRPr="00FA120D">
        <w:rPr>
          <w:rFonts w:ascii="Times New Roman" w:hAnsi="Times New Roman" w:cs="Times New Roman"/>
          <w:sz w:val="24"/>
          <w:szCs w:val="32"/>
        </w:rPr>
        <w:br/>
        <w:t>- System Test Document</w:t>
      </w:r>
    </w:p>
    <w:p w14:paraId="445131A4" w14:textId="77777777" w:rsidR="009A7DE1" w:rsidRPr="00FA120D" w:rsidRDefault="009A7DE1" w:rsidP="009A7DE1">
      <w:pPr>
        <w:numPr>
          <w:ilvl w:val="0"/>
          <w:numId w:val="3"/>
        </w:numPr>
        <w:spacing w:after="200" w:line="276" w:lineRule="auto"/>
        <w:contextualSpacing/>
        <w:rPr>
          <w:rFonts w:ascii="Times New Roman" w:hAnsi="Times New Roman" w:cs="Times New Roman"/>
          <w:sz w:val="24"/>
          <w:szCs w:val="32"/>
        </w:rPr>
      </w:pPr>
      <w:r w:rsidRPr="00FA120D">
        <w:rPr>
          <w:rFonts w:ascii="Times New Roman" w:hAnsi="Times New Roman" w:cs="Times New Roman"/>
          <w:sz w:val="24"/>
          <w:szCs w:val="32"/>
        </w:rPr>
        <w:t>Test Report</w:t>
      </w:r>
      <w:r w:rsidRPr="00FA120D">
        <w:rPr>
          <w:rFonts w:ascii="Times New Roman" w:hAnsi="Times New Roman" w:cs="Times New Roman"/>
          <w:sz w:val="24"/>
          <w:szCs w:val="32"/>
        </w:rPr>
        <w:br/>
        <w:t>- Unit Test Document</w:t>
      </w:r>
      <w:r w:rsidRPr="00FA120D">
        <w:rPr>
          <w:rFonts w:ascii="Times New Roman" w:hAnsi="Times New Roman" w:cs="Times New Roman"/>
          <w:sz w:val="24"/>
          <w:szCs w:val="32"/>
        </w:rPr>
        <w:br/>
        <w:t>- System Test Document</w:t>
      </w:r>
    </w:p>
    <w:p w14:paraId="79EA45A7" w14:textId="77777777" w:rsidR="009A7DE1" w:rsidRPr="00FA120D" w:rsidRDefault="009A7DE1" w:rsidP="009A7DE1">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Traceability Record</w:t>
      </w:r>
    </w:p>
    <w:p w14:paraId="2B7F1925" w14:textId="77777777" w:rsidR="009A7DE1" w:rsidRPr="00FA120D" w:rsidRDefault="009A7DE1" w:rsidP="009A7DE1">
      <w:pPr>
        <w:numPr>
          <w:ilvl w:val="0"/>
          <w:numId w:val="2"/>
        </w:numPr>
        <w:spacing w:after="200" w:line="276" w:lineRule="auto"/>
        <w:contextualSpacing/>
        <w:rPr>
          <w:rFonts w:ascii="Times New Roman" w:hAnsi="Times New Roman" w:cs="Times New Roman"/>
        </w:rPr>
      </w:pPr>
      <w:r w:rsidRPr="00FA120D">
        <w:rPr>
          <w:rFonts w:ascii="Times New Roman" w:hAnsi="Times New Roman" w:cs="Times New Roman"/>
          <w:sz w:val="24"/>
          <w:szCs w:val="32"/>
        </w:rPr>
        <w:t>Progress Status Report</w:t>
      </w:r>
    </w:p>
    <w:p w14:paraId="45F4757C" w14:textId="77777777" w:rsidR="009A7DE1" w:rsidRPr="00FA120D" w:rsidRDefault="009A7DE1" w:rsidP="009A7DE1">
      <w:pPr>
        <w:numPr>
          <w:ilvl w:val="0"/>
          <w:numId w:val="2"/>
        </w:numPr>
        <w:spacing w:after="200" w:line="276" w:lineRule="auto"/>
        <w:contextualSpacing/>
        <w:rPr>
          <w:rFonts w:ascii="Times New Roman" w:hAnsi="Times New Roman" w:cs="Times New Roman"/>
        </w:rPr>
      </w:pPr>
      <w:r w:rsidRPr="00FA120D">
        <w:rPr>
          <w:rFonts w:ascii="Times New Roman" w:hAnsi="Times New Roman" w:cs="Times New Roman"/>
          <w:sz w:val="24"/>
          <w:szCs w:val="32"/>
        </w:rPr>
        <w:t>Self-Assessment Report</w:t>
      </w:r>
    </w:p>
    <w:p w14:paraId="4E4BF61B" w14:textId="77777777" w:rsidR="009A7DE1" w:rsidRPr="00FA120D" w:rsidRDefault="009A7DE1" w:rsidP="009A7DE1">
      <w:pPr>
        <w:rPr>
          <w:rFonts w:ascii="Times New Roman" w:eastAsia="Times-Roman" w:hAnsi="Times New Roman" w:cs="Times New Roman"/>
          <w:color w:val="000000"/>
          <w:sz w:val="24"/>
          <w:szCs w:val="24"/>
        </w:rPr>
      </w:pPr>
    </w:p>
    <w:p w14:paraId="532D3E67" w14:textId="77777777" w:rsidR="009A7DE1" w:rsidRPr="00FA120D" w:rsidRDefault="009A7DE1" w:rsidP="009A7DE1">
      <w:pPr>
        <w:pStyle w:val="Heading2"/>
        <w:spacing w:before="0" w:after="200" w:line="276" w:lineRule="auto"/>
        <w:rPr>
          <w:rFonts w:ascii="Times New Roman" w:hAnsi="Times New Roman" w:cs="Times New Roman"/>
          <w:color w:val="auto"/>
          <w:sz w:val="32"/>
          <w:szCs w:val="32"/>
          <w:lang w:val="en-GB"/>
        </w:rPr>
      </w:pPr>
      <w:r w:rsidRPr="00FA120D">
        <w:rPr>
          <w:rFonts w:ascii="Times New Roman" w:hAnsi="Times New Roman" w:cs="Times New Roman"/>
          <w:b/>
          <w:color w:val="auto"/>
          <w:sz w:val="28"/>
          <w:lang w:val="en-GB"/>
        </w:rPr>
        <w:t>4.4.2 Limits</w:t>
      </w:r>
    </w:p>
    <w:p w14:paraId="09BFD208" w14:textId="77777777" w:rsidR="009A7DE1" w:rsidRPr="00FA120D" w:rsidRDefault="009A7DE1" w:rsidP="009A7DE1">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Internet connection is required for using TEAM DUTY web application.</w:t>
      </w:r>
    </w:p>
    <w:p w14:paraId="1EE943DE" w14:textId="77777777" w:rsidR="009A7DE1" w:rsidRPr="00FA120D" w:rsidRDefault="009A7DE1" w:rsidP="009A7DE1">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Web browser is required for using TEAM DUTY web application.</w:t>
      </w:r>
    </w:p>
    <w:p w14:paraId="75DD4FA5" w14:textId="77777777" w:rsidR="009A7DE1" w:rsidRPr="00FA120D" w:rsidRDefault="009A7DE1" w:rsidP="009A7DE1">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User must to be member before using TEAM DUTY web application.</w:t>
      </w:r>
    </w:p>
    <w:p w14:paraId="46456F64" w14:textId="77777777" w:rsidR="009A7DE1" w:rsidRDefault="009A7DE1" w:rsidP="009A7DE1">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User will be using username in form email address web application.</w:t>
      </w:r>
    </w:p>
    <w:p w14:paraId="70CF324E" w14:textId="77777777" w:rsidR="00951AF4" w:rsidRPr="00FA120D" w:rsidRDefault="00951AF4" w:rsidP="009A7DE1">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Pr>
          <w:rFonts w:ascii="Times New Roman" w:eastAsia="Times-Roman" w:hAnsi="Times New Roman" w:cs="Times New Roman"/>
          <w:color w:val="000000"/>
          <w:sz w:val="24"/>
          <w:szCs w:val="24"/>
        </w:rPr>
        <w:t>Web application support only Thai language</w:t>
      </w:r>
    </w:p>
    <w:p w14:paraId="57C9D884" w14:textId="77777777" w:rsidR="009A7DE1" w:rsidRPr="00FA120D" w:rsidRDefault="009A7DE1" w:rsidP="009A7DE1">
      <w:pPr>
        <w:rPr>
          <w:rFonts w:ascii="Times New Roman" w:eastAsia="Times-Roman" w:hAnsi="Times New Roman" w:cs="Times New Roman"/>
          <w:color w:val="000000"/>
          <w:sz w:val="24"/>
          <w:szCs w:val="24"/>
        </w:rPr>
      </w:pPr>
    </w:p>
    <w:p w14:paraId="7584154B" w14:textId="77777777" w:rsidR="009A7DE1" w:rsidRPr="00FA120D" w:rsidRDefault="009A7DE1" w:rsidP="009A7DE1">
      <w:pPr>
        <w:pStyle w:val="Heading2"/>
        <w:spacing w:before="0" w:after="200" w:line="276" w:lineRule="auto"/>
        <w:rPr>
          <w:rFonts w:ascii="Times New Roman" w:hAnsi="Times New Roman" w:cs="Times New Roman"/>
          <w:color w:val="auto"/>
          <w:sz w:val="32"/>
          <w:szCs w:val="32"/>
        </w:rPr>
      </w:pPr>
    </w:p>
    <w:p w14:paraId="6731DA2D" w14:textId="77777777" w:rsidR="009A7DE1" w:rsidRPr="00FA120D" w:rsidRDefault="009A7DE1" w:rsidP="009A7DE1">
      <w:pPr>
        <w:rPr>
          <w:rFonts w:ascii="Times New Roman" w:hAnsi="Times New Roman" w:cs="Times New Roman"/>
        </w:rPr>
      </w:pPr>
    </w:p>
    <w:p w14:paraId="7E8BDAF8" w14:textId="77777777" w:rsidR="009A7DE1" w:rsidRPr="00FA120D" w:rsidRDefault="009A7DE1" w:rsidP="009A7DE1">
      <w:pPr>
        <w:rPr>
          <w:rFonts w:ascii="Times New Roman" w:hAnsi="Times New Roman" w:cs="Times New Roman"/>
        </w:rPr>
      </w:pPr>
    </w:p>
    <w:p w14:paraId="565C4824" w14:textId="77777777" w:rsidR="009A7DE1" w:rsidRPr="00FA120D" w:rsidRDefault="009A7DE1" w:rsidP="009A7DE1">
      <w:pPr>
        <w:rPr>
          <w:rFonts w:ascii="Times New Roman" w:hAnsi="Times New Roman" w:cs="Times New Roman"/>
        </w:rPr>
      </w:pPr>
    </w:p>
    <w:p w14:paraId="2D486439" w14:textId="77777777" w:rsidR="009A7DE1" w:rsidRPr="00FA120D" w:rsidRDefault="009A7DE1" w:rsidP="009A7DE1">
      <w:pPr>
        <w:rPr>
          <w:rFonts w:ascii="Times New Roman" w:hAnsi="Times New Roman" w:cs="Times New Roman"/>
        </w:rPr>
      </w:pPr>
    </w:p>
    <w:p w14:paraId="4D399BB3" w14:textId="77777777" w:rsidR="009A7DE1" w:rsidRPr="00FA120D" w:rsidRDefault="009A7DE1" w:rsidP="009A7DE1">
      <w:pPr>
        <w:rPr>
          <w:rFonts w:ascii="Times New Roman" w:hAnsi="Times New Roman" w:cs="Times New Roman"/>
        </w:rPr>
      </w:pPr>
    </w:p>
    <w:p w14:paraId="3616F653" w14:textId="77777777" w:rsidR="009A7DE1" w:rsidRPr="00FA120D" w:rsidRDefault="009A7DE1" w:rsidP="009A7DE1">
      <w:pPr>
        <w:rPr>
          <w:rFonts w:ascii="Times New Roman" w:hAnsi="Times New Roman" w:cs="Times New Roman"/>
        </w:rPr>
      </w:pPr>
    </w:p>
    <w:p w14:paraId="29F48EE4" w14:textId="77777777" w:rsidR="009A7DE1" w:rsidRPr="00FA120D" w:rsidRDefault="009A7DE1" w:rsidP="009A7DE1">
      <w:pPr>
        <w:rPr>
          <w:rFonts w:ascii="Times New Roman" w:hAnsi="Times New Roman" w:cs="Times New Roman"/>
        </w:rPr>
      </w:pPr>
    </w:p>
    <w:p w14:paraId="261A9845" w14:textId="77777777" w:rsidR="009A7DE1" w:rsidRPr="00FA120D" w:rsidRDefault="009A7DE1" w:rsidP="009A7DE1">
      <w:pPr>
        <w:rPr>
          <w:rFonts w:ascii="Times New Roman" w:hAnsi="Times New Roman" w:cs="Times New Roman"/>
        </w:rPr>
      </w:pPr>
    </w:p>
    <w:p w14:paraId="655067EE" w14:textId="77777777" w:rsidR="009A7DE1" w:rsidDel="001A66FE" w:rsidRDefault="009A7DE1" w:rsidP="009A7DE1">
      <w:pPr>
        <w:pStyle w:val="Heading2"/>
        <w:spacing w:before="0" w:after="200" w:line="276" w:lineRule="auto"/>
        <w:rPr>
          <w:del w:id="134" w:author="SAMSUNG" w:date="2014-03-18T17:22:00Z"/>
          <w:rFonts w:ascii="Times New Roman" w:hAnsi="Times New Roman" w:cs="Times New Roman"/>
          <w:color w:val="auto"/>
          <w:sz w:val="32"/>
          <w:szCs w:val="32"/>
        </w:rPr>
      </w:pPr>
    </w:p>
    <w:p w14:paraId="7AD56E35" w14:textId="77777777" w:rsidR="001A66FE" w:rsidRDefault="001A66FE" w:rsidP="00BF1DD5">
      <w:pPr>
        <w:rPr>
          <w:ins w:id="135" w:author="SAMSUNG" w:date="2014-03-18T17:22:00Z"/>
        </w:rPr>
      </w:pPr>
    </w:p>
    <w:p w14:paraId="68F1EDAC" w14:textId="77777777" w:rsidR="001A66FE" w:rsidRPr="001A66FE" w:rsidRDefault="001A66FE" w:rsidP="00BF1DD5">
      <w:pPr>
        <w:rPr>
          <w:ins w:id="136" w:author="SAMSUNG" w:date="2014-03-18T17:22:00Z"/>
          <w:rPrChange w:id="137" w:author="SAMSUNG" w:date="2014-03-18T17:22:00Z">
            <w:rPr>
              <w:ins w:id="138" w:author="SAMSUNG" w:date="2014-03-18T17:22:00Z"/>
              <w:rFonts w:ascii="Times New Roman" w:hAnsi="Times New Roman" w:cs="Times New Roman"/>
            </w:rPr>
          </w:rPrChange>
        </w:rPr>
      </w:pPr>
    </w:p>
    <w:p w14:paraId="58AFFFA2" w14:textId="77777777" w:rsidR="004F6B3E" w:rsidDel="001A66FE" w:rsidRDefault="004F6B3E" w:rsidP="009A7DE1">
      <w:pPr>
        <w:pStyle w:val="Heading2"/>
        <w:spacing w:before="0" w:after="200" w:line="276" w:lineRule="auto"/>
        <w:rPr>
          <w:del w:id="139" w:author="SAMSUNG" w:date="2014-03-18T17:22:00Z"/>
          <w:rFonts w:ascii="Times New Roman" w:hAnsi="Times New Roman" w:cs="Times New Roman"/>
          <w:color w:val="auto"/>
          <w:sz w:val="32"/>
          <w:szCs w:val="32"/>
        </w:rPr>
      </w:pPr>
    </w:p>
    <w:p w14:paraId="72EED273" w14:textId="77777777" w:rsidR="009A7DE1" w:rsidRPr="00FA120D" w:rsidRDefault="009A7DE1" w:rsidP="009A7DE1">
      <w:pPr>
        <w:pStyle w:val="Heading2"/>
        <w:spacing w:before="0" w:after="200" w:line="276" w:lineRule="auto"/>
        <w:rPr>
          <w:rFonts w:ascii="Times New Roman" w:hAnsi="Times New Roman" w:cs="Times New Roman"/>
          <w:color w:val="auto"/>
          <w:sz w:val="36"/>
          <w:szCs w:val="36"/>
          <w:lang w:val="en-GB"/>
        </w:rPr>
      </w:pPr>
      <w:r w:rsidRPr="00FA120D">
        <w:rPr>
          <w:rFonts w:ascii="Times New Roman" w:hAnsi="Times New Roman" w:cs="Times New Roman"/>
          <w:color w:val="auto"/>
          <w:sz w:val="32"/>
          <w:szCs w:val="32"/>
        </w:rPr>
        <w:t>4.</w:t>
      </w:r>
      <w:r w:rsidRPr="00FA120D">
        <w:rPr>
          <w:rFonts w:ascii="Times New Roman" w:hAnsi="Times New Roman" w:cs="Times New Roman"/>
          <w:color w:val="auto"/>
          <w:sz w:val="32"/>
          <w:szCs w:val="40"/>
        </w:rPr>
        <w:t>5</w:t>
      </w:r>
      <w:r w:rsidRPr="00FA120D">
        <w:rPr>
          <w:rFonts w:ascii="Times New Roman" w:hAnsi="Times New Roman" w:cs="Times New Roman"/>
          <w:color w:val="auto"/>
          <w:sz w:val="32"/>
          <w:szCs w:val="32"/>
        </w:rPr>
        <w:t xml:space="preserve"> Schedule &amp; Milestones</w:t>
      </w:r>
    </w:p>
    <w:p w14:paraId="4F0C757F" w14:textId="77777777" w:rsidR="009A7DE1" w:rsidRPr="00FA120D" w:rsidRDefault="009A7DE1" w:rsidP="009A7DE1">
      <w:pPr>
        <w:ind w:firstLine="720"/>
        <w:rPr>
          <w:rFonts w:ascii="Times New Roman" w:eastAsia="Times-Roman" w:hAnsi="Times New Roman" w:cs="Times New Roman"/>
          <w:b/>
          <w:bCs/>
          <w:color w:val="000000"/>
          <w:sz w:val="24"/>
          <w:szCs w:val="24"/>
        </w:rPr>
      </w:pPr>
      <w:r w:rsidRPr="00FA120D">
        <w:rPr>
          <w:rFonts w:ascii="Times New Roman" w:hAnsi="Times New Roman" w:cs="Times New Roman"/>
          <w:sz w:val="24"/>
          <w:szCs w:val="24"/>
        </w:rPr>
        <w:t xml:space="preserve">The schedule and milestones of the learning </w:t>
      </w:r>
      <w:r w:rsidRPr="00FA120D">
        <w:rPr>
          <w:rFonts w:ascii="Times New Roman" w:eastAsia="Times-Roman" w:hAnsi="Times New Roman" w:cs="Times New Roman"/>
          <w:color w:val="000000"/>
          <w:sz w:val="24"/>
          <w:szCs w:val="24"/>
        </w:rPr>
        <w:t>through activities system</w:t>
      </w:r>
      <w:r w:rsidRPr="00FA120D">
        <w:rPr>
          <w:rFonts w:ascii="Times New Roman" w:eastAsia="Times-Roman" w:hAnsi="Times New Roman" w:cs="Times New Roman"/>
          <w:b/>
          <w:bCs/>
          <w:color w:val="000000"/>
          <w:sz w:val="24"/>
          <w:szCs w:val="24"/>
        </w:rPr>
        <w:t>.</w:t>
      </w:r>
      <w:r w:rsidRPr="00FA120D">
        <w:rPr>
          <w:rFonts w:ascii="Times New Roman" w:hAnsi="Times New Roman" w:cs="Times New Roman"/>
          <w:sz w:val="24"/>
          <w:szCs w:val="24"/>
        </w:rPr>
        <w:t xml:space="preserve"> During period of time, there are work terminologies. And the description is shown below that:</w:t>
      </w:r>
    </w:p>
    <w:p w14:paraId="2C045C62" w14:textId="0F292CF2" w:rsidR="009A7DE1" w:rsidRPr="00FA120D" w:rsidRDefault="009A7DE1" w:rsidP="009A7DE1">
      <w:pPr>
        <w:spacing w:after="0" w:line="276" w:lineRule="auto"/>
        <w:rPr>
          <w:rFonts w:ascii="Times New Roman" w:hAnsi="Times New Roman" w:cs="Times New Roman"/>
          <w:sz w:val="24"/>
          <w:szCs w:val="24"/>
          <w:lang w:val="en-GB"/>
        </w:rPr>
      </w:pPr>
      <w:r w:rsidRPr="00FA120D">
        <w:rPr>
          <w:rFonts w:ascii="Times New Roman" w:hAnsi="Times New Roman" w:cs="Times New Roman"/>
          <w:b/>
          <w:bCs/>
          <w:sz w:val="24"/>
          <w:szCs w:val="24"/>
          <w:u w:val="single"/>
        </w:rPr>
        <w:t xml:space="preserve">Have </w:t>
      </w:r>
      <w:commentRangeStart w:id="140"/>
      <w:r w:rsidRPr="00FA120D">
        <w:rPr>
          <w:rFonts w:ascii="Times New Roman" w:hAnsi="Times New Roman" w:cs="Times New Roman"/>
          <w:b/>
          <w:bCs/>
          <w:sz w:val="24"/>
          <w:szCs w:val="24"/>
          <w:u w:val="single"/>
        </w:rPr>
        <w:t>t</w:t>
      </w:r>
      <w:ins w:id="141" w:author="SAMSUNG" w:date="2014-03-18T16:22:00Z">
        <w:r w:rsidR="009D22E3">
          <w:rPr>
            <w:rFonts w:ascii="Times New Roman" w:hAnsi="Times New Roman" w:cs="Times New Roman"/>
            <w:b/>
            <w:bCs/>
            <w:sz w:val="24"/>
            <w:szCs w:val="24"/>
            <w:u w:val="single"/>
          </w:rPr>
          <w:t>hree</w:t>
        </w:r>
      </w:ins>
      <w:del w:id="142" w:author="SAMSUNG" w:date="2014-03-18T16:22:00Z">
        <w:r w:rsidRPr="00FA120D" w:rsidDel="009D22E3">
          <w:rPr>
            <w:rFonts w:ascii="Times New Roman" w:hAnsi="Times New Roman" w:cs="Times New Roman"/>
            <w:b/>
            <w:bCs/>
            <w:sz w:val="24"/>
            <w:szCs w:val="24"/>
            <w:u w:val="single"/>
          </w:rPr>
          <w:delText>wo</w:delText>
        </w:r>
      </w:del>
      <w:r w:rsidRPr="00FA120D">
        <w:rPr>
          <w:rFonts w:ascii="Times New Roman" w:hAnsi="Times New Roman" w:cs="Times New Roman"/>
          <w:b/>
          <w:bCs/>
          <w:sz w:val="24"/>
          <w:szCs w:val="24"/>
          <w:u w:val="single"/>
        </w:rPr>
        <w:t xml:space="preserve"> type </w:t>
      </w:r>
      <w:commentRangeEnd w:id="140"/>
      <w:r w:rsidR="000D179A">
        <w:rPr>
          <w:rStyle w:val="CommentReference"/>
        </w:rPr>
        <w:commentReference w:id="140"/>
      </w:r>
      <w:r w:rsidRPr="00FA120D">
        <w:rPr>
          <w:rFonts w:ascii="Times New Roman" w:hAnsi="Times New Roman" w:cs="Times New Roman"/>
          <w:b/>
          <w:bCs/>
          <w:sz w:val="24"/>
          <w:szCs w:val="24"/>
          <w:u w:val="single"/>
        </w:rPr>
        <w:t>of User</w:t>
      </w:r>
      <w:r w:rsidRPr="00FA120D">
        <w:rPr>
          <w:rFonts w:ascii="Times New Roman" w:hAnsi="Times New Roman" w:cs="Times New Roman"/>
          <w:sz w:val="24"/>
          <w:szCs w:val="24"/>
          <w:u w:val="single"/>
          <w:cs/>
        </w:rPr>
        <w:br/>
      </w:r>
      <w:r w:rsidR="00FA120D">
        <w:rPr>
          <w:rFonts w:ascii="Times New Roman" w:hAnsi="Times New Roman" w:cs="Times New Roman"/>
          <w:sz w:val="24"/>
          <w:szCs w:val="24"/>
        </w:rPr>
        <w:t xml:space="preserve">            </w:t>
      </w:r>
      <w:commentRangeStart w:id="143"/>
      <w:r w:rsidRPr="00FA120D">
        <w:rPr>
          <w:rFonts w:ascii="Times New Roman" w:hAnsi="Times New Roman" w:cs="Times New Roman"/>
          <w:sz w:val="24"/>
          <w:szCs w:val="24"/>
        </w:rPr>
        <w:t xml:space="preserve">-First is </w:t>
      </w:r>
      <w:r w:rsidR="00290A5E">
        <w:rPr>
          <w:rFonts w:ascii="Times New Roman" w:hAnsi="Times New Roman" w:cs="Times New Roman"/>
          <w:sz w:val="24"/>
          <w:szCs w:val="24"/>
        </w:rPr>
        <w:tab/>
      </w:r>
      <w:r w:rsidRPr="00FA120D">
        <w:rPr>
          <w:rFonts w:ascii="Times New Roman" w:hAnsi="Times New Roman" w:cs="Times New Roman"/>
          <w:b/>
          <w:bCs/>
          <w:sz w:val="24"/>
          <w:szCs w:val="24"/>
          <w:lang w:val="en-GB"/>
        </w:rPr>
        <w:t>service request customer</w:t>
      </w:r>
    </w:p>
    <w:p w14:paraId="3E58EDE0" w14:textId="77777777" w:rsidR="009A7DE1" w:rsidRDefault="009A7DE1" w:rsidP="009A7DE1">
      <w:pPr>
        <w:spacing w:after="0" w:line="276" w:lineRule="auto"/>
        <w:ind w:firstLine="720"/>
        <w:rPr>
          <w:rFonts w:ascii="Times New Roman" w:hAnsi="Times New Roman" w:cs="Times New Roman"/>
          <w:sz w:val="24"/>
          <w:szCs w:val="24"/>
        </w:rPr>
      </w:pPr>
      <w:r w:rsidRPr="00FA120D">
        <w:rPr>
          <w:rFonts w:ascii="Times New Roman" w:hAnsi="Times New Roman" w:cs="Times New Roman"/>
          <w:sz w:val="24"/>
          <w:szCs w:val="24"/>
        </w:rPr>
        <w:t xml:space="preserve">-Second is </w:t>
      </w:r>
      <w:r w:rsidR="00290A5E">
        <w:rPr>
          <w:rFonts w:ascii="Times New Roman" w:eastAsia="Times-Roman" w:hAnsi="Times New Roman" w:cs="Times New Roman"/>
          <w:b/>
          <w:bCs/>
          <w:color w:val="000000"/>
          <w:sz w:val="24"/>
          <w:szCs w:val="24"/>
        </w:rPr>
        <w:tab/>
      </w:r>
      <w:r w:rsidRPr="00FA120D">
        <w:rPr>
          <w:rFonts w:ascii="Times New Roman" w:eastAsia="Times-Roman" w:hAnsi="Times New Roman" w:cs="Times New Roman"/>
          <w:b/>
          <w:bCs/>
          <w:color w:val="000000"/>
          <w:sz w:val="24"/>
          <w:szCs w:val="24"/>
        </w:rPr>
        <w:t>freelance supply team</w:t>
      </w:r>
    </w:p>
    <w:p w14:paraId="74AA6EC8" w14:textId="77777777" w:rsidR="0040782E" w:rsidRPr="00FA120D" w:rsidRDefault="0040782E" w:rsidP="009A7DE1">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-Third is         </w:t>
      </w:r>
      <w:r w:rsidRPr="00C8308C">
        <w:rPr>
          <w:rFonts w:ascii="Times New Roman" w:hAnsi="Times New Roman" w:cs="Times New Roman"/>
          <w:b/>
          <w:bCs/>
          <w:sz w:val="24"/>
          <w:szCs w:val="24"/>
        </w:rPr>
        <w:t xml:space="preserve"> administrator</w:t>
      </w:r>
      <w:r>
        <w:rPr>
          <w:rFonts w:ascii="Times New Roman" w:hAnsi="Times New Roman" w:cs="Times New Roman"/>
          <w:sz w:val="24"/>
          <w:szCs w:val="24"/>
        </w:rPr>
        <w:t xml:space="preserve"> </w:t>
      </w:r>
      <w:commentRangeEnd w:id="143"/>
      <w:r w:rsidR="000D179A">
        <w:rPr>
          <w:rStyle w:val="CommentReference"/>
        </w:rPr>
        <w:commentReference w:id="143"/>
      </w:r>
    </w:p>
    <w:p w14:paraId="4968E8A4" w14:textId="77777777" w:rsidR="009A7DE1" w:rsidRPr="00FA120D" w:rsidRDefault="009A7DE1" w:rsidP="00F336C0">
      <w:pPr>
        <w:spacing w:after="0" w:line="276" w:lineRule="auto"/>
        <w:rPr>
          <w:rFonts w:ascii="Times New Roman" w:hAnsi="Times New Roman" w:cs="Times New Roman"/>
          <w:b/>
          <w:bCs/>
          <w:sz w:val="24"/>
          <w:szCs w:val="24"/>
        </w:rPr>
      </w:pPr>
      <w:r w:rsidRPr="00FA120D">
        <w:rPr>
          <w:rFonts w:ascii="Times New Roman" w:hAnsi="Times New Roman" w:cs="Times New Roman"/>
          <w:b/>
          <w:bCs/>
          <w:sz w:val="24"/>
          <w:szCs w:val="24"/>
          <w:u w:val="single"/>
        </w:rPr>
        <w:t>Feature that both of user can do:</w:t>
      </w:r>
    </w:p>
    <w:p w14:paraId="58B1AA54" w14:textId="77777777" w:rsidR="009A7DE1" w:rsidRPr="00FA120D" w:rsidRDefault="009A7DE1" w:rsidP="009A7DE1">
      <w:pPr>
        <w:spacing w:after="0" w:line="276" w:lineRule="auto"/>
        <w:ind w:firstLine="720"/>
        <w:rPr>
          <w:rFonts w:ascii="Times New Roman" w:hAnsi="Times New Roman" w:cs="Times New Roman"/>
          <w:sz w:val="24"/>
          <w:szCs w:val="24"/>
        </w:rPr>
      </w:pPr>
      <w:r w:rsidRPr="00FA120D">
        <w:rPr>
          <w:rFonts w:ascii="Times New Roman" w:hAnsi="Times New Roman" w:cs="Times New Roman"/>
          <w:sz w:val="24"/>
          <w:szCs w:val="24"/>
        </w:rPr>
        <w:t>Feature01: -Registration system</w:t>
      </w:r>
    </w:p>
    <w:p w14:paraId="32E02EAF" w14:textId="77777777" w:rsidR="009A7DE1" w:rsidRPr="00FA120D" w:rsidRDefault="009A7DE1" w:rsidP="009A7DE1">
      <w:pPr>
        <w:spacing w:after="0" w:line="276" w:lineRule="auto"/>
        <w:ind w:firstLine="720"/>
        <w:rPr>
          <w:rFonts w:ascii="Times New Roman" w:hAnsi="Times New Roman" w:cs="Times New Roman"/>
          <w:sz w:val="24"/>
          <w:szCs w:val="24"/>
        </w:rPr>
      </w:pPr>
      <w:r w:rsidRPr="00FA120D">
        <w:rPr>
          <w:rFonts w:ascii="Times New Roman" w:hAnsi="Times New Roman" w:cs="Times New Roman"/>
          <w:sz w:val="24"/>
          <w:szCs w:val="24"/>
        </w:rPr>
        <w:t>Feature02: -Login system (can be via Facebook account)</w:t>
      </w:r>
    </w:p>
    <w:p w14:paraId="5D6BC511" w14:textId="77777777" w:rsidR="009A7DE1" w:rsidRPr="00FA120D" w:rsidRDefault="009A7DE1" w:rsidP="009A7DE1">
      <w:pPr>
        <w:spacing w:after="0" w:line="276" w:lineRule="auto"/>
        <w:ind w:firstLine="720"/>
        <w:rPr>
          <w:rFonts w:ascii="Times New Roman" w:hAnsi="Times New Roman" w:cs="Times New Roman"/>
          <w:sz w:val="24"/>
          <w:szCs w:val="24"/>
        </w:rPr>
      </w:pPr>
      <w:r w:rsidRPr="00FA120D">
        <w:rPr>
          <w:rFonts w:ascii="Times New Roman" w:hAnsi="Times New Roman" w:cs="Times New Roman"/>
          <w:sz w:val="24"/>
          <w:szCs w:val="24"/>
        </w:rPr>
        <w:t>Feature03: -Online Status system</w:t>
      </w:r>
    </w:p>
    <w:p w14:paraId="0A7400AF" w14:textId="77777777" w:rsidR="009A7DE1" w:rsidRPr="00FA120D" w:rsidRDefault="009A7DE1" w:rsidP="009A7DE1">
      <w:pPr>
        <w:spacing w:after="0" w:line="276" w:lineRule="auto"/>
        <w:ind w:firstLine="720"/>
        <w:rPr>
          <w:rFonts w:ascii="Times New Roman" w:hAnsi="Times New Roman" w:cs="Times New Roman"/>
          <w:sz w:val="24"/>
          <w:szCs w:val="24"/>
        </w:rPr>
      </w:pPr>
      <w:r w:rsidRPr="00FA120D">
        <w:rPr>
          <w:rFonts w:ascii="Times New Roman" w:hAnsi="Times New Roman" w:cs="Times New Roman"/>
          <w:sz w:val="24"/>
          <w:szCs w:val="24"/>
        </w:rPr>
        <w:t>Feature04: -Account Validate system</w:t>
      </w:r>
    </w:p>
    <w:p w14:paraId="1F4AF572" w14:textId="77777777" w:rsidR="009A7DE1" w:rsidRPr="00FA120D" w:rsidRDefault="009A7DE1" w:rsidP="009A7DE1">
      <w:pPr>
        <w:spacing w:after="0" w:line="276" w:lineRule="auto"/>
        <w:ind w:firstLine="720"/>
        <w:rPr>
          <w:rFonts w:ascii="Times New Roman" w:hAnsi="Times New Roman" w:cs="Times New Roman"/>
          <w:sz w:val="24"/>
          <w:szCs w:val="24"/>
        </w:rPr>
      </w:pPr>
      <w:r w:rsidRPr="00FA120D">
        <w:rPr>
          <w:rFonts w:ascii="Times New Roman" w:hAnsi="Times New Roman" w:cs="Times New Roman"/>
          <w:sz w:val="24"/>
          <w:szCs w:val="24"/>
        </w:rPr>
        <w:t>Feature05: -Completed tasks system (can be see Work Experience of Software-personal)</w:t>
      </w:r>
    </w:p>
    <w:p w14:paraId="19B6CEEA" w14:textId="77777777" w:rsidR="00F336C0" w:rsidRDefault="009A7DE1" w:rsidP="009A7DE1">
      <w:pPr>
        <w:spacing w:after="0" w:line="276" w:lineRule="auto"/>
        <w:rPr>
          <w:rFonts w:ascii="Times New Roman" w:hAnsi="Times New Roman" w:cs="Times New Roman"/>
          <w:sz w:val="24"/>
          <w:szCs w:val="24"/>
        </w:rPr>
      </w:pPr>
      <w:r w:rsidRPr="00FA120D">
        <w:rPr>
          <w:rFonts w:ascii="Times New Roman" w:hAnsi="Times New Roman" w:cs="Times New Roman"/>
          <w:sz w:val="24"/>
          <w:szCs w:val="24"/>
        </w:rPr>
        <w:tab/>
        <w:t>Feature06: -Profile system (Show profile)</w:t>
      </w:r>
    </w:p>
    <w:p w14:paraId="152C98D7" w14:textId="7224BBA9" w:rsidR="009A7DE1" w:rsidRPr="0040782E" w:rsidRDefault="009A7DE1" w:rsidP="009A7DE1">
      <w:pPr>
        <w:spacing w:after="0" w:line="276" w:lineRule="auto"/>
        <w:rPr>
          <w:rFonts w:ascii="Times New Roman" w:hAnsi="Times New Roman" w:cs="Times New Roman"/>
          <w:sz w:val="24"/>
          <w:szCs w:val="24"/>
        </w:rPr>
      </w:pPr>
      <w:r w:rsidRPr="00BF1DD5">
        <w:rPr>
          <w:rFonts w:ascii="Times New Roman" w:hAnsi="Times New Roman" w:cs="Times New Roman"/>
          <w:b/>
          <w:bCs/>
          <w:u w:val="single"/>
        </w:rPr>
        <w:t xml:space="preserve">Feature for </w:t>
      </w:r>
      <w:ins w:id="144" w:author="SAMSUNG" w:date="2014-03-18T16:22:00Z">
        <w:r w:rsidR="009D22E3" w:rsidRPr="009D22E3">
          <w:rPr>
            <w:rFonts w:ascii="Times New Roman" w:hAnsi="Times New Roman" w:cs="Times New Roman"/>
            <w:b/>
            <w:bCs/>
            <w:sz w:val="24"/>
            <w:szCs w:val="24"/>
            <w:u w:val="single"/>
            <w:lang w:val="en-GB"/>
            <w:rPrChange w:id="145" w:author="SAMSUNG" w:date="2014-03-18T16:23:00Z">
              <w:rPr>
                <w:rFonts w:ascii="Times New Roman" w:hAnsi="Times New Roman" w:cs="Times New Roman"/>
                <w:b/>
                <w:bCs/>
                <w:sz w:val="24"/>
                <w:szCs w:val="24"/>
                <w:lang w:val="en-GB"/>
              </w:rPr>
            </w:rPrChange>
          </w:rPr>
          <w:t>service request customer</w:t>
        </w:r>
      </w:ins>
      <w:ins w:id="146" w:author="SAMSUNG" w:date="2014-03-18T16:23:00Z">
        <w:r w:rsidR="009D22E3">
          <w:rPr>
            <w:rFonts w:ascii="Times New Roman" w:hAnsi="Times New Roman" w:cs="Times New Roman"/>
            <w:b/>
            <w:bCs/>
            <w:sz w:val="24"/>
            <w:szCs w:val="24"/>
            <w:u w:val="single"/>
            <w:lang w:val="en-GB"/>
          </w:rPr>
          <w:t>:</w:t>
        </w:r>
      </w:ins>
      <w:ins w:id="147" w:author="SAMSUNG" w:date="2014-03-18T16:22:00Z">
        <w:r w:rsidR="009D22E3" w:rsidRPr="00FA120D" w:rsidDel="009D22E3">
          <w:rPr>
            <w:rFonts w:ascii="Times New Roman" w:hAnsi="Times New Roman" w:cs="Times New Roman"/>
            <w:b/>
            <w:bCs/>
            <w:sz w:val="24"/>
            <w:szCs w:val="24"/>
            <w:u w:val="single"/>
            <w:lang w:val="en-GB"/>
          </w:rPr>
          <w:t xml:space="preserve"> </w:t>
        </w:r>
      </w:ins>
      <w:del w:id="148" w:author="SAMSUNG" w:date="2014-03-18T16:22:00Z">
        <w:r w:rsidRPr="00FA120D" w:rsidDel="009D22E3">
          <w:rPr>
            <w:rFonts w:ascii="Times New Roman" w:hAnsi="Times New Roman" w:cs="Times New Roman"/>
            <w:b/>
            <w:bCs/>
            <w:sz w:val="24"/>
            <w:szCs w:val="24"/>
            <w:u w:val="single"/>
            <w:lang w:val="en-GB"/>
          </w:rPr>
          <w:delText>Software-entrepreneur</w:delText>
        </w:r>
      </w:del>
      <w:r w:rsidRPr="00FA120D">
        <w:rPr>
          <w:rFonts w:ascii="Times New Roman" w:hAnsi="Times New Roman" w:cs="Times New Roman"/>
          <w:cs/>
        </w:rPr>
        <w:br/>
        <w:t xml:space="preserve">   </w:t>
      </w:r>
      <w:r w:rsidRPr="00FA120D">
        <w:rPr>
          <w:rFonts w:ascii="Times New Roman" w:hAnsi="Times New Roman" w:cs="Times New Roman"/>
          <w:cs/>
        </w:rPr>
        <w:tab/>
      </w:r>
      <w:r w:rsidR="0040782E">
        <w:rPr>
          <w:rFonts w:ascii="Times New Roman" w:hAnsi="Times New Roman" w:cs="Times New Roman"/>
          <w:sz w:val="24"/>
          <w:szCs w:val="24"/>
        </w:rPr>
        <w:t>Feature07</w:t>
      </w:r>
      <w:r w:rsidRPr="0040782E">
        <w:rPr>
          <w:rFonts w:ascii="Times New Roman" w:hAnsi="Times New Roman" w:cs="Times New Roman"/>
          <w:sz w:val="24"/>
          <w:szCs w:val="24"/>
        </w:rPr>
        <w:t>: -Project detail system (provide detail of software project)</w:t>
      </w:r>
    </w:p>
    <w:p w14:paraId="6AF01B90" w14:textId="77777777" w:rsidR="009A7DE1" w:rsidRPr="0040782E" w:rsidRDefault="0040782E" w:rsidP="009A7DE1">
      <w:pPr>
        <w:spacing w:after="0" w:line="276" w:lineRule="auto"/>
        <w:rPr>
          <w:rFonts w:ascii="Times New Roman" w:hAnsi="Times New Roman" w:cs="Times New Roman"/>
          <w:sz w:val="24"/>
          <w:szCs w:val="24"/>
        </w:rPr>
      </w:pPr>
      <w:r>
        <w:rPr>
          <w:rFonts w:ascii="Times New Roman" w:hAnsi="Times New Roman" w:cs="Times New Roman"/>
          <w:sz w:val="24"/>
          <w:szCs w:val="24"/>
        </w:rPr>
        <w:tab/>
        <w:t>Feature08</w:t>
      </w:r>
      <w:r w:rsidR="009A7DE1" w:rsidRPr="0040782E">
        <w:rPr>
          <w:rFonts w:ascii="Times New Roman" w:hAnsi="Times New Roman" w:cs="Times New Roman"/>
          <w:sz w:val="24"/>
          <w:szCs w:val="24"/>
        </w:rPr>
        <w:t>: -search system (can search by categories or some keyword ex MySQL)</w:t>
      </w:r>
    </w:p>
    <w:p w14:paraId="185E4AA4" w14:textId="77777777" w:rsidR="009A7DE1" w:rsidRPr="0040782E" w:rsidRDefault="0040782E" w:rsidP="009A7DE1">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Feature09</w:t>
      </w:r>
      <w:r w:rsidR="009A7DE1" w:rsidRPr="0040782E">
        <w:rPr>
          <w:rFonts w:ascii="Times New Roman" w:hAnsi="Times New Roman" w:cs="Times New Roman"/>
          <w:sz w:val="24"/>
          <w:szCs w:val="24"/>
        </w:rPr>
        <w:t>: -Project interested system (view name list software personal that interested in project)</w:t>
      </w:r>
    </w:p>
    <w:p w14:paraId="74623BA2" w14:textId="77777777" w:rsidR="009A7DE1" w:rsidRPr="0040782E" w:rsidRDefault="0040782E" w:rsidP="009A7DE1">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Feature10</w:t>
      </w:r>
      <w:r w:rsidR="009A7DE1" w:rsidRPr="0040782E">
        <w:rPr>
          <w:rFonts w:ascii="Times New Roman" w:hAnsi="Times New Roman" w:cs="Times New Roman"/>
          <w:sz w:val="24"/>
          <w:szCs w:val="24"/>
        </w:rPr>
        <w:t>: -vote system (vote software-personal)</w:t>
      </w:r>
    </w:p>
    <w:p w14:paraId="7796AFAF" w14:textId="77777777" w:rsidR="009A7DE1" w:rsidRPr="0040782E" w:rsidRDefault="0040782E" w:rsidP="009A7DE1">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Feature11</w:t>
      </w:r>
      <w:r w:rsidR="009A7DE1" w:rsidRPr="0040782E">
        <w:rPr>
          <w:rFonts w:ascii="Times New Roman" w:hAnsi="Times New Roman" w:cs="Times New Roman"/>
          <w:sz w:val="24"/>
          <w:szCs w:val="24"/>
        </w:rPr>
        <w:t>: -older form system (Use the form existing to be created new project)</w:t>
      </w:r>
    </w:p>
    <w:p w14:paraId="6ADEB3E6" w14:textId="77777777" w:rsidR="009A7DE1" w:rsidRPr="0040782E" w:rsidRDefault="0040782E" w:rsidP="009A7DE1">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Feature12</w:t>
      </w:r>
      <w:r w:rsidR="009A7DE1" w:rsidRPr="0040782E">
        <w:rPr>
          <w:rFonts w:ascii="Times New Roman" w:hAnsi="Times New Roman" w:cs="Times New Roman"/>
          <w:sz w:val="24"/>
          <w:szCs w:val="24"/>
        </w:rPr>
        <w:t>: -request Software-personal system (request software-personal to be join project)</w:t>
      </w:r>
    </w:p>
    <w:p w14:paraId="26BA8FB8" w14:textId="49BB5E7C" w:rsidR="009D22E3" w:rsidRPr="009D22E3" w:rsidRDefault="009A7DE1" w:rsidP="009D22E3">
      <w:pPr>
        <w:spacing w:after="0" w:line="276" w:lineRule="auto"/>
        <w:rPr>
          <w:ins w:id="149" w:author="SAMSUNG" w:date="2014-03-18T16:23:00Z"/>
          <w:rFonts w:ascii="Times New Roman" w:hAnsi="Times New Roman" w:cs="Times New Roman"/>
          <w:sz w:val="24"/>
          <w:szCs w:val="24"/>
          <w:u w:val="single"/>
          <w:rPrChange w:id="150" w:author="SAMSUNG" w:date="2014-03-18T16:23:00Z">
            <w:rPr>
              <w:ins w:id="151" w:author="SAMSUNG" w:date="2014-03-18T16:23:00Z"/>
              <w:rFonts w:ascii="Times New Roman" w:hAnsi="Times New Roman" w:cs="Times New Roman"/>
              <w:sz w:val="24"/>
              <w:szCs w:val="24"/>
            </w:rPr>
          </w:rPrChange>
        </w:rPr>
        <w:pPrChange w:id="152" w:author="SAMSUNG" w:date="2014-03-18T16:23:00Z">
          <w:pPr>
            <w:spacing w:after="0" w:line="276" w:lineRule="auto"/>
            <w:ind w:firstLine="720"/>
          </w:pPr>
        </w:pPrChange>
      </w:pPr>
      <w:r w:rsidRPr="00BF1DD5">
        <w:rPr>
          <w:rFonts w:ascii="Times New Roman" w:hAnsi="Times New Roman" w:cs="Times New Roman"/>
          <w:b/>
          <w:bCs/>
          <w:u w:val="single"/>
        </w:rPr>
        <w:t xml:space="preserve">Feature for </w:t>
      </w:r>
      <w:ins w:id="153" w:author="SAMSUNG" w:date="2014-03-18T16:23:00Z">
        <w:r w:rsidR="009D22E3" w:rsidRPr="009D22E3">
          <w:rPr>
            <w:rFonts w:ascii="Times New Roman" w:eastAsia="Times-Roman" w:hAnsi="Times New Roman" w:cs="Times New Roman"/>
            <w:b/>
            <w:bCs/>
            <w:color w:val="000000"/>
            <w:sz w:val="24"/>
            <w:szCs w:val="24"/>
            <w:u w:val="single"/>
            <w:rPrChange w:id="154" w:author="SAMSUNG" w:date="2014-03-18T16:23:00Z">
              <w:rPr>
                <w:rFonts w:ascii="Times New Roman" w:eastAsia="Times-Roman" w:hAnsi="Times New Roman" w:cs="Times New Roman"/>
                <w:b/>
                <w:bCs/>
                <w:color w:val="000000"/>
                <w:sz w:val="24"/>
                <w:szCs w:val="24"/>
              </w:rPr>
            </w:rPrChange>
          </w:rPr>
          <w:t>freelance supply team</w:t>
        </w:r>
        <w:r w:rsidR="009D22E3">
          <w:rPr>
            <w:rFonts w:ascii="Times New Roman" w:hAnsi="Times New Roman" w:cs="Times New Roman"/>
            <w:sz w:val="24"/>
            <w:szCs w:val="24"/>
            <w:u w:val="single"/>
          </w:rPr>
          <w:t>:</w:t>
        </w:r>
      </w:ins>
    </w:p>
    <w:p w14:paraId="7CA86AF9" w14:textId="5E2843BC" w:rsidR="009A7DE1" w:rsidRPr="00FA120D" w:rsidDel="009D22E3" w:rsidRDefault="009A7DE1" w:rsidP="009A7DE1">
      <w:pPr>
        <w:spacing w:after="0" w:line="276" w:lineRule="auto"/>
        <w:rPr>
          <w:del w:id="155" w:author="SAMSUNG" w:date="2014-03-18T16:23:00Z"/>
          <w:rFonts w:ascii="Times New Roman" w:hAnsi="Times New Roman" w:cs="Times New Roman"/>
          <w:b/>
          <w:bCs/>
          <w:sz w:val="24"/>
          <w:szCs w:val="24"/>
          <w:u w:val="single"/>
          <w:lang w:val="en-GB"/>
        </w:rPr>
      </w:pPr>
      <w:del w:id="156" w:author="SAMSUNG" w:date="2014-03-18T16:23:00Z">
        <w:r w:rsidRPr="00FA120D" w:rsidDel="009D22E3">
          <w:rPr>
            <w:rFonts w:ascii="Times New Roman" w:hAnsi="Times New Roman" w:cs="Times New Roman"/>
            <w:b/>
            <w:bCs/>
            <w:sz w:val="24"/>
            <w:szCs w:val="24"/>
            <w:u w:val="single"/>
            <w:lang w:val="en-GB"/>
          </w:rPr>
          <w:delText>Software-personal</w:delText>
        </w:r>
      </w:del>
      <w:ins w:id="157" w:author="SAMSUNG" w:date="2014-03-18T16:23:00Z">
        <w:r w:rsidR="009D22E3">
          <w:rPr>
            <w:rFonts w:ascii="Times New Roman" w:hAnsi="Times New Roman" w:cs="Times New Roman"/>
            <w:sz w:val="24"/>
            <w:szCs w:val="24"/>
            <w:lang w:val="en-GB"/>
          </w:rPr>
          <w:tab/>
        </w:r>
      </w:ins>
    </w:p>
    <w:p w14:paraId="641CCC5D" w14:textId="77777777" w:rsidR="009A7DE1" w:rsidRPr="0040782E" w:rsidRDefault="0040782E" w:rsidP="009D22E3">
      <w:pPr>
        <w:spacing w:after="0" w:line="276" w:lineRule="auto"/>
        <w:rPr>
          <w:rFonts w:ascii="Times New Roman" w:hAnsi="Times New Roman" w:cs="Times New Roman"/>
          <w:sz w:val="24"/>
          <w:szCs w:val="24"/>
        </w:rPr>
        <w:pPrChange w:id="158" w:author="SAMSUNG" w:date="2014-03-18T16:23:00Z">
          <w:pPr>
            <w:spacing w:after="0" w:line="276" w:lineRule="auto"/>
            <w:ind w:firstLine="720"/>
          </w:pPr>
        </w:pPrChange>
      </w:pPr>
      <w:r>
        <w:rPr>
          <w:rFonts w:ascii="Times New Roman" w:hAnsi="Times New Roman" w:cs="Times New Roman"/>
          <w:sz w:val="24"/>
          <w:szCs w:val="24"/>
        </w:rPr>
        <w:t>Feature13</w:t>
      </w:r>
      <w:r w:rsidR="009A7DE1" w:rsidRPr="0040782E">
        <w:rPr>
          <w:rFonts w:ascii="Times New Roman" w:hAnsi="Times New Roman" w:cs="Times New Roman"/>
          <w:sz w:val="24"/>
          <w:szCs w:val="24"/>
        </w:rPr>
        <w:t>: -Project search system (search project by keyword or categories)</w:t>
      </w:r>
    </w:p>
    <w:p w14:paraId="3FD8FA01" w14:textId="77777777" w:rsidR="009A7DE1" w:rsidRPr="0040782E" w:rsidRDefault="0040782E" w:rsidP="009A7DE1">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Feature14</w:t>
      </w:r>
      <w:r w:rsidR="009A7DE1" w:rsidRPr="0040782E">
        <w:rPr>
          <w:rFonts w:ascii="Times New Roman" w:hAnsi="Times New Roman" w:cs="Times New Roman"/>
          <w:sz w:val="24"/>
          <w:szCs w:val="24"/>
        </w:rPr>
        <w:t xml:space="preserve">: -Request task system (request to </w:t>
      </w:r>
      <w:r w:rsidR="009A7DE1" w:rsidRPr="0040782E">
        <w:rPr>
          <w:rFonts w:ascii="Times New Roman" w:hAnsi="Times New Roman" w:cs="Times New Roman"/>
          <w:sz w:val="24"/>
          <w:szCs w:val="24"/>
          <w:lang w:val="en-GB"/>
        </w:rPr>
        <w:t>entrepreneur</w:t>
      </w:r>
      <w:r w:rsidR="009A7DE1" w:rsidRPr="0040782E">
        <w:rPr>
          <w:rFonts w:ascii="Times New Roman" w:hAnsi="Times New Roman" w:cs="Times New Roman"/>
          <w:sz w:val="24"/>
          <w:szCs w:val="24"/>
        </w:rPr>
        <w:t xml:space="preserve"> that interest in project)</w:t>
      </w:r>
    </w:p>
    <w:p w14:paraId="01FBD9A0" w14:textId="77777777" w:rsidR="009A7DE1" w:rsidRPr="0040782E" w:rsidRDefault="0040782E" w:rsidP="009A7DE1">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Feature15</w:t>
      </w:r>
      <w:r w:rsidR="009A7DE1" w:rsidRPr="0040782E">
        <w:rPr>
          <w:rFonts w:ascii="Times New Roman" w:hAnsi="Times New Roman" w:cs="Times New Roman"/>
          <w:sz w:val="24"/>
          <w:szCs w:val="24"/>
        </w:rPr>
        <w:t>: -see project detail system</w:t>
      </w:r>
    </w:p>
    <w:p w14:paraId="35D879C3" w14:textId="77777777" w:rsidR="009A7DE1" w:rsidRPr="0040782E" w:rsidRDefault="0040782E" w:rsidP="009A7DE1">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Feature16</w:t>
      </w:r>
      <w:r w:rsidR="009A7DE1" w:rsidRPr="0040782E">
        <w:rPr>
          <w:rFonts w:ascii="Times New Roman" w:hAnsi="Times New Roman" w:cs="Times New Roman"/>
          <w:sz w:val="24"/>
          <w:szCs w:val="24"/>
        </w:rPr>
        <w:t>: -teammate project system (to see other person that join to do project)</w:t>
      </w:r>
    </w:p>
    <w:p w14:paraId="4CC3EEE1" w14:textId="77777777" w:rsidR="009A7DE1" w:rsidRPr="0040782E" w:rsidRDefault="0040782E" w:rsidP="009A7DE1">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Feature17</w:t>
      </w:r>
      <w:r w:rsidR="009A7DE1" w:rsidRPr="0040782E">
        <w:rPr>
          <w:rFonts w:ascii="Times New Roman" w:hAnsi="Times New Roman" w:cs="Times New Roman"/>
          <w:sz w:val="24"/>
          <w:szCs w:val="24"/>
        </w:rPr>
        <w:t>: -task status system (title status to receive work or not)</w:t>
      </w:r>
    </w:p>
    <w:p w14:paraId="13B011B2" w14:textId="77777777" w:rsidR="00F336C0" w:rsidRDefault="00F336C0" w:rsidP="00F336C0">
      <w:pPr>
        <w:spacing w:after="0" w:line="276" w:lineRule="auto"/>
        <w:rPr>
          <w:rFonts w:ascii="Times New Roman" w:hAnsi="Times New Roman"/>
          <w:b/>
          <w:bCs/>
          <w:u w:val="single"/>
        </w:rPr>
      </w:pPr>
      <w:r>
        <w:rPr>
          <w:rFonts w:ascii="Times New Roman" w:hAnsi="Times New Roman" w:cs="Times New Roman"/>
          <w:b/>
          <w:bCs/>
          <w:u w:val="single"/>
        </w:rPr>
        <w:t>Feature for</w:t>
      </w:r>
      <w:r>
        <w:rPr>
          <w:rFonts w:ascii="Times New Roman" w:hAnsi="Times New Roman" w:hint="cs"/>
          <w:b/>
          <w:bCs/>
          <w:u w:val="single"/>
          <w:cs/>
        </w:rPr>
        <w:t xml:space="preserve"> </w:t>
      </w:r>
      <w:r>
        <w:rPr>
          <w:rFonts w:ascii="Times New Roman" w:hAnsi="Times New Roman"/>
          <w:b/>
          <w:bCs/>
          <w:u w:val="single"/>
        </w:rPr>
        <w:t>Administrator</w:t>
      </w:r>
    </w:p>
    <w:p w14:paraId="64A398FA" w14:textId="77777777" w:rsidR="00F336C0" w:rsidRPr="0040782E" w:rsidRDefault="00F336C0" w:rsidP="00F336C0">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Feature18</w:t>
      </w:r>
      <w:r w:rsidRPr="0040782E">
        <w:rPr>
          <w:rFonts w:ascii="Times New Roman" w:hAnsi="Times New Roman" w:cs="Times New Roman"/>
          <w:sz w:val="24"/>
          <w:szCs w:val="24"/>
        </w:rPr>
        <w:t>: -</w:t>
      </w:r>
      <w:r>
        <w:rPr>
          <w:rFonts w:ascii="Times New Roman" w:hAnsi="Times New Roman" w:cs="Times New Roman"/>
          <w:sz w:val="24"/>
          <w:szCs w:val="24"/>
        </w:rPr>
        <w:t xml:space="preserve">verify </w:t>
      </w:r>
      <w:r w:rsidR="00624CE6">
        <w:rPr>
          <w:rFonts w:ascii="Times New Roman" w:hAnsi="Times New Roman" w:cs="Times New Roman"/>
          <w:sz w:val="24"/>
          <w:szCs w:val="24"/>
        </w:rPr>
        <w:t xml:space="preserve">freelancer </w:t>
      </w:r>
      <w:r>
        <w:rPr>
          <w:rFonts w:ascii="Times New Roman" w:hAnsi="Times New Roman" w:cs="Times New Roman"/>
          <w:sz w:val="24"/>
          <w:szCs w:val="24"/>
        </w:rPr>
        <w:t>system (verify in each system)</w:t>
      </w:r>
    </w:p>
    <w:p w14:paraId="73309B50" w14:textId="77777777" w:rsidR="00304A3C" w:rsidRDefault="009A7DE1" w:rsidP="009A7DE1">
      <w:pPr>
        <w:spacing w:after="0" w:line="276" w:lineRule="auto"/>
        <w:rPr>
          <w:ins w:id="159" w:author="CAMT" w:date="2014-03-18T09:25:00Z"/>
          <w:rFonts w:ascii="Times New Roman" w:hAnsi="Times New Roman"/>
        </w:rPr>
      </w:pPr>
      <w:r w:rsidRPr="00FA120D">
        <w:rPr>
          <w:rFonts w:ascii="Times New Roman" w:hAnsi="Times New Roman" w:cs="Times New Roman"/>
          <w:cs/>
        </w:rPr>
        <w:br/>
      </w:r>
      <w:commentRangeStart w:id="160"/>
      <w:r w:rsidRPr="00FA120D">
        <w:rPr>
          <w:rFonts w:ascii="Times New Roman" w:hAnsi="Times New Roman" w:cs="Times New Roman"/>
          <w:cs/>
        </w:rPr>
        <w:t xml:space="preserve"> </w:t>
      </w:r>
      <w:r w:rsidRPr="00FA120D">
        <w:rPr>
          <w:rFonts w:ascii="Times New Roman" w:hAnsi="Times New Roman" w:cs="Times New Roman"/>
          <w:cs/>
        </w:rPr>
        <w:tab/>
      </w:r>
      <w:ins w:id="161" w:author="CAMT" w:date="2014-03-18T09:23:00Z">
        <w:r w:rsidR="00304A3C">
          <w:rPr>
            <w:rFonts w:ascii="Times New Roman" w:hAnsi="Times New Roman" w:hint="cs"/>
            <w:cs/>
          </w:rPr>
          <w:t xml:space="preserve">   </w:t>
        </w:r>
        <w:commentRangeEnd w:id="160"/>
        <w:r w:rsidR="00304A3C">
          <w:rPr>
            <w:rStyle w:val="CommentReference"/>
          </w:rPr>
          <w:commentReference w:id="160"/>
        </w:r>
      </w:ins>
    </w:p>
    <w:p w14:paraId="1E7062C2" w14:textId="77777777" w:rsidR="0083361D" w:rsidRDefault="0083361D" w:rsidP="009A7DE1">
      <w:pPr>
        <w:spacing w:after="0" w:line="276" w:lineRule="auto"/>
        <w:rPr>
          <w:ins w:id="162" w:author="SAMSUNG" w:date="2014-03-18T16:25:00Z"/>
          <w:rFonts w:ascii="Times New Roman" w:hAnsi="Times New Roman"/>
        </w:rPr>
      </w:pPr>
    </w:p>
    <w:p w14:paraId="5889706F" w14:textId="77777777" w:rsidR="0083361D" w:rsidRDefault="0083361D" w:rsidP="009A7DE1">
      <w:pPr>
        <w:spacing w:after="0" w:line="276" w:lineRule="auto"/>
        <w:rPr>
          <w:ins w:id="163" w:author="SAMSUNG" w:date="2014-03-18T16:25:00Z"/>
          <w:rFonts w:ascii="Times New Roman" w:hAnsi="Times New Roman"/>
        </w:rPr>
      </w:pPr>
    </w:p>
    <w:p w14:paraId="2BAB48DD" w14:textId="77777777" w:rsidR="0083361D" w:rsidRDefault="0083361D" w:rsidP="009A7DE1">
      <w:pPr>
        <w:spacing w:after="0" w:line="276" w:lineRule="auto"/>
        <w:rPr>
          <w:ins w:id="164" w:author="SAMSUNG" w:date="2014-03-18T16:25:00Z"/>
          <w:rFonts w:ascii="Times New Roman" w:hAnsi="Times New Roman"/>
        </w:rPr>
      </w:pPr>
    </w:p>
    <w:p w14:paraId="65170765" w14:textId="77777777" w:rsidR="0083361D" w:rsidRDefault="0083361D" w:rsidP="009A7DE1">
      <w:pPr>
        <w:spacing w:after="0" w:line="276" w:lineRule="auto"/>
        <w:rPr>
          <w:ins w:id="165" w:author="SAMSUNG" w:date="2014-03-18T16:25:00Z"/>
          <w:rFonts w:ascii="Times New Roman" w:hAnsi="Times New Roman"/>
        </w:rPr>
      </w:pPr>
    </w:p>
    <w:p w14:paraId="3F83A7FA" w14:textId="77777777" w:rsidR="0083361D" w:rsidRDefault="0083361D" w:rsidP="009A7DE1">
      <w:pPr>
        <w:spacing w:after="0" w:line="276" w:lineRule="auto"/>
        <w:rPr>
          <w:ins w:id="166" w:author="SAMSUNG" w:date="2014-03-18T16:25:00Z"/>
          <w:rFonts w:ascii="Times New Roman" w:hAnsi="Times New Roman"/>
        </w:rPr>
      </w:pPr>
    </w:p>
    <w:p w14:paraId="38CFE615" w14:textId="77777777" w:rsidR="0083361D" w:rsidRDefault="0083361D" w:rsidP="009A7DE1">
      <w:pPr>
        <w:spacing w:after="0" w:line="276" w:lineRule="auto"/>
        <w:rPr>
          <w:ins w:id="167" w:author="SAMSUNG" w:date="2014-03-18T16:25:00Z"/>
          <w:rFonts w:ascii="Times New Roman" w:hAnsi="Times New Roman"/>
        </w:rPr>
      </w:pPr>
    </w:p>
    <w:p w14:paraId="38F6B6BE" w14:textId="77777777" w:rsidR="004A3F01" w:rsidRDefault="004A3F01" w:rsidP="009A7DE1">
      <w:pPr>
        <w:spacing w:after="0" w:line="276" w:lineRule="auto"/>
        <w:rPr>
          <w:ins w:id="168" w:author="SAMSUNG" w:date="2014-03-18T17:45:00Z"/>
          <w:rFonts w:ascii="Times New Roman" w:hAnsi="Times New Roman"/>
        </w:rPr>
      </w:pPr>
    </w:p>
    <w:p w14:paraId="6BCD653F" w14:textId="77777777" w:rsidR="004A3F01" w:rsidRDefault="004A3F01" w:rsidP="009A7DE1">
      <w:pPr>
        <w:spacing w:after="0" w:line="276" w:lineRule="auto"/>
        <w:rPr>
          <w:ins w:id="169" w:author="SAMSUNG" w:date="2014-03-18T17:45:00Z"/>
          <w:rFonts w:ascii="Times New Roman" w:hAnsi="Times New Roman"/>
        </w:rPr>
      </w:pPr>
    </w:p>
    <w:p w14:paraId="2AC34CDE" w14:textId="6C6F4D0D" w:rsidR="00304A3C" w:rsidRDefault="00BF1DD5" w:rsidP="009A7DE1">
      <w:pPr>
        <w:spacing w:after="0" w:line="276" w:lineRule="auto"/>
        <w:rPr>
          <w:ins w:id="170" w:author="CAMT" w:date="2014-03-18T09:25:00Z"/>
          <w:rFonts w:ascii="Times New Roman" w:hAnsi="Times New Roman"/>
        </w:rPr>
      </w:pPr>
      <w:ins w:id="171" w:author="SAMSUNG" w:date="2014-03-18T17:46:00Z">
        <w:r>
          <w:rPr>
            <w:rFonts w:ascii="Times New Roman" w:hAnsi="Times New Roman" w:cs="Times New Roman"/>
            <w:b/>
            <w:bCs/>
            <w:sz w:val="24"/>
            <w:szCs w:val="24"/>
            <w:u w:val="single"/>
          </w:rPr>
          <w:t>Feature Table</w:t>
        </w:r>
      </w:ins>
      <w:ins w:id="172" w:author="CAMT" w:date="2014-03-18T09:26:00Z">
        <w:del w:id="173" w:author="SAMSUNG" w:date="2014-03-18T17:46:00Z">
          <w:r w:rsidR="00304A3C" w:rsidDel="004A3F01">
            <w:rPr>
              <w:rFonts w:ascii="Times New Roman" w:hAnsi="Times New Roman"/>
            </w:rPr>
            <w:delText>Features</w:delText>
          </w:r>
        </w:del>
      </w:ins>
      <w:ins w:id="174" w:author="CAMT" w:date="2014-03-18T09:33:00Z">
        <w:del w:id="175" w:author="SAMSUNG" w:date="2014-03-18T17:46:00Z">
          <w:r w:rsidR="00C15B88" w:rsidDel="004A3F01">
            <w:rPr>
              <w:rFonts w:ascii="Times New Roman" w:hAnsi="Times New Roman"/>
            </w:rPr>
            <w:delText xml:space="preserve"> </w:delText>
          </w:r>
        </w:del>
      </w:ins>
    </w:p>
    <w:tbl>
      <w:tblPr>
        <w:tblStyle w:val="TableGrid"/>
        <w:tblW w:w="10632" w:type="dxa"/>
        <w:tblInd w:w="-714" w:type="dxa"/>
        <w:tblLayout w:type="fixed"/>
        <w:tblLook w:val="04A0" w:firstRow="1" w:lastRow="0" w:firstColumn="1" w:lastColumn="0" w:noHBand="0" w:noVBand="1"/>
        <w:tblPrChange w:id="176" w:author="SAMSUNG" w:date="2014-03-18T16:32:00Z">
          <w:tblPr>
            <w:tblStyle w:val="TableGrid"/>
            <w:tblW w:w="0" w:type="auto"/>
            <w:tblLayout w:type="fixed"/>
            <w:tblLook w:val="04A0" w:firstRow="1" w:lastRow="0" w:firstColumn="1" w:lastColumn="0" w:noHBand="0" w:noVBand="1"/>
          </w:tblPr>
        </w:tblPrChange>
      </w:tblPr>
      <w:tblGrid>
        <w:gridCol w:w="567"/>
        <w:gridCol w:w="2269"/>
        <w:gridCol w:w="2693"/>
        <w:gridCol w:w="1843"/>
        <w:gridCol w:w="1701"/>
        <w:gridCol w:w="1559"/>
        <w:tblGridChange w:id="177">
          <w:tblGrid>
            <w:gridCol w:w="567"/>
            <w:gridCol w:w="34"/>
            <w:gridCol w:w="113"/>
            <w:gridCol w:w="449"/>
            <w:gridCol w:w="113"/>
            <w:gridCol w:w="1447"/>
            <w:gridCol w:w="113"/>
            <w:gridCol w:w="2580"/>
            <w:gridCol w:w="113"/>
            <w:gridCol w:w="1163"/>
            <w:gridCol w:w="124"/>
            <w:gridCol w:w="556"/>
            <w:gridCol w:w="844"/>
            <w:gridCol w:w="35"/>
            <w:gridCol w:w="822"/>
            <w:gridCol w:w="544"/>
            <w:gridCol w:w="113"/>
            <w:gridCol w:w="902"/>
          </w:tblGrid>
        </w:tblGridChange>
      </w:tblGrid>
      <w:tr w:rsidR="00304A3C" w14:paraId="44366E94" w14:textId="77777777" w:rsidTr="000E715F">
        <w:trPr>
          <w:ins w:id="178" w:author="CAMT" w:date="2014-03-18T09:25:00Z"/>
          <w:trPrChange w:id="179" w:author="SAMSUNG" w:date="2014-03-18T16:32:00Z">
            <w:trPr>
              <w:gridBefore w:val="3"/>
              <w:gridAfter w:val="0"/>
            </w:trPr>
          </w:trPrChange>
        </w:trPr>
        <w:tc>
          <w:tcPr>
            <w:tcW w:w="567" w:type="dxa"/>
            <w:vMerge w:val="restart"/>
            <w:vAlign w:val="center"/>
            <w:tcPrChange w:id="180" w:author="SAMSUNG" w:date="2014-03-18T16:32:00Z">
              <w:tcPr>
                <w:tcW w:w="562" w:type="dxa"/>
                <w:gridSpan w:val="2"/>
                <w:vMerge w:val="restart"/>
                <w:vAlign w:val="center"/>
              </w:tcPr>
            </w:tcPrChange>
          </w:tcPr>
          <w:p w14:paraId="21689D6B" w14:textId="77777777" w:rsidR="00304A3C" w:rsidRPr="00304A3C" w:rsidRDefault="00304A3C" w:rsidP="00304A3C">
            <w:pPr>
              <w:spacing w:line="276" w:lineRule="auto"/>
              <w:jc w:val="center"/>
              <w:rPr>
                <w:ins w:id="181" w:author="CAMT" w:date="2014-03-18T09:25:00Z"/>
                <w:rFonts w:ascii="Times New Roman" w:hAnsi="Times New Roman" w:cs="Angsana New"/>
              </w:rPr>
            </w:pPr>
            <w:ins w:id="182" w:author="CAMT" w:date="2014-03-18T09:27:00Z">
              <w:r>
                <w:rPr>
                  <w:rFonts w:ascii="Times New Roman" w:hAnsi="Times New Roman" w:cs="Angsana New"/>
                </w:rPr>
                <w:t>No</w:t>
              </w:r>
            </w:ins>
          </w:p>
        </w:tc>
        <w:tc>
          <w:tcPr>
            <w:tcW w:w="2269" w:type="dxa"/>
            <w:vMerge w:val="restart"/>
            <w:vAlign w:val="center"/>
            <w:tcPrChange w:id="183" w:author="SAMSUNG" w:date="2014-03-18T16:32:00Z">
              <w:tcPr>
                <w:tcW w:w="1560" w:type="dxa"/>
                <w:gridSpan w:val="2"/>
                <w:vMerge w:val="restart"/>
                <w:vAlign w:val="center"/>
              </w:tcPr>
            </w:tcPrChange>
          </w:tcPr>
          <w:p w14:paraId="456BD143" w14:textId="77777777" w:rsidR="00304A3C" w:rsidRPr="00C15B88" w:rsidRDefault="00304A3C" w:rsidP="00C15B88">
            <w:pPr>
              <w:spacing w:line="276" w:lineRule="auto"/>
              <w:jc w:val="center"/>
              <w:rPr>
                <w:ins w:id="184" w:author="CAMT" w:date="2014-03-18T09:25:00Z"/>
                <w:rFonts w:ascii="Times New Roman" w:hAnsi="Times New Roman" w:cs="Angsana New"/>
              </w:rPr>
            </w:pPr>
            <w:ins w:id="185" w:author="CAMT" w:date="2014-03-18T09:31:00Z">
              <w:r>
                <w:rPr>
                  <w:rFonts w:ascii="Times New Roman" w:hAnsi="Times New Roman" w:cs="Angsana New"/>
                </w:rPr>
                <w:t>Name</w:t>
              </w:r>
            </w:ins>
          </w:p>
        </w:tc>
        <w:tc>
          <w:tcPr>
            <w:tcW w:w="2693" w:type="dxa"/>
            <w:vMerge w:val="restart"/>
            <w:vAlign w:val="center"/>
            <w:tcPrChange w:id="186" w:author="SAMSUNG" w:date="2014-03-18T16:32:00Z">
              <w:tcPr>
                <w:tcW w:w="2693" w:type="dxa"/>
                <w:gridSpan w:val="2"/>
                <w:vMerge w:val="restart"/>
                <w:vAlign w:val="center"/>
              </w:tcPr>
            </w:tcPrChange>
          </w:tcPr>
          <w:p w14:paraId="5447C471" w14:textId="77777777" w:rsidR="00304A3C" w:rsidRDefault="00304A3C" w:rsidP="00C15B88">
            <w:pPr>
              <w:spacing w:line="276" w:lineRule="auto"/>
              <w:jc w:val="center"/>
              <w:rPr>
                <w:ins w:id="187" w:author="CAMT" w:date="2014-03-18T09:25:00Z"/>
                <w:rFonts w:ascii="Times New Roman" w:hAnsi="Times New Roman" w:cs="Times New Roman"/>
              </w:rPr>
            </w:pPr>
            <w:ins w:id="188" w:author="CAMT" w:date="2014-03-18T09:25:00Z">
              <w:r>
                <w:rPr>
                  <w:rFonts w:ascii="Times New Roman" w:hAnsi="Times New Roman" w:cs="Times New Roman"/>
                </w:rPr>
                <w:t>Description</w:t>
              </w:r>
            </w:ins>
          </w:p>
        </w:tc>
        <w:tc>
          <w:tcPr>
            <w:tcW w:w="5103" w:type="dxa"/>
            <w:gridSpan w:val="3"/>
            <w:vAlign w:val="center"/>
            <w:tcPrChange w:id="189" w:author="SAMSUNG" w:date="2014-03-18T16:32:00Z">
              <w:tcPr>
                <w:tcW w:w="4201" w:type="dxa"/>
                <w:gridSpan w:val="8"/>
                <w:vAlign w:val="center"/>
              </w:tcPr>
            </w:tcPrChange>
          </w:tcPr>
          <w:p w14:paraId="6047F95E" w14:textId="77777777" w:rsidR="00304A3C" w:rsidRPr="00C15B88" w:rsidRDefault="00304A3C" w:rsidP="00C15B88">
            <w:pPr>
              <w:spacing w:line="276" w:lineRule="auto"/>
              <w:jc w:val="center"/>
              <w:rPr>
                <w:ins w:id="190" w:author="CAMT" w:date="2014-03-18T09:25:00Z"/>
                <w:rFonts w:ascii="Times New Roman" w:hAnsi="Times New Roman" w:cs="Angsana New"/>
              </w:rPr>
            </w:pPr>
            <w:ins w:id="191" w:author="CAMT" w:date="2014-03-18T09:27:00Z">
              <w:r>
                <w:rPr>
                  <w:rFonts w:ascii="Times New Roman" w:hAnsi="Times New Roman" w:cs="Angsana New"/>
                </w:rPr>
                <w:t>User(s) supported</w:t>
              </w:r>
            </w:ins>
          </w:p>
        </w:tc>
      </w:tr>
      <w:tr w:rsidR="00304A3C" w14:paraId="50D426F7" w14:textId="77777777" w:rsidTr="000E715F">
        <w:trPr>
          <w:ins w:id="192" w:author="CAMT" w:date="2014-03-18T09:25:00Z"/>
          <w:trPrChange w:id="193" w:author="SAMSUNG" w:date="2014-03-18T16:32:00Z">
            <w:trPr>
              <w:gridBefore w:val="2"/>
              <w:gridAfter w:val="0"/>
            </w:trPr>
          </w:trPrChange>
        </w:trPr>
        <w:tc>
          <w:tcPr>
            <w:tcW w:w="567" w:type="dxa"/>
            <w:vMerge/>
            <w:vAlign w:val="center"/>
            <w:tcPrChange w:id="194" w:author="SAMSUNG" w:date="2014-03-18T16:32:00Z">
              <w:tcPr>
                <w:tcW w:w="562" w:type="dxa"/>
                <w:gridSpan w:val="2"/>
                <w:vMerge/>
                <w:vAlign w:val="center"/>
              </w:tcPr>
            </w:tcPrChange>
          </w:tcPr>
          <w:p w14:paraId="773CFF06" w14:textId="77777777" w:rsidR="00304A3C" w:rsidRDefault="00304A3C" w:rsidP="00304A3C">
            <w:pPr>
              <w:spacing w:line="276" w:lineRule="auto"/>
              <w:jc w:val="center"/>
              <w:rPr>
                <w:ins w:id="195" w:author="CAMT" w:date="2014-03-18T09:25:00Z"/>
                <w:rFonts w:ascii="Times New Roman" w:hAnsi="Times New Roman" w:cs="Times New Roman"/>
              </w:rPr>
            </w:pPr>
          </w:p>
        </w:tc>
        <w:tc>
          <w:tcPr>
            <w:tcW w:w="2269" w:type="dxa"/>
            <w:vMerge/>
            <w:vAlign w:val="center"/>
            <w:tcPrChange w:id="196" w:author="SAMSUNG" w:date="2014-03-18T16:32:00Z">
              <w:tcPr>
                <w:tcW w:w="1560" w:type="dxa"/>
                <w:gridSpan w:val="2"/>
                <w:vMerge/>
                <w:vAlign w:val="center"/>
              </w:tcPr>
            </w:tcPrChange>
          </w:tcPr>
          <w:p w14:paraId="7A109285" w14:textId="77777777" w:rsidR="00304A3C" w:rsidRDefault="00304A3C">
            <w:pPr>
              <w:spacing w:line="276" w:lineRule="auto"/>
              <w:jc w:val="center"/>
              <w:rPr>
                <w:ins w:id="197" w:author="CAMT" w:date="2014-03-18T09:25:00Z"/>
                <w:rFonts w:ascii="Times New Roman" w:hAnsi="Times New Roman" w:cs="Times New Roman"/>
              </w:rPr>
              <w:pPrChange w:id="198" w:author="CAMT" w:date="2014-03-18T09:30:00Z">
                <w:pPr>
                  <w:spacing w:line="276" w:lineRule="auto"/>
                </w:pPr>
              </w:pPrChange>
            </w:pPr>
          </w:p>
        </w:tc>
        <w:tc>
          <w:tcPr>
            <w:tcW w:w="2693" w:type="dxa"/>
            <w:vMerge/>
            <w:vAlign w:val="center"/>
            <w:tcPrChange w:id="199" w:author="SAMSUNG" w:date="2014-03-18T16:32:00Z">
              <w:tcPr>
                <w:tcW w:w="2693" w:type="dxa"/>
                <w:gridSpan w:val="2"/>
                <w:vMerge/>
                <w:vAlign w:val="center"/>
              </w:tcPr>
            </w:tcPrChange>
          </w:tcPr>
          <w:p w14:paraId="68D1F692" w14:textId="77777777" w:rsidR="00304A3C" w:rsidRDefault="00304A3C">
            <w:pPr>
              <w:spacing w:line="276" w:lineRule="auto"/>
              <w:jc w:val="center"/>
              <w:rPr>
                <w:ins w:id="200" w:author="CAMT" w:date="2014-03-18T09:25:00Z"/>
                <w:rFonts w:ascii="Times New Roman" w:hAnsi="Times New Roman" w:cs="Times New Roman"/>
              </w:rPr>
              <w:pPrChange w:id="201" w:author="CAMT" w:date="2014-03-18T09:30:00Z">
                <w:pPr>
                  <w:spacing w:line="276" w:lineRule="auto"/>
                </w:pPr>
              </w:pPrChange>
            </w:pPr>
          </w:p>
        </w:tc>
        <w:tc>
          <w:tcPr>
            <w:tcW w:w="1843" w:type="dxa"/>
            <w:vAlign w:val="center"/>
            <w:tcPrChange w:id="202" w:author="SAMSUNG" w:date="2014-03-18T16:32:00Z">
              <w:tcPr>
                <w:tcW w:w="1400" w:type="dxa"/>
                <w:gridSpan w:val="3"/>
                <w:vAlign w:val="center"/>
              </w:tcPr>
            </w:tcPrChange>
          </w:tcPr>
          <w:p w14:paraId="59ED1B6D" w14:textId="0BDF2E5D" w:rsidR="00304A3C" w:rsidRPr="00BF1DD5" w:rsidRDefault="000E715F">
            <w:pPr>
              <w:spacing w:line="276" w:lineRule="auto"/>
              <w:jc w:val="center"/>
              <w:rPr>
                <w:ins w:id="203" w:author="CAMT" w:date="2014-03-18T09:25:00Z"/>
                <w:rFonts w:ascii="Times New Roman" w:hAnsi="Times New Roman" w:cs="Times New Roman"/>
                <w:sz w:val="20"/>
                <w:szCs w:val="20"/>
              </w:rPr>
              <w:pPrChange w:id="204" w:author="CAMT" w:date="2014-03-18T09:30:00Z">
                <w:pPr>
                  <w:spacing w:line="276" w:lineRule="auto"/>
                </w:pPr>
              </w:pPrChange>
            </w:pPr>
            <w:ins w:id="205" w:author="SAMSUNG" w:date="2014-03-18T16:30:00Z">
              <w:r w:rsidRPr="000E715F">
                <w:rPr>
                  <w:rFonts w:ascii="Times New Roman" w:hAnsi="Times New Roman" w:cs="Times New Roman"/>
                  <w:b/>
                  <w:bCs/>
                  <w:sz w:val="20"/>
                  <w:szCs w:val="20"/>
                  <w:u w:val="single"/>
                  <w:lang w:val="en-GB"/>
                  <w:rPrChange w:id="206" w:author="SAMSUNG" w:date="2014-03-18T16:30:00Z">
                    <w:rPr>
                      <w:rFonts w:ascii="Times New Roman" w:hAnsi="Times New Roman" w:cs="Times New Roman"/>
                      <w:b/>
                      <w:bCs/>
                      <w:sz w:val="24"/>
                      <w:szCs w:val="24"/>
                      <w:u w:val="single"/>
                      <w:lang w:val="en-GB"/>
                    </w:rPr>
                  </w:rPrChange>
                </w:rPr>
                <w:t>service request customer</w:t>
              </w:r>
            </w:ins>
            <w:commentRangeStart w:id="207"/>
            <w:ins w:id="208" w:author="CAMT" w:date="2014-03-18T09:27:00Z">
              <w:del w:id="209" w:author="SAMSUNG" w:date="2014-03-18T16:30:00Z">
                <w:r w:rsidR="00304A3C" w:rsidRPr="00BF1DD5" w:rsidDel="000E715F">
                  <w:rPr>
                    <w:rFonts w:ascii="Times New Roman" w:hAnsi="Times New Roman" w:cs="Times New Roman"/>
                    <w:b/>
                    <w:bCs/>
                    <w:sz w:val="20"/>
                    <w:szCs w:val="20"/>
                    <w:u w:val="single"/>
                    <w:lang w:val="en-GB"/>
                  </w:rPr>
                  <w:delText>Software-entrepreneur</w:delText>
                </w:r>
              </w:del>
            </w:ins>
          </w:p>
        </w:tc>
        <w:tc>
          <w:tcPr>
            <w:tcW w:w="1701" w:type="dxa"/>
            <w:vAlign w:val="center"/>
            <w:tcPrChange w:id="210" w:author="SAMSUNG" w:date="2014-03-18T16:32:00Z">
              <w:tcPr>
                <w:tcW w:w="1400" w:type="dxa"/>
                <w:gridSpan w:val="2"/>
                <w:vAlign w:val="center"/>
              </w:tcPr>
            </w:tcPrChange>
          </w:tcPr>
          <w:p w14:paraId="7841FD03" w14:textId="459D013B" w:rsidR="00304A3C" w:rsidRPr="00BF1DD5" w:rsidRDefault="000E715F">
            <w:pPr>
              <w:spacing w:line="276" w:lineRule="auto"/>
              <w:jc w:val="center"/>
              <w:rPr>
                <w:ins w:id="211" w:author="CAMT" w:date="2014-03-18T09:25:00Z"/>
                <w:rFonts w:ascii="Times New Roman" w:hAnsi="Times New Roman" w:cs="Times New Roman"/>
                <w:sz w:val="20"/>
                <w:szCs w:val="20"/>
              </w:rPr>
              <w:pPrChange w:id="212" w:author="CAMT" w:date="2014-03-18T09:30:00Z">
                <w:pPr>
                  <w:spacing w:line="276" w:lineRule="auto"/>
                </w:pPr>
              </w:pPrChange>
            </w:pPr>
            <w:ins w:id="213" w:author="SAMSUNG" w:date="2014-03-18T16:31:00Z">
              <w:r w:rsidRPr="000E715F">
                <w:rPr>
                  <w:rFonts w:ascii="Times New Roman" w:eastAsia="Times-Roman" w:hAnsi="Times New Roman" w:cs="Times New Roman"/>
                  <w:b/>
                  <w:bCs/>
                  <w:color w:val="000000"/>
                  <w:sz w:val="20"/>
                  <w:szCs w:val="20"/>
                  <w:u w:val="single"/>
                  <w:rPrChange w:id="214" w:author="SAMSUNG" w:date="2014-03-18T16:31:00Z">
                    <w:rPr>
                      <w:rFonts w:ascii="Times New Roman" w:eastAsia="Times-Roman" w:hAnsi="Times New Roman" w:cs="Times New Roman"/>
                      <w:b/>
                      <w:bCs/>
                      <w:color w:val="000000"/>
                      <w:sz w:val="24"/>
                      <w:szCs w:val="24"/>
                      <w:u w:val="single"/>
                    </w:rPr>
                  </w:rPrChange>
                </w:rPr>
                <w:t>freelance supply team</w:t>
              </w:r>
            </w:ins>
            <w:ins w:id="215" w:author="CAMT" w:date="2014-03-18T09:28:00Z">
              <w:del w:id="216" w:author="SAMSUNG" w:date="2014-03-18T16:31:00Z">
                <w:r w:rsidR="00304A3C" w:rsidRPr="00BF1DD5" w:rsidDel="000E715F">
                  <w:rPr>
                    <w:rFonts w:ascii="Times New Roman" w:hAnsi="Times New Roman" w:cs="Times New Roman"/>
                    <w:b/>
                    <w:bCs/>
                    <w:sz w:val="20"/>
                    <w:szCs w:val="20"/>
                    <w:u w:val="single"/>
                    <w:lang w:val="en-GB"/>
                  </w:rPr>
                  <w:delText>Software-personal</w:delText>
                </w:r>
              </w:del>
            </w:ins>
          </w:p>
        </w:tc>
        <w:tc>
          <w:tcPr>
            <w:tcW w:w="1559" w:type="dxa"/>
            <w:vAlign w:val="center"/>
            <w:tcPrChange w:id="217" w:author="SAMSUNG" w:date="2014-03-18T16:32:00Z">
              <w:tcPr>
                <w:tcW w:w="1401" w:type="dxa"/>
                <w:gridSpan w:val="3"/>
                <w:vAlign w:val="center"/>
              </w:tcPr>
            </w:tcPrChange>
          </w:tcPr>
          <w:p w14:paraId="169442D2" w14:textId="2BFF2385" w:rsidR="00304A3C" w:rsidRPr="00BF1DD5" w:rsidRDefault="00304A3C">
            <w:pPr>
              <w:spacing w:line="276" w:lineRule="auto"/>
              <w:jc w:val="center"/>
              <w:rPr>
                <w:ins w:id="218" w:author="CAMT" w:date="2014-03-18T09:25:00Z"/>
                <w:rFonts w:ascii="Times New Roman" w:hAnsi="Times New Roman" w:cs="Times New Roman"/>
                <w:sz w:val="20"/>
                <w:szCs w:val="20"/>
              </w:rPr>
              <w:pPrChange w:id="219" w:author="CAMT" w:date="2014-03-18T09:30:00Z">
                <w:pPr>
                  <w:spacing w:line="276" w:lineRule="auto"/>
                </w:pPr>
              </w:pPrChange>
            </w:pPr>
            <w:ins w:id="220" w:author="CAMT" w:date="2014-03-18T09:28:00Z">
              <w:del w:id="221" w:author="SAMSUNG" w:date="2014-03-18T16:31:00Z">
                <w:r w:rsidRPr="00BF1DD5" w:rsidDel="000E715F">
                  <w:rPr>
                    <w:rFonts w:ascii="Times New Roman" w:hAnsi="Times New Roman"/>
                    <w:b/>
                    <w:bCs/>
                    <w:sz w:val="20"/>
                    <w:szCs w:val="20"/>
                    <w:u w:val="single"/>
                  </w:rPr>
                  <w:delText>Administrator</w:delText>
                </w:r>
                <w:commentRangeEnd w:id="207"/>
                <w:r w:rsidRPr="00BF1DD5" w:rsidDel="000E715F">
                  <w:rPr>
                    <w:rStyle w:val="CommentReference"/>
                    <w:sz w:val="20"/>
                    <w:szCs w:val="20"/>
                  </w:rPr>
                  <w:commentReference w:id="207"/>
                </w:r>
              </w:del>
            </w:ins>
            <w:ins w:id="222" w:author="SAMSUNG" w:date="2014-03-18T16:31:00Z">
              <w:r w:rsidR="000E715F" w:rsidRPr="000E715F">
                <w:rPr>
                  <w:rFonts w:ascii="Times New Roman" w:hAnsi="Times New Roman"/>
                  <w:b/>
                  <w:bCs/>
                  <w:sz w:val="20"/>
                  <w:szCs w:val="20"/>
                  <w:u w:val="single"/>
                  <w:rPrChange w:id="223" w:author="SAMSUNG" w:date="2014-03-18T16:32:00Z">
                    <w:rPr>
                      <w:rFonts w:ascii="Times New Roman" w:hAnsi="Times New Roman"/>
                      <w:b/>
                      <w:bCs/>
                      <w:u w:val="single"/>
                    </w:rPr>
                  </w:rPrChange>
                </w:rPr>
                <w:t>Administrator</w:t>
              </w:r>
            </w:ins>
          </w:p>
        </w:tc>
      </w:tr>
      <w:tr w:rsidR="00304A3C" w14:paraId="709A689F" w14:textId="77777777" w:rsidTr="000E715F">
        <w:trPr>
          <w:ins w:id="224" w:author="CAMT" w:date="2014-03-18T09:25:00Z"/>
          <w:trPrChange w:id="225" w:author="SAMSUNG" w:date="2014-03-18T16:32:00Z">
            <w:trPr>
              <w:gridBefore w:val="2"/>
              <w:gridAfter w:val="0"/>
            </w:trPr>
          </w:trPrChange>
        </w:trPr>
        <w:tc>
          <w:tcPr>
            <w:tcW w:w="567" w:type="dxa"/>
            <w:tcPrChange w:id="226" w:author="SAMSUNG" w:date="2014-03-18T16:32:00Z">
              <w:tcPr>
                <w:tcW w:w="562" w:type="dxa"/>
                <w:gridSpan w:val="2"/>
              </w:tcPr>
            </w:tcPrChange>
          </w:tcPr>
          <w:p w14:paraId="75E79FCE" w14:textId="77777777" w:rsidR="00304A3C" w:rsidRPr="00304A3C" w:rsidRDefault="00304A3C" w:rsidP="00304A3C">
            <w:pPr>
              <w:pStyle w:val="ListParagraph"/>
              <w:spacing w:after="0"/>
              <w:ind w:left="29" w:hanging="29"/>
              <w:rPr>
                <w:ins w:id="227" w:author="CAMT" w:date="2014-03-18T09:25:00Z"/>
                <w:rFonts w:ascii="Times New Roman" w:hAnsi="Times New Roman" w:cs="Times New Roman"/>
              </w:rPr>
            </w:pPr>
            <w:ins w:id="228" w:author="CAMT" w:date="2014-03-18T09:32:00Z">
              <w:r>
                <w:rPr>
                  <w:rFonts w:ascii="Times New Roman" w:hAnsi="Times New Roman" w:cs="Times New Roman"/>
                </w:rPr>
                <w:t>11</w:t>
              </w:r>
            </w:ins>
          </w:p>
        </w:tc>
        <w:tc>
          <w:tcPr>
            <w:tcW w:w="2269" w:type="dxa"/>
            <w:tcPrChange w:id="229" w:author="SAMSUNG" w:date="2014-03-18T16:32:00Z">
              <w:tcPr>
                <w:tcW w:w="1560" w:type="dxa"/>
                <w:gridSpan w:val="2"/>
              </w:tcPr>
            </w:tcPrChange>
          </w:tcPr>
          <w:p w14:paraId="51EA8604" w14:textId="77777777" w:rsidR="00304A3C" w:rsidRPr="00C15B88" w:rsidRDefault="00304A3C" w:rsidP="00C15B88">
            <w:pPr>
              <w:pStyle w:val="ListParagraph"/>
              <w:spacing w:after="0"/>
              <w:ind w:left="29" w:hanging="29"/>
              <w:rPr>
                <w:ins w:id="230" w:author="CAMT" w:date="2014-03-18T09:25:00Z"/>
                <w:rFonts w:ascii="Times New Roman" w:hAnsi="Times New Roman" w:cs="Times New Roman"/>
              </w:rPr>
            </w:pPr>
            <w:ins w:id="231" w:author="CAMT" w:date="2014-03-18T09:31:00Z">
              <w:r w:rsidRPr="0040782E">
                <w:rPr>
                  <w:rFonts w:ascii="Times New Roman" w:hAnsi="Times New Roman" w:cs="Times New Roman"/>
                  <w:sz w:val="24"/>
                  <w:szCs w:val="24"/>
                </w:rPr>
                <w:t>older form system</w:t>
              </w:r>
            </w:ins>
          </w:p>
        </w:tc>
        <w:tc>
          <w:tcPr>
            <w:tcW w:w="2693" w:type="dxa"/>
            <w:tcPrChange w:id="232" w:author="SAMSUNG" w:date="2014-03-18T16:32:00Z">
              <w:tcPr>
                <w:tcW w:w="2693" w:type="dxa"/>
                <w:gridSpan w:val="2"/>
              </w:tcPr>
            </w:tcPrChange>
          </w:tcPr>
          <w:p w14:paraId="2D241BC0" w14:textId="77777777" w:rsidR="00304A3C" w:rsidRDefault="00304A3C" w:rsidP="00304A3C">
            <w:pPr>
              <w:spacing w:line="276" w:lineRule="auto"/>
              <w:rPr>
                <w:ins w:id="233" w:author="CAMT" w:date="2014-03-18T09:25:00Z"/>
                <w:rFonts w:ascii="Times New Roman" w:hAnsi="Times New Roman" w:cs="Times New Roman"/>
              </w:rPr>
            </w:pPr>
            <w:ins w:id="234" w:author="CAMT" w:date="2014-03-18T09:30:00Z">
              <w:r>
                <w:rPr>
                  <w:rFonts w:ascii="Times New Roman" w:hAnsi="Times New Roman" w:cs="Times New Roman"/>
                </w:rPr>
                <w:t xml:space="preserve">Explain what it is for… </w:t>
              </w:r>
            </w:ins>
          </w:p>
        </w:tc>
        <w:tc>
          <w:tcPr>
            <w:tcW w:w="1843" w:type="dxa"/>
            <w:vAlign w:val="center"/>
            <w:tcPrChange w:id="235" w:author="SAMSUNG" w:date="2014-03-18T16:32:00Z">
              <w:tcPr>
                <w:tcW w:w="1276" w:type="dxa"/>
                <w:gridSpan w:val="2"/>
                <w:vAlign w:val="center"/>
              </w:tcPr>
            </w:tcPrChange>
          </w:tcPr>
          <w:p w14:paraId="5D49557D" w14:textId="77777777" w:rsidR="00304A3C" w:rsidRDefault="00C15B88" w:rsidP="00C15B88">
            <w:pPr>
              <w:spacing w:line="276" w:lineRule="auto"/>
              <w:jc w:val="center"/>
              <w:rPr>
                <w:ins w:id="236" w:author="CAMT" w:date="2014-03-18T09:25:00Z"/>
                <w:rFonts w:ascii="Times New Roman" w:hAnsi="Times New Roman" w:cs="Times New Roman"/>
              </w:rPr>
            </w:pPr>
            <w:ins w:id="237" w:author="CAMT" w:date="2014-03-18T09:32:00Z">
              <w:r>
                <w:rPr>
                  <w:rFonts w:ascii="Times New Roman" w:hAnsi="Times New Roman" w:cs="Times New Roman"/>
                </w:rPr>
                <w:t>V</w:t>
              </w:r>
            </w:ins>
          </w:p>
        </w:tc>
        <w:tc>
          <w:tcPr>
            <w:tcW w:w="1701" w:type="dxa"/>
            <w:vAlign w:val="center"/>
            <w:tcPrChange w:id="238" w:author="SAMSUNG" w:date="2014-03-18T16:32:00Z">
              <w:tcPr>
                <w:tcW w:w="1559" w:type="dxa"/>
                <w:gridSpan w:val="4"/>
                <w:vAlign w:val="center"/>
              </w:tcPr>
            </w:tcPrChange>
          </w:tcPr>
          <w:p w14:paraId="616173DA" w14:textId="77777777" w:rsidR="00304A3C" w:rsidRDefault="00304A3C" w:rsidP="00C15B88">
            <w:pPr>
              <w:spacing w:line="276" w:lineRule="auto"/>
              <w:jc w:val="center"/>
              <w:rPr>
                <w:ins w:id="239" w:author="CAMT" w:date="2014-03-18T09:25:00Z"/>
                <w:rFonts w:ascii="Times New Roman" w:hAnsi="Times New Roman" w:cs="Times New Roman"/>
              </w:rPr>
            </w:pPr>
          </w:p>
        </w:tc>
        <w:tc>
          <w:tcPr>
            <w:tcW w:w="1559" w:type="dxa"/>
            <w:vAlign w:val="center"/>
            <w:tcPrChange w:id="240" w:author="SAMSUNG" w:date="2014-03-18T16:32:00Z">
              <w:tcPr>
                <w:tcW w:w="1366" w:type="dxa"/>
                <w:gridSpan w:val="2"/>
                <w:vAlign w:val="center"/>
              </w:tcPr>
            </w:tcPrChange>
          </w:tcPr>
          <w:p w14:paraId="72A64B0F" w14:textId="77777777" w:rsidR="00304A3C" w:rsidRDefault="00304A3C" w:rsidP="00C15B88">
            <w:pPr>
              <w:spacing w:line="276" w:lineRule="auto"/>
              <w:jc w:val="center"/>
              <w:rPr>
                <w:ins w:id="241" w:author="CAMT" w:date="2014-03-18T09:25:00Z"/>
                <w:rFonts w:ascii="Times New Roman" w:hAnsi="Times New Roman" w:cs="Times New Roman"/>
              </w:rPr>
            </w:pPr>
          </w:p>
        </w:tc>
      </w:tr>
      <w:tr w:rsidR="00BF1DD5" w14:paraId="269A12D9" w14:textId="77777777" w:rsidTr="000E715F">
        <w:trPr>
          <w:ins w:id="242" w:author="SAMSUNG" w:date="2014-03-18T17:48:00Z"/>
        </w:trPr>
        <w:tc>
          <w:tcPr>
            <w:tcW w:w="567" w:type="dxa"/>
          </w:tcPr>
          <w:p w14:paraId="3E41C4DA" w14:textId="77777777" w:rsidR="00BF1DD5" w:rsidRDefault="00BF1DD5" w:rsidP="00304A3C">
            <w:pPr>
              <w:pStyle w:val="ListParagraph"/>
              <w:spacing w:after="0"/>
              <w:ind w:left="29" w:hanging="29"/>
              <w:rPr>
                <w:ins w:id="243" w:author="SAMSUNG" w:date="2014-03-18T17:48:00Z"/>
                <w:rFonts w:ascii="Times New Roman" w:hAnsi="Times New Roman" w:cs="Times New Roman"/>
              </w:rPr>
            </w:pPr>
            <w:bookmarkStart w:id="244" w:name="_GoBack" w:colFirst="0" w:colLast="5"/>
          </w:p>
        </w:tc>
        <w:tc>
          <w:tcPr>
            <w:tcW w:w="2269" w:type="dxa"/>
          </w:tcPr>
          <w:p w14:paraId="7C29B715" w14:textId="77777777" w:rsidR="00BF1DD5" w:rsidRPr="0040782E" w:rsidRDefault="00BF1DD5" w:rsidP="00C15B88">
            <w:pPr>
              <w:pStyle w:val="ListParagraph"/>
              <w:spacing w:after="0"/>
              <w:ind w:left="29" w:hanging="29"/>
              <w:rPr>
                <w:ins w:id="245" w:author="SAMSUNG" w:date="2014-03-18T17:48:00Z"/>
                <w:rFonts w:ascii="Times New Roman" w:hAnsi="Times New Roman" w:cs="Times New Roman"/>
                <w:sz w:val="24"/>
                <w:szCs w:val="24"/>
              </w:rPr>
            </w:pPr>
          </w:p>
        </w:tc>
        <w:tc>
          <w:tcPr>
            <w:tcW w:w="2693" w:type="dxa"/>
          </w:tcPr>
          <w:p w14:paraId="6761A34D" w14:textId="77777777" w:rsidR="00BF1DD5" w:rsidRDefault="00BF1DD5" w:rsidP="00304A3C">
            <w:pPr>
              <w:spacing w:line="276" w:lineRule="auto"/>
              <w:rPr>
                <w:ins w:id="246" w:author="SAMSUNG" w:date="2014-03-18T17:48:00Z"/>
                <w:rFonts w:ascii="Times New Roman" w:hAnsi="Times New Roman" w:cs="Times New Roman"/>
              </w:rPr>
            </w:pPr>
          </w:p>
        </w:tc>
        <w:tc>
          <w:tcPr>
            <w:tcW w:w="1843" w:type="dxa"/>
            <w:vAlign w:val="center"/>
          </w:tcPr>
          <w:p w14:paraId="27C2B8C9" w14:textId="77777777" w:rsidR="00BF1DD5" w:rsidRDefault="00BF1DD5" w:rsidP="00C15B88">
            <w:pPr>
              <w:spacing w:line="276" w:lineRule="auto"/>
              <w:jc w:val="center"/>
              <w:rPr>
                <w:ins w:id="247" w:author="SAMSUNG" w:date="2014-03-18T17:48:00Z"/>
                <w:rFonts w:ascii="Times New Roman" w:hAnsi="Times New Roman" w:cs="Times New Roman"/>
              </w:rPr>
            </w:pPr>
          </w:p>
        </w:tc>
        <w:tc>
          <w:tcPr>
            <w:tcW w:w="1701" w:type="dxa"/>
            <w:vAlign w:val="center"/>
          </w:tcPr>
          <w:p w14:paraId="7437BB80" w14:textId="77777777" w:rsidR="00BF1DD5" w:rsidRDefault="00BF1DD5" w:rsidP="00C15B88">
            <w:pPr>
              <w:spacing w:line="276" w:lineRule="auto"/>
              <w:jc w:val="center"/>
              <w:rPr>
                <w:ins w:id="248" w:author="SAMSUNG" w:date="2014-03-18T17:48:00Z"/>
                <w:rFonts w:ascii="Times New Roman" w:hAnsi="Times New Roman" w:cs="Times New Roman"/>
              </w:rPr>
            </w:pPr>
          </w:p>
        </w:tc>
        <w:tc>
          <w:tcPr>
            <w:tcW w:w="1559" w:type="dxa"/>
            <w:vAlign w:val="center"/>
          </w:tcPr>
          <w:p w14:paraId="19211E74" w14:textId="77777777" w:rsidR="00BF1DD5" w:rsidRDefault="00BF1DD5" w:rsidP="00C15B88">
            <w:pPr>
              <w:spacing w:line="276" w:lineRule="auto"/>
              <w:jc w:val="center"/>
              <w:rPr>
                <w:ins w:id="249" w:author="SAMSUNG" w:date="2014-03-18T17:48:00Z"/>
                <w:rFonts w:ascii="Times New Roman" w:hAnsi="Times New Roman" w:cs="Times New Roman"/>
              </w:rPr>
            </w:pPr>
          </w:p>
        </w:tc>
      </w:tr>
      <w:bookmarkEnd w:id="244"/>
    </w:tbl>
    <w:p w14:paraId="7AC3F662" w14:textId="77777777" w:rsidR="009D22E3" w:rsidRDefault="009D22E3" w:rsidP="009A7DE1">
      <w:pPr>
        <w:spacing w:after="0" w:line="276" w:lineRule="auto"/>
        <w:rPr>
          <w:ins w:id="250" w:author="SAMSUNG" w:date="2014-03-18T16:24:00Z"/>
          <w:rFonts w:ascii="Times New Roman" w:hAnsi="Times New Roman" w:cs="Times New Roman"/>
          <w:cs/>
        </w:rPr>
      </w:pPr>
    </w:p>
    <w:p w14:paraId="6EAC846F" w14:textId="456AC4EC" w:rsidR="009A7DE1" w:rsidRPr="009D22E3" w:rsidDel="009D22E3" w:rsidRDefault="009D22E3" w:rsidP="009D22E3">
      <w:pPr>
        <w:rPr>
          <w:del w:id="251" w:author="SAMSUNG" w:date="2014-03-18T16:24:00Z"/>
          <w:rFonts w:ascii="Times New Roman" w:hAnsi="Times New Roman" w:cs="Times New Roman"/>
          <w:cs/>
          <w:rPrChange w:id="252" w:author="SAMSUNG" w:date="2014-03-18T16:24:00Z">
            <w:rPr>
              <w:del w:id="253" w:author="SAMSUNG" w:date="2014-03-18T16:24:00Z"/>
              <w:rFonts w:ascii="Times New Roman" w:hAnsi="Times New Roman"/>
              <w:cs/>
            </w:rPr>
          </w:rPrChange>
        </w:rPr>
        <w:pPrChange w:id="254" w:author="SAMSUNG" w:date="2014-03-18T16:24:00Z">
          <w:pPr>
            <w:spacing w:after="0" w:line="276" w:lineRule="auto"/>
          </w:pPr>
        </w:pPrChange>
      </w:pPr>
      <w:ins w:id="255" w:author="SAMSUNG" w:date="2014-03-18T16:24:00Z">
        <w:r>
          <w:rPr>
            <w:rFonts w:ascii="Times New Roman" w:hAnsi="Times New Roman" w:cs="Angsana New"/>
            <w:cs/>
          </w:rPr>
          <w:br w:type="page"/>
        </w:r>
      </w:ins>
      <w:del w:id="256" w:author="SAMSUNG" w:date="2014-03-18T16:24:00Z">
        <w:r w:rsidR="009A7DE1" w:rsidRPr="00FA120D" w:rsidDel="009D22E3">
          <w:rPr>
            <w:rFonts w:ascii="Times New Roman" w:hAnsi="Times New Roman" w:cs="Times New Roman"/>
            <w:cs/>
          </w:rPr>
          <w:lastRenderedPageBreak/>
          <w:br/>
          <w:delText xml:space="preserve"> </w:delText>
        </w:r>
        <w:r w:rsidR="009A7DE1" w:rsidRPr="00FA120D" w:rsidDel="009D22E3">
          <w:rPr>
            <w:rFonts w:ascii="Times New Roman" w:hAnsi="Times New Roman" w:cs="Times New Roman"/>
            <w:cs/>
          </w:rPr>
          <w:tab/>
        </w:r>
      </w:del>
    </w:p>
    <w:p w14:paraId="6B618D15" w14:textId="77777777" w:rsidR="009A7DE1" w:rsidRPr="00FA120D" w:rsidDel="009D22E3" w:rsidRDefault="009A7DE1" w:rsidP="009A7DE1">
      <w:pPr>
        <w:spacing w:after="0" w:line="276" w:lineRule="auto"/>
        <w:ind w:firstLine="720"/>
        <w:rPr>
          <w:del w:id="257" w:author="SAMSUNG" w:date="2014-03-18T16:24:00Z"/>
          <w:rFonts w:ascii="Times New Roman" w:hAnsi="Times New Roman" w:cs="Times New Roman"/>
        </w:rPr>
      </w:pPr>
    </w:p>
    <w:p w14:paraId="186E5B16" w14:textId="77777777" w:rsidR="009A7DE1" w:rsidRPr="00FA120D" w:rsidDel="009D22E3" w:rsidRDefault="009A7DE1" w:rsidP="009A7DE1">
      <w:pPr>
        <w:spacing w:after="0" w:line="276" w:lineRule="auto"/>
        <w:ind w:firstLine="720"/>
        <w:rPr>
          <w:del w:id="258" w:author="SAMSUNG" w:date="2014-03-18T16:24:00Z"/>
          <w:rFonts w:ascii="Times New Roman" w:hAnsi="Times New Roman" w:cs="Times New Roman"/>
        </w:rPr>
      </w:pPr>
    </w:p>
    <w:p w14:paraId="5CA92997" w14:textId="323F674D" w:rsidR="009A7DE1" w:rsidRPr="00FA120D" w:rsidRDefault="009D22E3" w:rsidP="009D22E3">
      <w:pPr>
        <w:spacing w:after="0" w:line="276" w:lineRule="auto"/>
        <w:rPr>
          <w:rFonts w:ascii="Times New Roman" w:hAnsi="Times New Roman" w:cs="Times New Roman"/>
        </w:rPr>
        <w:pPrChange w:id="259" w:author="SAMSUNG" w:date="2014-03-18T16:24:00Z">
          <w:pPr>
            <w:spacing w:after="0" w:line="276" w:lineRule="auto"/>
            <w:ind w:firstLine="720"/>
          </w:pPr>
        </w:pPrChange>
      </w:pPr>
      <w:moveToRangeStart w:id="260" w:author="SAMSUNG" w:date="2014-03-18T16:24:00Z" w:name="move382923185"/>
      <w:moveTo w:id="261" w:author="SAMSUNG" w:date="2014-03-18T16:24:00Z">
        <w:r w:rsidRPr="00FA120D">
          <w:rPr>
            <w:rFonts w:ascii="Times New Roman" w:hAnsi="Times New Roman" w:cs="Times New Roman"/>
            <w:b/>
            <w:sz w:val="28"/>
            <w:lang w:val="en-GB"/>
          </w:rPr>
          <w:t>4.5.1 Schedules</w:t>
        </w:r>
      </w:moveTo>
      <w:moveToRangeEnd w:id="260"/>
    </w:p>
    <w:tbl>
      <w:tblPr>
        <w:tblpPr w:leftFromText="180" w:rightFromText="180" w:vertAnchor="page" w:horzAnchor="margin" w:tblpXSpec="center" w:tblpY="2146"/>
        <w:tblW w:w="9934" w:type="dxa"/>
        <w:tblLook w:val="04A0" w:firstRow="1" w:lastRow="0" w:firstColumn="1" w:lastColumn="0" w:noHBand="0" w:noVBand="1"/>
      </w:tblPr>
      <w:tblGrid>
        <w:gridCol w:w="1223"/>
        <w:gridCol w:w="2168"/>
        <w:gridCol w:w="4500"/>
        <w:gridCol w:w="2043"/>
      </w:tblGrid>
      <w:tr w:rsidR="009D22E3" w:rsidRPr="00FA120D" w14:paraId="2DB0D0D0" w14:textId="77777777" w:rsidTr="009D22E3">
        <w:trPr>
          <w:trHeight w:val="517"/>
        </w:trPr>
        <w:tc>
          <w:tcPr>
            <w:tcW w:w="1223" w:type="dxa"/>
            <w:tcBorders>
              <w:top w:val="single" w:sz="4" w:space="0" w:color="auto"/>
              <w:left w:val="single" w:sz="4" w:space="0" w:color="auto"/>
              <w:bottom w:val="single" w:sz="4" w:space="0" w:color="auto"/>
              <w:right w:val="single" w:sz="4" w:space="0" w:color="auto"/>
            </w:tcBorders>
            <w:shd w:val="clear" w:color="auto" w:fill="0D0D0D" w:themeFill="text1" w:themeFillTint="F2"/>
            <w:noWrap/>
            <w:vAlign w:val="center"/>
            <w:hideMark/>
          </w:tcPr>
          <w:p w14:paraId="7BA56855" w14:textId="77777777" w:rsidR="009D22E3" w:rsidRPr="00FA120D" w:rsidRDefault="009D22E3" w:rsidP="009D22E3">
            <w:pPr>
              <w:spacing w:after="0" w:line="240" w:lineRule="auto"/>
              <w:jc w:val="center"/>
              <w:rPr>
                <w:rFonts w:ascii="Times New Roman" w:eastAsia="Times New Roman" w:hAnsi="Times New Roman" w:cs="Times New Roman"/>
                <w:b/>
                <w:bCs/>
                <w:color w:val="FFFFFF" w:themeColor="background1"/>
                <w:sz w:val="24"/>
                <w:szCs w:val="24"/>
              </w:rPr>
            </w:pPr>
            <w:moveToRangeStart w:id="262" w:author="SAMSUNG" w:date="2014-03-18T16:24:00Z" w:name="move382923197"/>
            <w:moveTo w:id="263" w:author="SAMSUNG" w:date="2014-03-18T16:24:00Z">
              <w:r w:rsidRPr="00FA120D">
                <w:rPr>
                  <w:rFonts w:ascii="Times New Roman" w:eastAsia="Times New Roman" w:hAnsi="Times New Roman" w:cs="Times New Roman"/>
                  <w:b/>
                  <w:bCs/>
                  <w:color w:val="FFFFFF" w:themeColor="background1"/>
                  <w:sz w:val="24"/>
                  <w:szCs w:val="24"/>
                </w:rPr>
                <w:t>Milestone</w:t>
              </w:r>
            </w:moveTo>
          </w:p>
        </w:tc>
        <w:tc>
          <w:tcPr>
            <w:tcW w:w="2168"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14:paraId="13A08B01" w14:textId="77777777" w:rsidR="009D22E3" w:rsidRPr="00FA120D" w:rsidRDefault="009D22E3" w:rsidP="009D22E3">
            <w:pPr>
              <w:spacing w:after="0" w:line="240" w:lineRule="auto"/>
              <w:jc w:val="center"/>
              <w:rPr>
                <w:rFonts w:ascii="Times New Roman" w:eastAsia="Times New Roman" w:hAnsi="Times New Roman" w:cs="Times New Roman"/>
                <w:b/>
                <w:bCs/>
                <w:color w:val="FFFFFF" w:themeColor="background1"/>
                <w:sz w:val="24"/>
                <w:szCs w:val="24"/>
              </w:rPr>
            </w:pPr>
            <w:moveTo w:id="264" w:author="SAMSUNG" w:date="2014-03-18T16:24:00Z">
              <w:r w:rsidRPr="00FA120D">
                <w:rPr>
                  <w:rFonts w:ascii="Times New Roman" w:eastAsia="Times New Roman" w:hAnsi="Times New Roman" w:cs="Times New Roman"/>
                  <w:b/>
                  <w:bCs/>
                  <w:color w:val="FFFFFF" w:themeColor="background1"/>
                  <w:sz w:val="24"/>
                  <w:szCs w:val="24"/>
                </w:rPr>
                <w:t>Task</w:t>
              </w:r>
            </w:moveTo>
          </w:p>
        </w:tc>
        <w:tc>
          <w:tcPr>
            <w:tcW w:w="4500"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14:paraId="11015E3D" w14:textId="77777777" w:rsidR="009D22E3" w:rsidRPr="00FA120D" w:rsidRDefault="009D22E3" w:rsidP="009D22E3">
            <w:pPr>
              <w:spacing w:after="0" w:line="240" w:lineRule="auto"/>
              <w:jc w:val="center"/>
              <w:rPr>
                <w:rFonts w:ascii="Times New Roman" w:eastAsia="Times New Roman" w:hAnsi="Times New Roman" w:cs="Times New Roman"/>
                <w:b/>
                <w:bCs/>
                <w:color w:val="FFFFFF" w:themeColor="background1"/>
                <w:sz w:val="24"/>
                <w:szCs w:val="24"/>
              </w:rPr>
            </w:pPr>
            <w:moveTo w:id="265" w:author="SAMSUNG" w:date="2014-03-18T16:24:00Z">
              <w:r w:rsidRPr="00FA120D">
                <w:rPr>
                  <w:rFonts w:ascii="Times New Roman" w:eastAsia="Times New Roman" w:hAnsi="Times New Roman" w:cs="Times New Roman"/>
                  <w:b/>
                  <w:bCs/>
                  <w:color w:val="FFFFFF" w:themeColor="background1"/>
                  <w:sz w:val="24"/>
                  <w:szCs w:val="24"/>
                </w:rPr>
                <w:t>Milestone Criteria</w:t>
              </w:r>
            </w:moveTo>
          </w:p>
        </w:tc>
        <w:tc>
          <w:tcPr>
            <w:tcW w:w="2043"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14:paraId="7C88F876" w14:textId="77777777" w:rsidR="009D22E3" w:rsidRPr="00FA120D" w:rsidRDefault="009D22E3" w:rsidP="009D22E3">
            <w:pPr>
              <w:spacing w:after="0" w:line="240" w:lineRule="auto"/>
              <w:jc w:val="center"/>
              <w:rPr>
                <w:rFonts w:ascii="Times New Roman" w:eastAsia="Times New Roman" w:hAnsi="Times New Roman" w:cs="Times New Roman"/>
                <w:b/>
                <w:bCs/>
                <w:color w:val="FFFFFF" w:themeColor="background1"/>
                <w:sz w:val="24"/>
                <w:szCs w:val="24"/>
              </w:rPr>
            </w:pPr>
            <w:moveTo w:id="266" w:author="SAMSUNG" w:date="2014-03-18T16:24:00Z">
              <w:r w:rsidRPr="00FA120D">
                <w:rPr>
                  <w:rFonts w:ascii="Times New Roman" w:eastAsia="Times New Roman" w:hAnsi="Times New Roman" w:cs="Times New Roman"/>
                  <w:b/>
                  <w:bCs/>
                  <w:color w:val="FFFFFF" w:themeColor="background1"/>
                  <w:sz w:val="24"/>
                  <w:szCs w:val="24"/>
                </w:rPr>
                <w:t>Planned date</w:t>
              </w:r>
            </w:moveTo>
          </w:p>
        </w:tc>
      </w:tr>
      <w:tr w:rsidR="009D22E3" w:rsidRPr="00FA120D" w14:paraId="270049E0" w14:textId="77777777" w:rsidTr="009D22E3">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73477E78" w14:textId="77777777" w:rsidR="009D22E3" w:rsidRPr="00FA120D" w:rsidRDefault="009D22E3" w:rsidP="009D22E3">
            <w:pPr>
              <w:spacing w:after="0" w:line="240" w:lineRule="auto"/>
              <w:jc w:val="center"/>
              <w:rPr>
                <w:rFonts w:ascii="Times New Roman" w:eastAsia="Times New Roman" w:hAnsi="Times New Roman" w:cs="Times New Roman"/>
                <w:color w:val="000000"/>
                <w:sz w:val="24"/>
                <w:szCs w:val="24"/>
              </w:rPr>
            </w:pPr>
            <w:moveTo w:id="267" w:author="SAMSUNG" w:date="2014-03-18T16:24:00Z">
              <w:r w:rsidRPr="00FA120D">
                <w:rPr>
                  <w:rFonts w:ascii="Times New Roman" w:eastAsia="Times New Roman" w:hAnsi="Times New Roman" w:cs="Times New Roman"/>
                  <w:color w:val="000000"/>
                  <w:sz w:val="24"/>
                  <w:szCs w:val="24"/>
                </w:rPr>
                <w:t>1</w:t>
              </w:r>
            </w:moveTo>
          </w:p>
        </w:tc>
        <w:tc>
          <w:tcPr>
            <w:tcW w:w="2168" w:type="dxa"/>
            <w:tcBorders>
              <w:top w:val="nil"/>
              <w:left w:val="nil"/>
              <w:bottom w:val="single" w:sz="4" w:space="0" w:color="auto"/>
              <w:right w:val="single" w:sz="4" w:space="0" w:color="auto"/>
            </w:tcBorders>
            <w:shd w:val="clear" w:color="auto" w:fill="auto"/>
            <w:vAlign w:val="center"/>
            <w:hideMark/>
          </w:tcPr>
          <w:p w14:paraId="18CBC9AB" w14:textId="77777777" w:rsidR="009D22E3" w:rsidRPr="00FA120D" w:rsidRDefault="009D22E3" w:rsidP="009D22E3">
            <w:pPr>
              <w:spacing w:after="0" w:line="240" w:lineRule="auto"/>
              <w:jc w:val="center"/>
              <w:rPr>
                <w:rFonts w:ascii="Times New Roman" w:eastAsia="Times New Roman" w:hAnsi="Times New Roman" w:cs="Times New Roman"/>
                <w:color w:val="000000"/>
                <w:sz w:val="24"/>
                <w:szCs w:val="24"/>
              </w:rPr>
            </w:pPr>
            <w:moveTo w:id="268" w:author="SAMSUNG" w:date="2014-03-18T16:24:00Z">
              <w:r w:rsidRPr="00FA120D">
                <w:rPr>
                  <w:rFonts w:ascii="Times New Roman" w:eastAsia="Times New Roman" w:hAnsi="Times New Roman" w:cs="Times New Roman"/>
                  <w:color w:val="000000"/>
                  <w:sz w:val="24"/>
                  <w:szCs w:val="24"/>
                </w:rPr>
                <w:t>Proposal</w:t>
              </w:r>
            </w:moveTo>
          </w:p>
        </w:tc>
        <w:tc>
          <w:tcPr>
            <w:tcW w:w="4500" w:type="dxa"/>
            <w:tcBorders>
              <w:top w:val="nil"/>
              <w:left w:val="nil"/>
              <w:bottom w:val="single" w:sz="4" w:space="0" w:color="auto"/>
              <w:right w:val="single" w:sz="4" w:space="0" w:color="auto"/>
            </w:tcBorders>
            <w:shd w:val="clear" w:color="auto" w:fill="auto"/>
            <w:vAlign w:val="center"/>
            <w:hideMark/>
          </w:tcPr>
          <w:p w14:paraId="5D045333"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269" w:author="SAMSUNG" w:date="2014-03-18T16:24:00Z">
              <w:r w:rsidRPr="00FA120D">
                <w:rPr>
                  <w:rFonts w:ascii="Times New Roman" w:eastAsia="Times New Roman" w:hAnsi="Times New Roman" w:cs="Times New Roman"/>
                  <w:color w:val="000000"/>
                  <w:sz w:val="24"/>
                  <w:szCs w:val="24"/>
                </w:rPr>
                <w:t>Topic defined</w:t>
              </w:r>
            </w:moveTo>
          </w:p>
        </w:tc>
        <w:tc>
          <w:tcPr>
            <w:tcW w:w="2043" w:type="dxa"/>
            <w:tcBorders>
              <w:top w:val="nil"/>
              <w:left w:val="nil"/>
              <w:bottom w:val="single" w:sz="4" w:space="0" w:color="auto"/>
              <w:right w:val="single" w:sz="4" w:space="0" w:color="auto"/>
            </w:tcBorders>
            <w:shd w:val="clear" w:color="auto" w:fill="auto"/>
            <w:vAlign w:val="center"/>
            <w:hideMark/>
          </w:tcPr>
          <w:p w14:paraId="09F8C092" w14:textId="77777777" w:rsidR="009D22E3" w:rsidRPr="00FA120D" w:rsidRDefault="009D22E3" w:rsidP="009D22E3">
            <w:pPr>
              <w:spacing w:after="0" w:line="240" w:lineRule="auto"/>
              <w:jc w:val="center"/>
              <w:rPr>
                <w:rFonts w:ascii="Times New Roman" w:eastAsia="Times New Roman" w:hAnsi="Times New Roman" w:cs="Times New Roman"/>
                <w:color w:val="000000"/>
                <w:sz w:val="24"/>
                <w:szCs w:val="24"/>
              </w:rPr>
            </w:pPr>
            <w:moveTo w:id="270" w:author="SAMSUNG" w:date="2014-03-18T16:24:00Z">
              <w:r w:rsidRPr="00FA120D">
                <w:rPr>
                  <w:rFonts w:ascii="Times New Roman" w:eastAsia="Times New Roman" w:hAnsi="Times New Roman" w:cs="Times New Roman"/>
                  <w:color w:val="000000"/>
                  <w:sz w:val="24"/>
                  <w:szCs w:val="24"/>
                </w:rPr>
                <w:t>February </w:t>
              </w:r>
            </w:moveTo>
          </w:p>
        </w:tc>
      </w:tr>
      <w:tr w:rsidR="009D22E3" w:rsidRPr="00FA120D" w14:paraId="6A59ED27" w14:textId="77777777" w:rsidTr="009D22E3">
        <w:trPr>
          <w:trHeight w:val="1183"/>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511EEFFD" w14:textId="77777777" w:rsidR="009D22E3" w:rsidRPr="00FA120D" w:rsidRDefault="009D22E3" w:rsidP="009D22E3">
            <w:pPr>
              <w:spacing w:after="0" w:line="240" w:lineRule="auto"/>
              <w:jc w:val="center"/>
              <w:rPr>
                <w:rFonts w:ascii="Times New Roman" w:eastAsia="Times New Roman" w:hAnsi="Times New Roman" w:cs="Times New Roman"/>
                <w:color w:val="000000"/>
                <w:sz w:val="24"/>
                <w:szCs w:val="24"/>
              </w:rPr>
            </w:pPr>
            <w:moveTo w:id="271" w:author="SAMSUNG" w:date="2014-03-18T16:24:00Z">
              <w:r w:rsidRPr="00FA120D">
                <w:rPr>
                  <w:rFonts w:ascii="Times New Roman" w:eastAsia="Times New Roman" w:hAnsi="Times New Roman" w:cs="Times New Roman"/>
                  <w:color w:val="000000"/>
                  <w:sz w:val="24"/>
                  <w:szCs w:val="24"/>
                </w:rPr>
                <w:t>2</w:t>
              </w:r>
            </w:moveTo>
          </w:p>
        </w:tc>
        <w:tc>
          <w:tcPr>
            <w:tcW w:w="2168" w:type="dxa"/>
            <w:tcBorders>
              <w:top w:val="nil"/>
              <w:left w:val="nil"/>
              <w:bottom w:val="single" w:sz="4" w:space="0" w:color="auto"/>
              <w:right w:val="single" w:sz="4" w:space="0" w:color="auto"/>
            </w:tcBorders>
            <w:shd w:val="clear" w:color="auto" w:fill="auto"/>
            <w:vAlign w:val="center"/>
            <w:hideMark/>
          </w:tcPr>
          <w:p w14:paraId="2AE9A00B" w14:textId="77777777" w:rsidR="009D22E3" w:rsidRPr="00FA120D" w:rsidRDefault="009D22E3" w:rsidP="009D22E3">
            <w:pPr>
              <w:spacing w:after="0" w:line="240" w:lineRule="auto"/>
              <w:jc w:val="center"/>
              <w:rPr>
                <w:rFonts w:ascii="Times New Roman" w:eastAsia="Times New Roman" w:hAnsi="Times New Roman" w:cs="Times New Roman"/>
                <w:color w:val="000000"/>
                <w:sz w:val="24"/>
                <w:szCs w:val="24"/>
              </w:rPr>
            </w:pPr>
            <w:moveTo w:id="272" w:author="SAMSUNG" w:date="2014-03-18T16:24:00Z">
              <w:r w:rsidRPr="00FA120D">
                <w:rPr>
                  <w:rFonts w:ascii="Times New Roman" w:eastAsia="Times New Roman" w:hAnsi="Times New Roman" w:cs="Times New Roman"/>
                  <w:color w:val="000000"/>
                  <w:sz w:val="24"/>
                  <w:szCs w:val="24"/>
                </w:rPr>
                <w:t>Proposal</w:t>
              </w:r>
            </w:moveTo>
          </w:p>
        </w:tc>
        <w:tc>
          <w:tcPr>
            <w:tcW w:w="4500" w:type="dxa"/>
            <w:tcBorders>
              <w:top w:val="nil"/>
              <w:left w:val="nil"/>
              <w:bottom w:val="single" w:sz="4" w:space="0" w:color="auto"/>
              <w:right w:val="single" w:sz="4" w:space="0" w:color="auto"/>
            </w:tcBorders>
            <w:shd w:val="clear" w:color="auto" w:fill="auto"/>
            <w:vAlign w:val="center"/>
            <w:hideMark/>
          </w:tcPr>
          <w:p w14:paraId="5FAD8562"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273" w:author="SAMSUNG" w:date="2014-03-18T16:24:00Z">
              <w:r w:rsidRPr="00FA120D">
                <w:rPr>
                  <w:rFonts w:ascii="Times New Roman" w:eastAsia="Times New Roman" w:hAnsi="Times New Roman" w:cs="Times New Roman"/>
                  <w:color w:val="000000"/>
                  <w:sz w:val="24"/>
                  <w:szCs w:val="24"/>
                </w:rPr>
                <w:t xml:space="preserve">- Proposal reviewed   </w:t>
              </w:r>
            </w:moveTo>
          </w:p>
          <w:p w14:paraId="1EE2F412"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274" w:author="SAMSUNG" w:date="2014-03-18T16:24:00Z">
              <w:r w:rsidRPr="00FA120D">
                <w:rPr>
                  <w:rFonts w:ascii="Times New Roman" w:eastAsia="Times New Roman" w:hAnsi="Times New Roman" w:cs="Times New Roman"/>
                  <w:color w:val="000000"/>
                  <w:sz w:val="24"/>
                  <w:szCs w:val="24"/>
                </w:rPr>
                <w:t xml:space="preserve">- Proposal submitted     </w:t>
              </w:r>
            </w:moveTo>
          </w:p>
          <w:p w14:paraId="03BA067F"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275" w:author="SAMSUNG" w:date="2014-03-18T16:24:00Z">
              <w:r w:rsidRPr="00FA120D">
                <w:rPr>
                  <w:rFonts w:ascii="Times New Roman" w:eastAsia="Times New Roman" w:hAnsi="Times New Roman" w:cs="Times New Roman"/>
                  <w:color w:val="000000"/>
                  <w:sz w:val="24"/>
                  <w:szCs w:val="24"/>
                </w:rPr>
                <w:t xml:space="preserve">- Proposal presentation            </w:t>
              </w:r>
            </w:moveTo>
          </w:p>
        </w:tc>
        <w:tc>
          <w:tcPr>
            <w:tcW w:w="2043" w:type="dxa"/>
            <w:tcBorders>
              <w:top w:val="nil"/>
              <w:left w:val="nil"/>
              <w:bottom w:val="single" w:sz="4" w:space="0" w:color="auto"/>
              <w:right w:val="single" w:sz="4" w:space="0" w:color="auto"/>
            </w:tcBorders>
            <w:shd w:val="clear" w:color="auto" w:fill="auto"/>
            <w:vAlign w:val="center"/>
            <w:hideMark/>
          </w:tcPr>
          <w:p w14:paraId="1297F335" w14:textId="77777777" w:rsidR="009D22E3" w:rsidRPr="00FA120D" w:rsidRDefault="009D22E3" w:rsidP="009D22E3">
            <w:pPr>
              <w:spacing w:after="0" w:line="240" w:lineRule="auto"/>
              <w:jc w:val="center"/>
              <w:rPr>
                <w:rFonts w:ascii="Times New Roman" w:eastAsia="Times New Roman" w:hAnsi="Times New Roman" w:cs="Times New Roman"/>
                <w:color w:val="000000"/>
                <w:sz w:val="24"/>
                <w:szCs w:val="24"/>
              </w:rPr>
            </w:pPr>
            <w:moveTo w:id="276" w:author="SAMSUNG" w:date="2014-03-18T16:24:00Z">
              <w:r w:rsidRPr="00FA120D">
                <w:rPr>
                  <w:rFonts w:ascii="Times New Roman" w:eastAsia="Times New Roman" w:hAnsi="Times New Roman" w:cs="Times New Roman"/>
                  <w:color w:val="000000"/>
                  <w:sz w:val="24"/>
                  <w:szCs w:val="24"/>
                </w:rPr>
                <w:t>March </w:t>
              </w:r>
            </w:moveTo>
          </w:p>
        </w:tc>
      </w:tr>
      <w:tr w:rsidR="009D22E3" w:rsidRPr="00FA120D" w14:paraId="6ED30720" w14:textId="77777777" w:rsidTr="009D22E3">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16EBD427" w14:textId="77777777" w:rsidR="009D22E3" w:rsidRPr="00FA120D" w:rsidRDefault="009D22E3" w:rsidP="009D22E3">
            <w:pPr>
              <w:spacing w:after="0" w:line="240" w:lineRule="auto"/>
              <w:jc w:val="center"/>
              <w:rPr>
                <w:rFonts w:ascii="Times New Roman" w:eastAsia="Times New Roman" w:hAnsi="Times New Roman" w:cs="Times New Roman"/>
                <w:color w:val="000000"/>
                <w:sz w:val="24"/>
                <w:szCs w:val="24"/>
              </w:rPr>
            </w:pPr>
            <w:moveTo w:id="277" w:author="SAMSUNG" w:date="2014-03-18T16:24:00Z">
              <w:r w:rsidRPr="00FA120D">
                <w:rPr>
                  <w:rFonts w:ascii="Times New Roman" w:eastAsia="Times New Roman" w:hAnsi="Times New Roman" w:cs="Times New Roman"/>
                  <w:color w:val="000000"/>
                  <w:sz w:val="24"/>
                  <w:szCs w:val="24"/>
                </w:rPr>
                <w:t>3</w:t>
              </w:r>
            </w:moveTo>
          </w:p>
        </w:tc>
        <w:tc>
          <w:tcPr>
            <w:tcW w:w="2168" w:type="dxa"/>
            <w:tcBorders>
              <w:top w:val="nil"/>
              <w:left w:val="nil"/>
              <w:bottom w:val="single" w:sz="4" w:space="0" w:color="auto"/>
              <w:right w:val="single" w:sz="4" w:space="0" w:color="auto"/>
            </w:tcBorders>
            <w:shd w:val="clear" w:color="auto" w:fill="auto"/>
            <w:vAlign w:val="center"/>
            <w:hideMark/>
          </w:tcPr>
          <w:p w14:paraId="70368D9E" w14:textId="77777777" w:rsidR="009D22E3" w:rsidRPr="00FA120D" w:rsidRDefault="009D22E3" w:rsidP="009D22E3">
            <w:pPr>
              <w:spacing w:after="0" w:line="240" w:lineRule="auto"/>
              <w:jc w:val="center"/>
              <w:rPr>
                <w:rFonts w:ascii="Times New Roman" w:eastAsia="Times New Roman" w:hAnsi="Times New Roman" w:cs="Times New Roman"/>
                <w:color w:val="000000"/>
                <w:sz w:val="24"/>
                <w:szCs w:val="24"/>
              </w:rPr>
            </w:pPr>
            <w:moveTo w:id="278" w:author="SAMSUNG" w:date="2014-03-18T16:24:00Z">
              <w:r w:rsidRPr="00FA120D">
                <w:rPr>
                  <w:rFonts w:ascii="Times New Roman" w:eastAsia="Times New Roman" w:hAnsi="Times New Roman" w:cs="Times New Roman"/>
                  <w:color w:val="000000"/>
                  <w:sz w:val="24"/>
                  <w:szCs w:val="24"/>
                </w:rPr>
                <w:t>Progress Report I</w:t>
              </w:r>
            </w:moveTo>
          </w:p>
        </w:tc>
        <w:tc>
          <w:tcPr>
            <w:tcW w:w="4500" w:type="dxa"/>
            <w:tcBorders>
              <w:top w:val="nil"/>
              <w:left w:val="nil"/>
              <w:bottom w:val="single" w:sz="4" w:space="0" w:color="auto"/>
              <w:right w:val="single" w:sz="4" w:space="0" w:color="auto"/>
            </w:tcBorders>
            <w:shd w:val="clear" w:color="auto" w:fill="auto"/>
            <w:vAlign w:val="center"/>
            <w:hideMark/>
          </w:tcPr>
          <w:p w14:paraId="77E3E21A"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279" w:author="SAMSUNG" w:date="2014-03-18T16:24:00Z">
              <w:r w:rsidRPr="00FA120D">
                <w:rPr>
                  <w:rFonts w:ascii="Times New Roman" w:eastAsia="Times New Roman" w:hAnsi="Times New Roman" w:cs="Times New Roman"/>
                  <w:color w:val="000000"/>
                  <w:sz w:val="24"/>
                  <w:szCs w:val="24"/>
                </w:rPr>
                <w:t>- Software requirement specification</w:t>
              </w:r>
            </w:moveTo>
          </w:p>
          <w:p w14:paraId="7C65FB73" w14:textId="77777777" w:rsidR="009D22E3" w:rsidRPr="00FA120D" w:rsidRDefault="009D22E3" w:rsidP="009D22E3">
            <w:pPr>
              <w:spacing w:after="0" w:line="240" w:lineRule="auto"/>
              <w:rPr>
                <w:rFonts w:ascii="Times New Roman" w:eastAsia="Times New Roman" w:hAnsi="Times New Roman" w:cs="Times New Roman"/>
                <w:color w:val="000000"/>
                <w:sz w:val="24"/>
                <w:szCs w:val="30"/>
              </w:rPr>
            </w:pPr>
            <w:moveTo w:id="280" w:author="SAMSUNG" w:date="2014-03-18T16:24:00Z">
              <w:r w:rsidRPr="00FA120D">
                <w:rPr>
                  <w:rFonts w:ascii="Times New Roman" w:eastAsia="Times New Roman" w:hAnsi="Times New Roman" w:cs="Times New Roman"/>
                  <w:color w:val="000000"/>
                  <w:sz w:val="24"/>
                  <w:szCs w:val="24"/>
                </w:rPr>
                <w:t>- Feature#1 - 6</w:t>
              </w:r>
            </w:moveTo>
          </w:p>
          <w:p w14:paraId="6F6C5C4B"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281" w:author="SAMSUNG" w:date="2014-03-18T16:24:00Z">
              <w:r w:rsidRPr="00FA120D">
                <w:rPr>
                  <w:rFonts w:ascii="Times New Roman" w:eastAsia="Times New Roman" w:hAnsi="Times New Roman" w:cs="Times New Roman"/>
                  <w:color w:val="000000"/>
                  <w:sz w:val="24"/>
                  <w:szCs w:val="24"/>
                </w:rPr>
                <w:t>- Feature designed</w:t>
              </w:r>
            </w:moveTo>
          </w:p>
          <w:p w14:paraId="2B1D8A48"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282" w:author="SAMSUNG" w:date="2014-03-18T16:24:00Z">
              <w:r w:rsidRPr="00FA120D">
                <w:rPr>
                  <w:rFonts w:ascii="Times New Roman" w:eastAsia="Times New Roman" w:hAnsi="Times New Roman" w:cs="Times New Roman"/>
                  <w:color w:val="000000"/>
                  <w:sz w:val="24"/>
                  <w:szCs w:val="24"/>
                </w:rPr>
                <w:t>- Test planned</w:t>
              </w:r>
            </w:moveTo>
          </w:p>
          <w:p w14:paraId="274EA853"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283" w:author="SAMSUNG" w:date="2014-03-18T16:24:00Z">
              <w:r w:rsidRPr="00FA120D">
                <w:rPr>
                  <w:rFonts w:ascii="Times New Roman" w:eastAsia="Times New Roman" w:hAnsi="Times New Roman" w:cs="Times New Roman"/>
                  <w:color w:val="000000"/>
                  <w:sz w:val="24"/>
                  <w:szCs w:val="24"/>
                </w:rPr>
                <w:t xml:space="preserve">- Feature implemented </w:t>
              </w:r>
            </w:moveTo>
          </w:p>
          <w:p w14:paraId="0F9C4C86"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284" w:author="SAMSUNG" w:date="2014-03-18T16:24:00Z">
              <w:r w:rsidRPr="00FA120D">
                <w:rPr>
                  <w:rFonts w:ascii="Times New Roman" w:eastAsia="Times New Roman" w:hAnsi="Times New Roman" w:cs="Times New Roman"/>
                  <w:color w:val="000000"/>
                  <w:sz w:val="24"/>
                  <w:szCs w:val="24"/>
                </w:rPr>
                <w:t>- Feature tested</w:t>
              </w:r>
            </w:moveTo>
          </w:p>
          <w:p w14:paraId="7A307862"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285" w:author="SAMSUNG" w:date="2014-03-18T16:24:00Z">
              <w:r w:rsidRPr="00FA120D">
                <w:rPr>
                  <w:rFonts w:ascii="Times New Roman" w:eastAsia="Times New Roman" w:hAnsi="Times New Roman" w:cs="Times New Roman"/>
                  <w:color w:val="000000"/>
                  <w:sz w:val="24"/>
                  <w:szCs w:val="24"/>
                </w:rPr>
                <w:t>- Progress  report submitted</w:t>
              </w:r>
            </w:moveTo>
          </w:p>
          <w:p w14:paraId="30874149"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286" w:author="SAMSUNG" w:date="2014-03-18T16:24:00Z">
              <w:r w:rsidRPr="00FA120D">
                <w:rPr>
                  <w:rFonts w:ascii="Times New Roman" w:eastAsia="Times New Roman" w:hAnsi="Times New Roman" w:cs="Times New Roman"/>
                  <w:color w:val="000000"/>
                  <w:sz w:val="24"/>
                  <w:szCs w:val="24"/>
                </w:rPr>
                <w:t xml:space="preserve">- Progress report presentation           </w:t>
              </w:r>
            </w:moveTo>
          </w:p>
        </w:tc>
        <w:tc>
          <w:tcPr>
            <w:tcW w:w="2043" w:type="dxa"/>
            <w:tcBorders>
              <w:top w:val="nil"/>
              <w:left w:val="nil"/>
              <w:bottom w:val="single" w:sz="4" w:space="0" w:color="auto"/>
              <w:right w:val="single" w:sz="4" w:space="0" w:color="auto"/>
            </w:tcBorders>
            <w:shd w:val="clear" w:color="auto" w:fill="auto"/>
            <w:vAlign w:val="center"/>
            <w:hideMark/>
          </w:tcPr>
          <w:p w14:paraId="4FE066C2" w14:textId="77777777" w:rsidR="009D22E3" w:rsidRPr="00FA120D" w:rsidRDefault="009D22E3" w:rsidP="009D22E3">
            <w:pPr>
              <w:spacing w:after="0" w:line="240" w:lineRule="auto"/>
              <w:jc w:val="center"/>
              <w:rPr>
                <w:rFonts w:ascii="Times New Roman" w:eastAsia="Times New Roman" w:hAnsi="Times New Roman" w:cs="Times New Roman"/>
                <w:color w:val="000000"/>
                <w:sz w:val="24"/>
                <w:szCs w:val="24"/>
              </w:rPr>
            </w:pPr>
            <w:moveTo w:id="287" w:author="SAMSUNG" w:date="2014-03-18T16:24:00Z">
              <w:r w:rsidRPr="00FA120D">
                <w:rPr>
                  <w:rFonts w:ascii="Times New Roman" w:eastAsia="Times New Roman" w:hAnsi="Times New Roman" w:cs="Times New Roman"/>
                  <w:color w:val="000000"/>
                  <w:sz w:val="24"/>
                  <w:szCs w:val="24"/>
                </w:rPr>
                <w:t>Mid May </w:t>
              </w:r>
            </w:moveTo>
          </w:p>
        </w:tc>
      </w:tr>
      <w:tr w:rsidR="009D22E3" w:rsidRPr="00FA120D" w14:paraId="01B6A929" w14:textId="77777777" w:rsidTr="009D22E3">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30C550FC" w14:textId="77777777" w:rsidR="009D22E3" w:rsidRPr="00FA120D" w:rsidRDefault="009D22E3" w:rsidP="009D22E3">
            <w:pPr>
              <w:spacing w:after="0" w:line="240" w:lineRule="auto"/>
              <w:jc w:val="center"/>
              <w:rPr>
                <w:rFonts w:ascii="Times New Roman" w:eastAsia="Times New Roman" w:hAnsi="Times New Roman" w:cs="Times New Roman"/>
                <w:color w:val="000000"/>
                <w:sz w:val="24"/>
                <w:szCs w:val="24"/>
              </w:rPr>
            </w:pPr>
            <w:moveTo w:id="288" w:author="SAMSUNG" w:date="2014-03-18T16:24:00Z">
              <w:r w:rsidRPr="00FA120D">
                <w:rPr>
                  <w:rFonts w:ascii="Times New Roman" w:eastAsia="Times New Roman" w:hAnsi="Times New Roman" w:cs="Times New Roman"/>
                  <w:color w:val="000000"/>
                  <w:sz w:val="24"/>
                  <w:szCs w:val="24"/>
                </w:rPr>
                <w:t> 4</w:t>
              </w:r>
            </w:moveTo>
          </w:p>
        </w:tc>
        <w:tc>
          <w:tcPr>
            <w:tcW w:w="2168" w:type="dxa"/>
            <w:tcBorders>
              <w:top w:val="nil"/>
              <w:left w:val="nil"/>
              <w:bottom w:val="single" w:sz="4" w:space="0" w:color="auto"/>
              <w:right w:val="single" w:sz="4" w:space="0" w:color="auto"/>
            </w:tcBorders>
            <w:shd w:val="clear" w:color="auto" w:fill="auto"/>
            <w:vAlign w:val="center"/>
            <w:hideMark/>
          </w:tcPr>
          <w:p w14:paraId="1CC09EDA" w14:textId="77777777" w:rsidR="009D22E3" w:rsidRPr="00FA120D" w:rsidRDefault="009D22E3" w:rsidP="009D22E3">
            <w:pPr>
              <w:spacing w:after="0" w:line="240" w:lineRule="auto"/>
              <w:jc w:val="center"/>
              <w:rPr>
                <w:rFonts w:ascii="Times New Roman" w:eastAsia="Times New Roman" w:hAnsi="Times New Roman" w:cs="Times New Roman"/>
                <w:color w:val="000000"/>
                <w:sz w:val="24"/>
                <w:szCs w:val="24"/>
              </w:rPr>
            </w:pPr>
            <w:moveTo w:id="289" w:author="SAMSUNG" w:date="2014-03-18T16:24:00Z">
              <w:r w:rsidRPr="00FA120D">
                <w:rPr>
                  <w:rFonts w:ascii="Times New Roman" w:eastAsia="Times New Roman" w:hAnsi="Times New Roman" w:cs="Times New Roman"/>
                  <w:color w:val="000000"/>
                  <w:sz w:val="24"/>
                  <w:szCs w:val="24"/>
                </w:rPr>
                <w:t>Progress Report II</w:t>
              </w:r>
            </w:moveTo>
          </w:p>
        </w:tc>
        <w:tc>
          <w:tcPr>
            <w:tcW w:w="4500" w:type="dxa"/>
            <w:tcBorders>
              <w:top w:val="nil"/>
              <w:left w:val="nil"/>
              <w:bottom w:val="single" w:sz="4" w:space="0" w:color="auto"/>
              <w:right w:val="single" w:sz="4" w:space="0" w:color="auto"/>
            </w:tcBorders>
            <w:shd w:val="clear" w:color="auto" w:fill="auto"/>
            <w:vAlign w:val="center"/>
            <w:hideMark/>
          </w:tcPr>
          <w:p w14:paraId="249AD9BA"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290" w:author="SAMSUNG" w:date="2014-03-18T16:24:00Z">
              <w:r w:rsidRPr="00FA120D">
                <w:rPr>
                  <w:rFonts w:ascii="Times New Roman" w:eastAsia="Times New Roman" w:hAnsi="Times New Roman" w:cs="Times New Roman"/>
                  <w:color w:val="000000"/>
                  <w:sz w:val="24"/>
                  <w:szCs w:val="24"/>
                </w:rPr>
                <w:t>- Feature# 7-11</w:t>
              </w:r>
            </w:moveTo>
          </w:p>
          <w:p w14:paraId="639F87D0"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291" w:author="SAMSUNG" w:date="2014-03-18T16:24:00Z">
              <w:r w:rsidRPr="00FA120D">
                <w:rPr>
                  <w:rFonts w:ascii="Times New Roman" w:eastAsia="Times New Roman" w:hAnsi="Times New Roman" w:cs="Times New Roman"/>
                  <w:color w:val="000000"/>
                  <w:sz w:val="24"/>
                  <w:szCs w:val="24"/>
                </w:rPr>
                <w:t>- Feature designed</w:t>
              </w:r>
            </w:moveTo>
          </w:p>
          <w:p w14:paraId="7A2A2F32"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292" w:author="SAMSUNG" w:date="2014-03-18T16:24:00Z">
              <w:r w:rsidRPr="00FA120D">
                <w:rPr>
                  <w:rFonts w:ascii="Times New Roman" w:eastAsia="Times New Roman" w:hAnsi="Times New Roman" w:cs="Times New Roman"/>
                  <w:color w:val="000000"/>
                  <w:sz w:val="24"/>
                  <w:szCs w:val="24"/>
                </w:rPr>
                <w:t>- Test planned</w:t>
              </w:r>
            </w:moveTo>
          </w:p>
          <w:p w14:paraId="3F617BF0"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293" w:author="SAMSUNG" w:date="2014-03-18T16:24:00Z">
              <w:r w:rsidRPr="00FA120D">
                <w:rPr>
                  <w:rFonts w:ascii="Times New Roman" w:eastAsia="Times New Roman" w:hAnsi="Times New Roman" w:cs="Times New Roman"/>
                  <w:color w:val="000000"/>
                  <w:sz w:val="24"/>
                  <w:szCs w:val="24"/>
                </w:rPr>
                <w:t xml:space="preserve">- Feature implemented </w:t>
              </w:r>
            </w:moveTo>
          </w:p>
          <w:p w14:paraId="19DC79E3"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294" w:author="SAMSUNG" w:date="2014-03-18T16:24:00Z">
              <w:r w:rsidRPr="00FA120D">
                <w:rPr>
                  <w:rFonts w:ascii="Times New Roman" w:eastAsia="Times New Roman" w:hAnsi="Times New Roman" w:cs="Times New Roman"/>
                  <w:color w:val="000000"/>
                  <w:sz w:val="24"/>
                  <w:szCs w:val="24"/>
                </w:rPr>
                <w:t>- Feature tested</w:t>
              </w:r>
            </w:moveTo>
          </w:p>
          <w:p w14:paraId="3A3CA8D2"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295" w:author="SAMSUNG" w:date="2014-03-18T16:24:00Z">
              <w:r w:rsidRPr="00FA120D">
                <w:rPr>
                  <w:rFonts w:ascii="Times New Roman" w:eastAsia="Times New Roman" w:hAnsi="Times New Roman" w:cs="Times New Roman"/>
                  <w:color w:val="000000"/>
                  <w:sz w:val="24"/>
                  <w:szCs w:val="24"/>
                </w:rPr>
                <w:t>- Progress  report submitted</w:t>
              </w:r>
            </w:moveTo>
          </w:p>
          <w:p w14:paraId="44255256"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296" w:author="SAMSUNG" w:date="2014-03-18T16:24:00Z">
              <w:r w:rsidRPr="00FA120D">
                <w:rPr>
                  <w:rFonts w:ascii="Times New Roman" w:eastAsia="Times New Roman" w:hAnsi="Times New Roman" w:cs="Times New Roman"/>
                  <w:color w:val="000000"/>
                  <w:sz w:val="24"/>
                  <w:szCs w:val="24"/>
                </w:rPr>
                <w:t>- Progress report presentation            </w:t>
              </w:r>
            </w:moveTo>
          </w:p>
        </w:tc>
        <w:tc>
          <w:tcPr>
            <w:tcW w:w="2043" w:type="dxa"/>
            <w:tcBorders>
              <w:top w:val="nil"/>
              <w:left w:val="nil"/>
              <w:bottom w:val="single" w:sz="4" w:space="0" w:color="auto"/>
              <w:right w:val="single" w:sz="4" w:space="0" w:color="auto"/>
            </w:tcBorders>
            <w:shd w:val="clear" w:color="auto" w:fill="auto"/>
            <w:vAlign w:val="center"/>
            <w:hideMark/>
          </w:tcPr>
          <w:p w14:paraId="66D4831C" w14:textId="77777777" w:rsidR="009D22E3" w:rsidRPr="00FA120D" w:rsidRDefault="009D22E3" w:rsidP="009D22E3">
            <w:pPr>
              <w:spacing w:after="0" w:line="240" w:lineRule="auto"/>
              <w:jc w:val="center"/>
              <w:rPr>
                <w:rFonts w:ascii="Times New Roman" w:eastAsia="Times New Roman" w:hAnsi="Times New Roman" w:cs="Times New Roman"/>
                <w:color w:val="000000"/>
                <w:sz w:val="24"/>
                <w:szCs w:val="24"/>
              </w:rPr>
            </w:pPr>
            <w:moveTo w:id="297" w:author="SAMSUNG" w:date="2014-03-18T16:24:00Z">
              <w:r w:rsidRPr="00FA120D">
                <w:rPr>
                  <w:rFonts w:ascii="Times New Roman" w:eastAsia="Times New Roman" w:hAnsi="Times New Roman" w:cs="Times New Roman"/>
                  <w:color w:val="000000"/>
                  <w:sz w:val="24"/>
                  <w:szCs w:val="24"/>
                </w:rPr>
                <w:t>Mid July </w:t>
              </w:r>
            </w:moveTo>
          </w:p>
        </w:tc>
      </w:tr>
      <w:tr w:rsidR="009D22E3" w:rsidRPr="00FA120D" w14:paraId="11637D8C" w14:textId="77777777" w:rsidTr="009D22E3">
        <w:trPr>
          <w:trHeight w:val="787"/>
        </w:trPr>
        <w:tc>
          <w:tcPr>
            <w:tcW w:w="1223" w:type="dxa"/>
            <w:tcBorders>
              <w:top w:val="nil"/>
              <w:left w:val="single" w:sz="4" w:space="0" w:color="auto"/>
              <w:bottom w:val="single" w:sz="4" w:space="0" w:color="auto"/>
              <w:right w:val="single" w:sz="4" w:space="0" w:color="auto"/>
            </w:tcBorders>
            <w:shd w:val="clear" w:color="auto" w:fill="auto"/>
            <w:vAlign w:val="center"/>
          </w:tcPr>
          <w:p w14:paraId="57843128" w14:textId="77777777" w:rsidR="009D22E3" w:rsidRPr="00FA120D" w:rsidRDefault="009D22E3" w:rsidP="009D22E3">
            <w:pPr>
              <w:spacing w:after="0" w:line="240" w:lineRule="auto"/>
              <w:jc w:val="center"/>
              <w:rPr>
                <w:rFonts w:ascii="Times New Roman" w:eastAsia="Times New Roman" w:hAnsi="Times New Roman" w:cs="Times New Roman"/>
                <w:color w:val="000000"/>
                <w:sz w:val="24"/>
                <w:szCs w:val="24"/>
              </w:rPr>
            </w:pPr>
            <w:moveTo w:id="298" w:author="SAMSUNG" w:date="2014-03-18T16:24:00Z">
              <w:r w:rsidRPr="00FA120D">
                <w:rPr>
                  <w:rFonts w:ascii="Times New Roman" w:eastAsia="Times New Roman" w:hAnsi="Times New Roman" w:cs="Times New Roman"/>
                  <w:color w:val="000000"/>
                  <w:sz w:val="24"/>
                  <w:szCs w:val="24"/>
                </w:rPr>
                <w:t>5</w:t>
              </w:r>
            </w:moveTo>
          </w:p>
        </w:tc>
        <w:tc>
          <w:tcPr>
            <w:tcW w:w="2168" w:type="dxa"/>
            <w:tcBorders>
              <w:top w:val="nil"/>
              <w:left w:val="nil"/>
              <w:bottom w:val="single" w:sz="4" w:space="0" w:color="auto"/>
              <w:right w:val="single" w:sz="4" w:space="0" w:color="auto"/>
            </w:tcBorders>
            <w:shd w:val="clear" w:color="auto" w:fill="auto"/>
            <w:vAlign w:val="center"/>
          </w:tcPr>
          <w:p w14:paraId="055EAC45" w14:textId="77777777" w:rsidR="009D22E3" w:rsidRPr="00FA120D" w:rsidRDefault="009D22E3" w:rsidP="009D22E3">
            <w:pPr>
              <w:spacing w:after="0" w:line="240" w:lineRule="auto"/>
              <w:jc w:val="center"/>
              <w:rPr>
                <w:rFonts w:ascii="Times New Roman" w:eastAsia="Times New Roman" w:hAnsi="Times New Roman" w:cs="Times New Roman"/>
                <w:color w:val="000000"/>
                <w:sz w:val="24"/>
                <w:szCs w:val="24"/>
              </w:rPr>
            </w:pPr>
            <w:proofErr w:type="spellStart"/>
            <w:moveTo w:id="299" w:author="SAMSUNG" w:date="2014-03-18T16:24:00Z">
              <w:r w:rsidRPr="00FA120D">
                <w:rPr>
                  <w:rFonts w:ascii="Times New Roman" w:eastAsia="Times New Roman" w:hAnsi="Times New Roman" w:cs="Times New Roman"/>
                  <w:color w:val="000000"/>
                  <w:sz w:val="24"/>
                  <w:szCs w:val="24"/>
                </w:rPr>
                <w:t>ShowPro</w:t>
              </w:r>
              <w:proofErr w:type="spellEnd"/>
            </w:moveTo>
          </w:p>
        </w:tc>
        <w:tc>
          <w:tcPr>
            <w:tcW w:w="4500" w:type="dxa"/>
            <w:tcBorders>
              <w:top w:val="nil"/>
              <w:left w:val="nil"/>
              <w:bottom w:val="single" w:sz="4" w:space="0" w:color="auto"/>
              <w:right w:val="single" w:sz="4" w:space="0" w:color="auto"/>
            </w:tcBorders>
            <w:shd w:val="clear" w:color="auto" w:fill="auto"/>
            <w:vAlign w:val="center"/>
          </w:tcPr>
          <w:p w14:paraId="1C038A4B" w14:textId="77777777" w:rsidR="009D22E3" w:rsidRPr="00FA120D" w:rsidRDefault="009D22E3" w:rsidP="009D22E3">
            <w:pPr>
              <w:spacing w:after="0" w:line="240" w:lineRule="auto"/>
              <w:rPr>
                <w:rFonts w:ascii="Times New Roman" w:eastAsia="Times New Roman" w:hAnsi="Times New Roman" w:cs="Times New Roman"/>
                <w:color w:val="000000"/>
                <w:sz w:val="24"/>
                <w:szCs w:val="30"/>
              </w:rPr>
            </w:pPr>
            <w:moveTo w:id="300" w:author="SAMSUNG" w:date="2014-03-18T16:24:00Z">
              <w:r w:rsidRPr="00FA120D">
                <w:rPr>
                  <w:rFonts w:ascii="Times New Roman" w:eastAsia="Times New Roman" w:hAnsi="Times New Roman" w:cs="Times New Roman"/>
                  <w:color w:val="000000"/>
                  <w:sz w:val="24"/>
                  <w:szCs w:val="24"/>
                </w:rPr>
                <w:t>Overall of the system should be higher than 65%.</w:t>
              </w:r>
            </w:moveTo>
          </w:p>
        </w:tc>
        <w:tc>
          <w:tcPr>
            <w:tcW w:w="2043" w:type="dxa"/>
            <w:tcBorders>
              <w:top w:val="nil"/>
              <w:left w:val="nil"/>
              <w:bottom w:val="single" w:sz="4" w:space="0" w:color="auto"/>
              <w:right w:val="single" w:sz="4" w:space="0" w:color="auto"/>
            </w:tcBorders>
            <w:shd w:val="clear" w:color="auto" w:fill="auto"/>
            <w:vAlign w:val="center"/>
          </w:tcPr>
          <w:p w14:paraId="4EDD0DB3" w14:textId="77777777" w:rsidR="009D22E3" w:rsidRPr="00FA120D" w:rsidRDefault="009D22E3" w:rsidP="009D22E3">
            <w:pPr>
              <w:spacing w:after="0" w:line="240" w:lineRule="auto"/>
              <w:jc w:val="center"/>
              <w:rPr>
                <w:rFonts w:ascii="Times New Roman" w:eastAsia="Times New Roman" w:hAnsi="Times New Roman" w:cs="Times New Roman"/>
                <w:color w:val="000000"/>
                <w:sz w:val="24"/>
                <w:szCs w:val="24"/>
              </w:rPr>
            </w:pPr>
            <w:moveTo w:id="301" w:author="SAMSUNG" w:date="2014-03-18T16:24:00Z">
              <w:r w:rsidRPr="00FA120D">
                <w:rPr>
                  <w:rFonts w:ascii="Times New Roman" w:eastAsia="Times New Roman" w:hAnsi="Times New Roman" w:cs="Times New Roman"/>
                  <w:color w:val="000000"/>
                  <w:sz w:val="24"/>
                  <w:szCs w:val="24"/>
                </w:rPr>
                <w:t>Beginning of September</w:t>
              </w:r>
            </w:moveTo>
          </w:p>
        </w:tc>
      </w:tr>
      <w:tr w:rsidR="009D22E3" w:rsidRPr="00FA120D" w14:paraId="2E55C3BF" w14:textId="77777777" w:rsidTr="009D22E3">
        <w:trPr>
          <w:trHeight w:val="2698"/>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30D41E74" w14:textId="77777777" w:rsidR="009D22E3" w:rsidRPr="00FA120D" w:rsidRDefault="009D22E3" w:rsidP="009D22E3">
            <w:pPr>
              <w:spacing w:after="0" w:line="240" w:lineRule="auto"/>
              <w:jc w:val="center"/>
              <w:rPr>
                <w:rFonts w:ascii="Times New Roman" w:eastAsia="Times New Roman" w:hAnsi="Times New Roman" w:cs="Times New Roman"/>
                <w:color w:val="000000"/>
                <w:sz w:val="24"/>
                <w:szCs w:val="24"/>
              </w:rPr>
            </w:pPr>
            <w:moveTo w:id="302" w:author="SAMSUNG" w:date="2014-03-18T16:24:00Z">
              <w:r w:rsidRPr="00FA120D">
                <w:rPr>
                  <w:rFonts w:ascii="Times New Roman" w:eastAsia="Times New Roman" w:hAnsi="Times New Roman" w:cs="Times New Roman"/>
                  <w:color w:val="000000"/>
                  <w:sz w:val="24"/>
                  <w:szCs w:val="24"/>
                </w:rPr>
                <w:t> 6</w:t>
              </w:r>
            </w:moveTo>
          </w:p>
        </w:tc>
        <w:tc>
          <w:tcPr>
            <w:tcW w:w="2168" w:type="dxa"/>
            <w:tcBorders>
              <w:top w:val="nil"/>
              <w:left w:val="nil"/>
              <w:bottom w:val="single" w:sz="4" w:space="0" w:color="auto"/>
              <w:right w:val="single" w:sz="4" w:space="0" w:color="auto"/>
            </w:tcBorders>
            <w:shd w:val="clear" w:color="auto" w:fill="auto"/>
            <w:vAlign w:val="center"/>
            <w:hideMark/>
          </w:tcPr>
          <w:p w14:paraId="54A123A1" w14:textId="77777777" w:rsidR="009D22E3" w:rsidRPr="00FA120D" w:rsidRDefault="009D22E3" w:rsidP="009D22E3">
            <w:pPr>
              <w:spacing w:after="0" w:line="240" w:lineRule="auto"/>
              <w:jc w:val="center"/>
              <w:rPr>
                <w:rFonts w:ascii="Times New Roman" w:eastAsia="Times New Roman" w:hAnsi="Times New Roman" w:cs="Times New Roman"/>
                <w:color w:val="000000"/>
                <w:sz w:val="24"/>
                <w:szCs w:val="24"/>
              </w:rPr>
            </w:pPr>
            <w:moveTo w:id="303" w:author="SAMSUNG" w:date="2014-03-18T16:24:00Z">
              <w:r w:rsidRPr="00FA120D">
                <w:rPr>
                  <w:rFonts w:ascii="Times New Roman" w:eastAsia="Times New Roman" w:hAnsi="Times New Roman" w:cs="Times New Roman"/>
                  <w:color w:val="000000"/>
                  <w:sz w:val="24"/>
                  <w:szCs w:val="24"/>
                </w:rPr>
                <w:t>  Progress Report III</w:t>
              </w:r>
            </w:moveTo>
          </w:p>
        </w:tc>
        <w:tc>
          <w:tcPr>
            <w:tcW w:w="4500" w:type="dxa"/>
            <w:tcBorders>
              <w:top w:val="nil"/>
              <w:left w:val="nil"/>
              <w:bottom w:val="single" w:sz="4" w:space="0" w:color="auto"/>
              <w:right w:val="single" w:sz="4" w:space="0" w:color="auto"/>
            </w:tcBorders>
            <w:shd w:val="clear" w:color="auto" w:fill="auto"/>
            <w:vAlign w:val="center"/>
            <w:hideMark/>
          </w:tcPr>
          <w:p w14:paraId="44E0A903" w14:textId="77777777" w:rsidR="009D22E3" w:rsidRPr="00FA120D" w:rsidRDefault="009D22E3" w:rsidP="009D22E3">
            <w:pPr>
              <w:spacing w:after="0" w:line="240" w:lineRule="auto"/>
              <w:rPr>
                <w:rFonts w:ascii="Times New Roman" w:eastAsia="Times New Roman" w:hAnsi="Times New Roman" w:cs="Times New Roman"/>
                <w:color w:val="000000"/>
                <w:sz w:val="24"/>
                <w:szCs w:val="24"/>
                <w:cs/>
              </w:rPr>
            </w:pPr>
            <w:moveTo w:id="304" w:author="SAMSUNG" w:date="2014-03-18T16:24:00Z">
              <w:r w:rsidRPr="00FA120D">
                <w:rPr>
                  <w:rFonts w:ascii="Times New Roman" w:eastAsia="Times New Roman" w:hAnsi="Times New Roman" w:cs="Times New Roman"/>
                  <w:color w:val="000000"/>
                  <w:sz w:val="24"/>
                  <w:szCs w:val="24"/>
                </w:rPr>
                <w:t>- Feature#12-18</w:t>
              </w:r>
            </w:moveTo>
          </w:p>
          <w:p w14:paraId="79C0A38A"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305" w:author="SAMSUNG" w:date="2014-03-18T16:24:00Z">
              <w:r w:rsidRPr="00FA120D">
                <w:rPr>
                  <w:rFonts w:ascii="Times New Roman" w:eastAsia="Times New Roman" w:hAnsi="Times New Roman" w:cs="Times New Roman"/>
                  <w:color w:val="000000"/>
                  <w:sz w:val="24"/>
                  <w:szCs w:val="24"/>
                </w:rPr>
                <w:t>- Integrate and review all documents.</w:t>
              </w:r>
            </w:moveTo>
          </w:p>
          <w:p w14:paraId="6E4EE1F6"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306" w:author="SAMSUNG" w:date="2014-03-18T16:24:00Z">
              <w:r w:rsidRPr="00FA120D">
                <w:rPr>
                  <w:rFonts w:ascii="Times New Roman" w:eastAsia="Times New Roman" w:hAnsi="Times New Roman" w:cs="Times New Roman"/>
                  <w:color w:val="000000"/>
                  <w:sz w:val="24"/>
                  <w:szCs w:val="24"/>
                </w:rPr>
                <w:t xml:space="preserve">- Integrate and review all documents. </w:t>
              </w:r>
            </w:moveTo>
          </w:p>
          <w:p w14:paraId="633F8BE2"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307" w:author="SAMSUNG" w:date="2014-03-18T16:24:00Z">
              <w:r w:rsidRPr="00FA120D">
                <w:rPr>
                  <w:rFonts w:ascii="Times New Roman" w:eastAsia="Times New Roman" w:hAnsi="Times New Roman" w:cs="Times New Roman"/>
                  <w:color w:val="000000"/>
                  <w:sz w:val="24"/>
                  <w:szCs w:val="24"/>
                </w:rPr>
                <w:t>- Tests all features.</w:t>
              </w:r>
            </w:moveTo>
          </w:p>
          <w:p w14:paraId="17E63E23"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308" w:author="SAMSUNG" w:date="2014-03-18T16:24:00Z">
              <w:r w:rsidRPr="00FA120D">
                <w:rPr>
                  <w:rFonts w:ascii="Times New Roman" w:eastAsia="Times New Roman" w:hAnsi="Times New Roman" w:cs="Times New Roman"/>
                  <w:color w:val="000000"/>
                  <w:sz w:val="24"/>
                  <w:szCs w:val="24"/>
                </w:rPr>
                <w:t xml:space="preserve">- Reviews documents are completed.        </w:t>
              </w:r>
            </w:moveTo>
          </w:p>
          <w:p w14:paraId="76EA80CE"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309" w:author="SAMSUNG" w:date="2014-03-18T16:24:00Z">
              <w:r w:rsidRPr="00FA120D">
                <w:rPr>
                  <w:rFonts w:ascii="Times New Roman" w:eastAsia="Times New Roman" w:hAnsi="Times New Roman" w:cs="Times New Roman"/>
                  <w:color w:val="000000"/>
                  <w:sz w:val="24"/>
                  <w:szCs w:val="24"/>
                </w:rPr>
                <w:t>- Progress  report submitted</w:t>
              </w:r>
            </w:moveTo>
          </w:p>
          <w:p w14:paraId="1D5C529A" w14:textId="77777777" w:rsidR="009D22E3" w:rsidRPr="00FA120D" w:rsidRDefault="009D22E3" w:rsidP="009D22E3">
            <w:pPr>
              <w:spacing w:after="0" w:line="240" w:lineRule="auto"/>
              <w:rPr>
                <w:rFonts w:ascii="Times New Roman" w:eastAsia="Times New Roman" w:hAnsi="Times New Roman" w:cs="Times New Roman"/>
                <w:color w:val="000000"/>
                <w:sz w:val="24"/>
                <w:szCs w:val="24"/>
              </w:rPr>
            </w:pPr>
            <w:moveTo w:id="310" w:author="SAMSUNG" w:date="2014-03-18T16:24:00Z">
              <w:r w:rsidRPr="00FA120D">
                <w:rPr>
                  <w:rFonts w:ascii="Times New Roman" w:eastAsia="Times New Roman" w:hAnsi="Times New Roman" w:cs="Times New Roman"/>
                  <w:color w:val="000000"/>
                  <w:sz w:val="24"/>
                  <w:szCs w:val="24"/>
                </w:rPr>
                <w:t>- Progress report presentation     </w:t>
              </w:r>
            </w:moveTo>
          </w:p>
        </w:tc>
        <w:tc>
          <w:tcPr>
            <w:tcW w:w="2043" w:type="dxa"/>
            <w:tcBorders>
              <w:top w:val="nil"/>
              <w:left w:val="nil"/>
              <w:bottom w:val="single" w:sz="4" w:space="0" w:color="auto"/>
              <w:right w:val="single" w:sz="4" w:space="0" w:color="auto"/>
            </w:tcBorders>
            <w:shd w:val="clear" w:color="auto" w:fill="auto"/>
            <w:vAlign w:val="center"/>
            <w:hideMark/>
          </w:tcPr>
          <w:p w14:paraId="79D9A9D8" w14:textId="77777777" w:rsidR="009D22E3" w:rsidRPr="00FA120D" w:rsidRDefault="009D22E3" w:rsidP="009D22E3">
            <w:pPr>
              <w:spacing w:after="0" w:line="240" w:lineRule="auto"/>
              <w:jc w:val="center"/>
              <w:rPr>
                <w:rFonts w:ascii="Times New Roman" w:eastAsia="Times New Roman" w:hAnsi="Times New Roman" w:cs="Times New Roman"/>
                <w:color w:val="000000"/>
                <w:sz w:val="24"/>
                <w:szCs w:val="24"/>
              </w:rPr>
            </w:pPr>
            <w:moveTo w:id="311" w:author="SAMSUNG" w:date="2014-03-18T16:24:00Z">
              <w:r w:rsidRPr="00FA120D">
                <w:rPr>
                  <w:rFonts w:ascii="Times New Roman" w:eastAsia="Times New Roman" w:hAnsi="Times New Roman" w:cs="Times New Roman"/>
                  <w:color w:val="000000"/>
                  <w:sz w:val="24"/>
                  <w:szCs w:val="24"/>
                </w:rPr>
                <w:t>End of September </w:t>
              </w:r>
            </w:moveTo>
          </w:p>
        </w:tc>
      </w:tr>
      <w:moveToRangeEnd w:id="262"/>
    </w:tbl>
    <w:p w14:paraId="60AD7473" w14:textId="77777777" w:rsidR="00290A5E" w:rsidRDefault="00290A5E" w:rsidP="009A7DE1">
      <w:pPr>
        <w:rPr>
          <w:rFonts w:ascii="Times New Roman" w:hAnsi="Times New Roman" w:cs="Times New Roman"/>
          <w:b/>
          <w:sz w:val="28"/>
          <w:lang w:val="en-GB"/>
        </w:rPr>
      </w:pPr>
    </w:p>
    <w:p w14:paraId="79593D82" w14:textId="65FCE739" w:rsidR="009A7DE1" w:rsidRPr="00FA120D" w:rsidRDefault="009A7DE1" w:rsidP="009A7DE1">
      <w:pPr>
        <w:rPr>
          <w:rFonts w:ascii="Times New Roman" w:hAnsi="Times New Roman" w:cs="Times New Roman"/>
          <w:b/>
          <w:sz w:val="28"/>
        </w:rPr>
      </w:pPr>
      <w:moveFromRangeStart w:id="312" w:author="SAMSUNG" w:date="2014-03-18T16:24:00Z" w:name="move382923185"/>
      <w:moveFrom w:id="313" w:author="SAMSUNG" w:date="2014-03-18T16:24:00Z">
        <w:r w:rsidRPr="00FA120D" w:rsidDel="009D22E3">
          <w:rPr>
            <w:rFonts w:ascii="Times New Roman" w:hAnsi="Times New Roman" w:cs="Times New Roman"/>
            <w:b/>
            <w:sz w:val="28"/>
            <w:lang w:val="en-GB"/>
          </w:rPr>
          <w:t>4.5.1 Schedules</w:t>
        </w:r>
      </w:moveFrom>
      <w:moveFromRangeEnd w:id="312"/>
    </w:p>
    <w:tbl>
      <w:tblPr>
        <w:tblpPr w:leftFromText="180" w:rightFromText="180" w:vertAnchor="page" w:horzAnchor="margin" w:tblpXSpec="center" w:tblpY="3406"/>
        <w:tblW w:w="9934" w:type="dxa"/>
        <w:tblLook w:val="04A0" w:firstRow="1" w:lastRow="0" w:firstColumn="1" w:lastColumn="0" w:noHBand="0" w:noVBand="1"/>
        <w:tblPrChange w:id="314" w:author="SAMSUNG" w:date="2014-03-18T16:24:00Z">
          <w:tblPr>
            <w:tblpPr w:leftFromText="180" w:rightFromText="180" w:vertAnchor="page" w:horzAnchor="margin" w:tblpXSpec="center" w:tblpY="2825"/>
            <w:tblW w:w="9934" w:type="dxa"/>
            <w:tblLook w:val="04A0" w:firstRow="1" w:lastRow="0" w:firstColumn="1" w:lastColumn="0" w:noHBand="0" w:noVBand="1"/>
          </w:tblPr>
        </w:tblPrChange>
      </w:tblPr>
      <w:tblGrid>
        <w:gridCol w:w="1223"/>
        <w:gridCol w:w="2168"/>
        <w:gridCol w:w="4500"/>
        <w:gridCol w:w="2043"/>
        <w:tblGridChange w:id="315">
          <w:tblGrid>
            <w:gridCol w:w="1223"/>
            <w:gridCol w:w="2168"/>
            <w:gridCol w:w="4500"/>
            <w:gridCol w:w="2043"/>
          </w:tblGrid>
        </w:tblGridChange>
      </w:tblGrid>
      <w:tr w:rsidR="00290A5E" w:rsidRPr="00FA120D" w:rsidDel="009D22E3" w14:paraId="2C51D5A8" w14:textId="35BDFD64" w:rsidTr="009D22E3">
        <w:trPr>
          <w:trHeight w:val="517"/>
          <w:trPrChange w:id="316" w:author="SAMSUNG" w:date="2014-03-18T16:24:00Z">
            <w:trPr>
              <w:trHeight w:val="517"/>
            </w:trPr>
          </w:trPrChange>
        </w:trPr>
        <w:tc>
          <w:tcPr>
            <w:tcW w:w="1223" w:type="dxa"/>
            <w:tcBorders>
              <w:top w:val="single" w:sz="4" w:space="0" w:color="auto"/>
              <w:left w:val="single" w:sz="4" w:space="0" w:color="auto"/>
              <w:bottom w:val="single" w:sz="4" w:space="0" w:color="auto"/>
              <w:right w:val="single" w:sz="4" w:space="0" w:color="auto"/>
            </w:tcBorders>
            <w:shd w:val="clear" w:color="auto" w:fill="0D0D0D" w:themeFill="text1" w:themeFillTint="F2"/>
            <w:noWrap/>
            <w:vAlign w:val="center"/>
            <w:hideMark/>
            <w:tcPrChange w:id="317" w:author="SAMSUNG" w:date="2014-03-18T16:24:00Z">
              <w:tcPr>
                <w:tcW w:w="1223" w:type="dxa"/>
                <w:tcBorders>
                  <w:top w:val="single" w:sz="4" w:space="0" w:color="auto"/>
                  <w:left w:val="single" w:sz="4" w:space="0" w:color="auto"/>
                  <w:bottom w:val="single" w:sz="4" w:space="0" w:color="auto"/>
                  <w:right w:val="single" w:sz="4" w:space="0" w:color="auto"/>
                </w:tcBorders>
                <w:shd w:val="clear" w:color="auto" w:fill="0D0D0D" w:themeFill="text1" w:themeFillTint="F2"/>
                <w:noWrap/>
                <w:vAlign w:val="center"/>
                <w:hideMark/>
              </w:tcPr>
            </w:tcPrChange>
          </w:tcPr>
          <w:p w14:paraId="6F99AD58" w14:textId="30DFFE22" w:rsidR="00290A5E" w:rsidRPr="00FA120D" w:rsidDel="009D22E3" w:rsidRDefault="00290A5E" w:rsidP="009D22E3">
            <w:pPr>
              <w:spacing w:after="0" w:line="240" w:lineRule="auto"/>
              <w:jc w:val="center"/>
              <w:rPr>
                <w:rFonts w:ascii="Times New Roman" w:eastAsia="Times New Roman" w:hAnsi="Times New Roman" w:cs="Times New Roman"/>
                <w:b/>
                <w:bCs/>
                <w:color w:val="FFFFFF" w:themeColor="background1"/>
                <w:sz w:val="24"/>
                <w:szCs w:val="24"/>
              </w:rPr>
            </w:pPr>
            <w:moveFromRangeStart w:id="318" w:author="SAMSUNG" w:date="2014-03-18T16:24:00Z" w:name="move382923197"/>
            <w:moveFrom w:id="319" w:author="SAMSUNG" w:date="2014-03-18T16:24:00Z">
              <w:r w:rsidRPr="00FA120D" w:rsidDel="009D22E3">
                <w:rPr>
                  <w:rFonts w:ascii="Times New Roman" w:eastAsia="Times New Roman" w:hAnsi="Times New Roman" w:cs="Times New Roman"/>
                  <w:b/>
                  <w:bCs/>
                  <w:color w:val="FFFFFF" w:themeColor="background1"/>
                  <w:sz w:val="24"/>
                  <w:szCs w:val="24"/>
                </w:rPr>
                <w:lastRenderedPageBreak/>
                <w:t>Milestone</w:t>
              </w:r>
            </w:moveFrom>
          </w:p>
        </w:tc>
        <w:tc>
          <w:tcPr>
            <w:tcW w:w="2168"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Change w:id="320" w:author="SAMSUNG" w:date="2014-03-18T16:24:00Z">
              <w:tcPr>
                <w:tcW w:w="2168"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tcPrChange>
          </w:tcPr>
          <w:p w14:paraId="759BF264" w14:textId="1C252AEE" w:rsidR="00290A5E" w:rsidRPr="00FA120D" w:rsidDel="009D22E3" w:rsidRDefault="00290A5E" w:rsidP="009D22E3">
            <w:pPr>
              <w:spacing w:after="0" w:line="240" w:lineRule="auto"/>
              <w:jc w:val="center"/>
              <w:rPr>
                <w:rFonts w:ascii="Times New Roman" w:eastAsia="Times New Roman" w:hAnsi="Times New Roman" w:cs="Times New Roman"/>
                <w:b/>
                <w:bCs/>
                <w:color w:val="FFFFFF" w:themeColor="background1"/>
                <w:sz w:val="24"/>
                <w:szCs w:val="24"/>
              </w:rPr>
            </w:pPr>
            <w:moveFrom w:id="321" w:author="SAMSUNG" w:date="2014-03-18T16:24:00Z">
              <w:r w:rsidRPr="00FA120D" w:rsidDel="009D22E3">
                <w:rPr>
                  <w:rFonts w:ascii="Times New Roman" w:eastAsia="Times New Roman" w:hAnsi="Times New Roman" w:cs="Times New Roman"/>
                  <w:b/>
                  <w:bCs/>
                  <w:color w:val="FFFFFF" w:themeColor="background1"/>
                  <w:sz w:val="24"/>
                  <w:szCs w:val="24"/>
                </w:rPr>
                <w:t>Task</w:t>
              </w:r>
            </w:moveFrom>
          </w:p>
        </w:tc>
        <w:tc>
          <w:tcPr>
            <w:tcW w:w="4500"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Change w:id="322" w:author="SAMSUNG" w:date="2014-03-18T16:24:00Z">
              <w:tcPr>
                <w:tcW w:w="4500"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tcPrChange>
          </w:tcPr>
          <w:p w14:paraId="7AAED60B" w14:textId="0C69A1B4" w:rsidR="00290A5E" w:rsidRPr="00FA120D" w:rsidDel="009D22E3" w:rsidRDefault="00290A5E" w:rsidP="009D22E3">
            <w:pPr>
              <w:spacing w:after="0" w:line="240" w:lineRule="auto"/>
              <w:jc w:val="center"/>
              <w:rPr>
                <w:rFonts w:ascii="Times New Roman" w:eastAsia="Times New Roman" w:hAnsi="Times New Roman" w:cs="Times New Roman"/>
                <w:b/>
                <w:bCs/>
                <w:color w:val="FFFFFF" w:themeColor="background1"/>
                <w:sz w:val="24"/>
                <w:szCs w:val="24"/>
              </w:rPr>
            </w:pPr>
            <w:moveFrom w:id="323" w:author="SAMSUNG" w:date="2014-03-18T16:24:00Z">
              <w:r w:rsidRPr="00FA120D" w:rsidDel="009D22E3">
                <w:rPr>
                  <w:rFonts w:ascii="Times New Roman" w:eastAsia="Times New Roman" w:hAnsi="Times New Roman" w:cs="Times New Roman"/>
                  <w:b/>
                  <w:bCs/>
                  <w:color w:val="FFFFFF" w:themeColor="background1"/>
                  <w:sz w:val="24"/>
                  <w:szCs w:val="24"/>
                </w:rPr>
                <w:t>Milestone Criteria</w:t>
              </w:r>
            </w:moveFrom>
          </w:p>
        </w:tc>
        <w:tc>
          <w:tcPr>
            <w:tcW w:w="2043"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Change w:id="324" w:author="SAMSUNG" w:date="2014-03-18T16:24:00Z">
              <w:tcPr>
                <w:tcW w:w="2043"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tcPrChange>
          </w:tcPr>
          <w:p w14:paraId="20565D9B" w14:textId="4B6D28AB" w:rsidR="00290A5E" w:rsidRPr="00FA120D" w:rsidDel="009D22E3" w:rsidRDefault="00290A5E" w:rsidP="009D22E3">
            <w:pPr>
              <w:spacing w:after="0" w:line="240" w:lineRule="auto"/>
              <w:jc w:val="center"/>
              <w:rPr>
                <w:rFonts w:ascii="Times New Roman" w:eastAsia="Times New Roman" w:hAnsi="Times New Roman" w:cs="Times New Roman"/>
                <w:b/>
                <w:bCs/>
                <w:color w:val="FFFFFF" w:themeColor="background1"/>
                <w:sz w:val="24"/>
                <w:szCs w:val="24"/>
              </w:rPr>
            </w:pPr>
            <w:moveFrom w:id="325" w:author="SAMSUNG" w:date="2014-03-18T16:24:00Z">
              <w:r w:rsidRPr="00FA120D" w:rsidDel="009D22E3">
                <w:rPr>
                  <w:rFonts w:ascii="Times New Roman" w:eastAsia="Times New Roman" w:hAnsi="Times New Roman" w:cs="Times New Roman"/>
                  <w:b/>
                  <w:bCs/>
                  <w:color w:val="FFFFFF" w:themeColor="background1"/>
                  <w:sz w:val="24"/>
                  <w:szCs w:val="24"/>
                </w:rPr>
                <w:t>Planned date</w:t>
              </w:r>
            </w:moveFrom>
          </w:p>
        </w:tc>
      </w:tr>
      <w:tr w:rsidR="00290A5E" w:rsidRPr="00FA120D" w:rsidDel="009D22E3" w14:paraId="316F769E" w14:textId="328A7C75" w:rsidTr="009D22E3">
        <w:trPr>
          <w:trHeight w:val="517"/>
          <w:trPrChange w:id="326" w:author="SAMSUNG" w:date="2014-03-18T16:24:00Z">
            <w:trPr>
              <w:trHeight w:val="517"/>
            </w:trPr>
          </w:trPrChange>
        </w:trPr>
        <w:tc>
          <w:tcPr>
            <w:tcW w:w="1223" w:type="dxa"/>
            <w:tcBorders>
              <w:top w:val="nil"/>
              <w:left w:val="single" w:sz="4" w:space="0" w:color="auto"/>
              <w:bottom w:val="single" w:sz="4" w:space="0" w:color="auto"/>
              <w:right w:val="single" w:sz="4" w:space="0" w:color="auto"/>
            </w:tcBorders>
            <w:shd w:val="clear" w:color="auto" w:fill="auto"/>
            <w:vAlign w:val="center"/>
            <w:hideMark/>
            <w:tcPrChange w:id="327" w:author="SAMSUNG" w:date="2014-03-18T16:24:00Z">
              <w:tcPr>
                <w:tcW w:w="1223" w:type="dxa"/>
                <w:tcBorders>
                  <w:top w:val="nil"/>
                  <w:left w:val="single" w:sz="4" w:space="0" w:color="auto"/>
                  <w:bottom w:val="single" w:sz="4" w:space="0" w:color="auto"/>
                  <w:right w:val="single" w:sz="4" w:space="0" w:color="auto"/>
                </w:tcBorders>
                <w:shd w:val="clear" w:color="auto" w:fill="auto"/>
                <w:vAlign w:val="center"/>
                <w:hideMark/>
              </w:tcPr>
            </w:tcPrChange>
          </w:tcPr>
          <w:p w14:paraId="5A7E5968" w14:textId="54AEB3ED" w:rsidR="00290A5E" w:rsidRPr="00FA120D" w:rsidDel="009D22E3" w:rsidRDefault="00290A5E" w:rsidP="009D22E3">
            <w:pPr>
              <w:spacing w:after="0" w:line="240" w:lineRule="auto"/>
              <w:jc w:val="center"/>
              <w:rPr>
                <w:rFonts w:ascii="Times New Roman" w:eastAsia="Times New Roman" w:hAnsi="Times New Roman" w:cs="Times New Roman"/>
                <w:color w:val="000000"/>
                <w:sz w:val="24"/>
                <w:szCs w:val="24"/>
              </w:rPr>
            </w:pPr>
            <w:moveFrom w:id="328" w:author="SAMSUNG" w:date="2014-03-18T16:24:00Z">
              <w:r w:rsidRPr="00FA120D" w:rsidDel="009D22E3">
                <w:rPr>
                  <w:rFonts w:ascii="Times New Roman" w:eastAsia="Times New Roman" w:hAnsi="Times New Roman" w:cs="Times New Roman"/>
                  <w:color w:val="000000"/>
                  <w:sz w:val="24"/>
                  <w:szCs w:val="24"/>
                </w:rPr>
                <w:t>1</w:t>
              </w:r>
            </w:moveFrom>
          </w:p>
        </w:tc>
        <w:tc>
          <w:tcPr>
            <w:tcW w:w="2168" w:type="dxa"/>
            <w:tcBorders>
              <w:top w:val="nil"/>
              <w:left w:val="nil"/>
              <w:bottom w:val="single" w:sz="4" w:space="0" w:color="auto"/>
              <w:right w:val="single" w:sz="4" w:space="0" w:color="auto"/>
            </w:tcBorders>
            <w:shd w:val="clear" w:color="auto" w:fill="auto"/>
            <w:vAlign w:val="center"/>
            <w:hideMark/>
            <w:tcPrChange w:id="329" w:author="SAMSUNG" w:date="2014-03-18T16:24:00Z">
              <w:tcPr>
                <w:tcW w:w="2168" w:type="dxa"/>
                <w:tcBorders>
                  <w:top w:val="nil"/>
                  <w:left w:val="nil"/>
                  <w:bottom w:val="single" w:sz="4" w:space="0" w:color="auto"/>
                  <w:right w:val="single" w:sz="4" w:space="0" w:color="auto"/>
                </w:tcBorders>
                <w:shd w:val="clear" w:color="auto" w:fill="auto"/>
                <w:vAlign w:val="center"/>
                <w:hideMark/>
              </w:tcPr>
            </w:tcPrChange>
          </w:tcPr>
          <w:p w14:paraId="3C38E0A5" w14:textId="4D3979B1" w:rsidR="00290A5E" w:rsidRPr="00FA120D" w:rsidDel="009D22E3" w:rsidRDefault="00290A5E" w:rsidP="009D22E3">
            <w:pPr>
              <w:spacing w:after="0" w:line="240" w:lineRule="auto"/>
              <w:jc w:val="center"/>
              <w:rPr>
                <w:rFonts w:ascii="Times New Roman" w:eastAsia="Times New Roman" w:hAnsi="Times New Roman" w:cs="Times New Roman"/>
                <w:color w:val="000000"/>
                <w:sz w:val="24"/>
                <w:szCs w:val="24"/>
              </w:rPr>
            </w:pPr>
            <w:moveFrom w:id="330" w:author="SAMSUNG" w:date="2014-03-18T16:24:00Z">
              <w:r w:rsidRPr="00FA120D" w:rsidDel="009D22E3">
                <w:rPr>
                  <w:rFonts w:ascii="Times New Roman" w:eastAsia="Times New Roman" w:hAnsi="Times New Roman" w:cs="Times New Roman"/>
                  <w:color w:val="000000"/>
                  <w:sz w:val="24"/>
                  <w:szCs w:val="24"/>
                </w:rPr>
                <w:t>Proposal</w:t>
              </w:r>
            </w:moveFrom>
          </w:p>
        </w:tc>
        <w:tc>
          <w:tcPr>
            <w:tcW w:w="4500" w:type="dxa"/>
            <w:tcBorders>
              <w:top w:val="nil"/>
              <w:left w:val="nil"/>
              <w:bottom w:val="single" w:sz="4" w:space="0" w:color="auto"/>
              <w:right w:val="single" w:sz="4" w:space="0" w:color="auto"/>
            </w:tcBorders>
            <w:shd w:val="clear" w:color="auto" w:fill="auto"/>
            <w:vAlign w:val="center"/>
            <w:hideMark/>
            <w:tcPrChange w:id="331" w:author="SAMSUNG" w:date="2014-03-18T16:24:00Z">
              <w:tcPr>
                <w:tcW w:w="4500" w:type="dxa"/>
                <w:tcBorders>
                  <w:top w:val="nil"/>
                  <w:left w:val="nil"/>
                  <w:bottom w:val="single" w:sz="4" w:space="0" w:color="auto"/>
                  <w:right w:val="single" w:sz="4" w:space="0" w:color="auto"/>
                </w:tcBorders>
                <w:shd w:val="clear" w:color="auto" w:fill="auto"/>
                <w:vAlign w:val="center"/>
                <w:hideMark/>
              </w:tcPr>
            </w:tcPrChange>
          </w:tcPr>
          <w:p w14:paraId="6D0EE910" w14:textId="30FE590A"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32" w:author="SAMSUNG" w:date="2014-03-18T16:24:00Z">
              <w:r w:rsidRPr="00FA120D" w:rsidDel="009D22E3">
                <w:rPr>
                  <w:rFonts w:ascii="Times New Roman" w:eastAsia="Times New Roman" w:hAnsi="Times New Roman" w:cs="Times New Roman"/>
                  <w:color w:val="000000"/>
                  <w:sz w:val="24"/>
                  <w:szCs w:val="24"/>
                </w:rPr>
                <w:t>Topic defined</w:t>
              </w:r>
            </w:moveFrom>
          </w:p>
        </w:tc>
        <w:tc>
          <w:tcPr>
            <w:tcW w:w="2043" w:type="dxa"/>
            <w:tcBorders>
              <w:top w:val="nil"/>
              <w:left w:val="nil"/>
              <w:bottom w:val="single" w:sz="4" w:space="0" w:color="auto"/>
              <w:right w:val="single" w:sz="4" w:space="0" w:color="auto"/>
            </w:tcBorders>
            <w:shd w:val="clear" w:color="auto" w:fill="auto"/>
            <w:vAlign w:val="center"/>
            <w:hideMark/>
            <w:tcPrChange w:id="333" w:author="SAMSUNG" w:date="2014-03-18T16:24:00Z">
              <w:tcPr>
                <w:tcW w:w="2043" w:type="dxa"/>
                <w:tcBorders>
                  <w:top w:val="nil"/>
                  <w:left w:val="nil"/>
                  <w:bottom w:val="single" w:sz="4" w:space="0" w:color="auto"/>
                  <w:right w:val="single" w:sz="4" w:space="0" w:color="auto"/>
                </w:tcBorders>
                <w:shd w:val="clear" w:color="auto" w:fill="auto"/>
                <w:vAlign w:val="center"/>
                <w:hideMark/>
              </w:tcPr>
            </w:tcPrChange>
          </w:tcPr>
          <w:p w14:paraId="701003D2" w14:textId="28AA9107" w:rsidR="00290A5E" w:rsidRPr="00FA120D" w:rsidDel="009D22E3" w:rsidRDefault="00290A5E" w:rsidP="009D22E3">
            <w:pPr>
              <w:spacing w:after="0" w:line="240" w:lineRule="auto"/>
              <w:jc w:val="center"/>
              <w:rPr>
                <w:rFonts w:ascii="Times New Roman" w:eastAsia="Times New Roman" w:hAnsi="Times New Roman" w:cs="Times New Roman"/>
                <w:color w:val="000000"/>
                <w:sz w:val="24"/>
                <w:szCs w:val="24"/>
              </w:rPr>
            </w:pPr>
            <w:moveFrom w:id="334" w:author="SAMSUNG" w:date="2014-03-18T16:24:00Z">
              <w:r w:rsidRPr="00FA120D" w:rsidDel="009D22E3">
                <w:rPr>
                  <w:rFonts w:ascii="Times New Roman" w:eastAsia="Times New Roman" w:hAnsi="Times New Roman" w:cs="Times New Roman"/>
                  <w:color w:val="000000"/>
                  <w:sz w:val="24"/>
                  <w:szCs w:val="24"/>
                </w:rPr>
                <w:t>February </w:t>
              </w:r>
            </w:moveFrom>
          </w:p>
        </w:tc>
      </w:tr>
      <w:tr w:rsidR="00290A5E" w:rsidRPr="00FA120D" w:rsidDel="009D22E3" w14:paraId="651F526D" w14:textId="6D0CD00C" w:rsidTr="009D22E3">
        <w:trPr>
          <w:trHeight w:val="1183"/>
          <w:trPrChange w:id="335" w:author="SAMSUNG" w:date="2014-03-18T16:24:00Z">
            <w:trPr>
              <w:trHeight w:val="1183"/>
            </w:trPr>
          </w:trPrChange>
        </w:trPr>
        <w:tc>
          <w:tcPr>
            <w:tcW w:w="1223" w:type="dxa"/>
            <w:tcBorders>
              <w:top w:val="nil"/>
              <w:left w:val="single" w:sz="4" w:space="0" w:color="auto"/>
              <w:bottom w:val="single" w:sz="4" w:space="0" w:color="auto"/>
              <w:right w:val="single" w:sz="4" w:space="0" w:color="auto"/>
            </w:tcBorders>
            <w:shd w:val="clear" w:color="auto" w:fill="auto"/>
            <w:vAlign w:val="center"/>
            <w:hideMark/>
            <w:tcPrChange w:id="336" w:author="SAMSUNG" w:date="2014-03-18T16:24:00Z">
              <w:tcPr>
                <w:tcW w:w="1223" w:type="dxa"/>
                <w:tcBorders>
                  <w:top w:val="nil"/>
                  <w:left w:val="single" w:sz="4" w:space="0" w:color="auto"/>
                  <w:bottom w:val="single" w:sz="4" w:space="0" w:color="auto"/>
                  <w:right w:val="single" w:sz="4" w:space="0" w:color="auto"/>
                </w:tcBorders>
                <w:shd w:val="clear" w:color="auto" w:fill="auto"/>
                <w:vAlign w:val="center"/>
                <w:hideMark/>
              </w:tcPr>
            </w:tcPrChange>
          </w:tcPr>
          <w:p w14:paraId="1C265175" w14:textId="05D54FDA" w:rsidR="00290A5E" w:rsidRPr="00FA120D" w:rsidDel="009D22E3" w:rsidRDefault="00290A5E" w:rsidP="009D22E3">
            <w:pPr>
              <w:spacing w:after="0" w:line="240" w:lineRule="auto"/>
              <w:jc w:val="center"/>
              <w:rPr>
                <w:rFonts w:ascii="Times New Roman" w:eastAsia="Times New Roman" w:hAnsi="Times New Roman" w:cs="Times New Roman"/>
                <w:color w:val="000000"/>
                <w:sz w:val="24"/>
                <w:szCs w:val="24"/>
              </w:rPr>
            </w:pPr>
            <w:moveFrom w:id="337" w:author="SAMSUNG" w:date="2014-03-18T16:24:00Z">
              <w:r w:rsidRPr="00FA120D" w:rsidDel="009D22E3">
                <w:rPr>
                  <w:rFonts w:ascii="Times New Roman" w:eastAsia="Times New Roman" w:hAnsi="Times New Roman" w:cs="Times New Roman"/>
                  <w:color w:val="000000"/>
                  <w:sz w:val="24"/>
                  <w:szCs w:val="24"/>
                </w:rPr>
                <w:t>2</w:t>
              </w:r>
            </w:moveFrom>
          </w:p>
        </w:tc>
        <w:tc>
          <w:tcPr>
            <w:tcW w:w="2168" w:type="dxa"/>
            <w:tcBorders>
              <w:top w:val="nil"/>
              <w:left w:val="nil"/>
              <w:bottom w:val="single" w:sz="4" w:space="0" w:color="auto"/>
              <w:right w:val="single" w:sz="4" w:space="0" w:color="auto"/>
            </w:tcBorders>
            <w:shd w:val="clear" w:color="auto" w:fill="auto"/>
            <w:vAlign w:val="center"/>
            <w:hideMark/>
            <w:tcPrChange w:id="338" w:author="SAMSUNG" w:date="2014-03-18T16:24:00Z">
              <w:tcPr>
                <w:tcW w:w="2168" w:type="dxa"/>
                <w:tcBorders>
                  <w:top w:val="nil"/>
                  <w:left w:val="nil"/>
                  <w:bottom w:val="single" w:sz="4" w:space="0" w:color="auto"/>
                  <w:right w:val="single" w:sz="4" w:space="0" w:color="auto"/>
                </w:tcBorders>
                <w:shd w:val="clear" w:color="auto" w:fill="auto"/>
                <w:vAlign w:val="center"/>
                <w:hideMark/>
              </w:tcPr>
            </w:tcPrChange>
          </w:tcPr>
          <w:p w14:paraId="050FC8FA" w14:textId="63650C46" w:rsidR="00290A5E" w:rsidRPr="00FA120D" w:rsidDel="009D22E3" w:rsidRDefault="00290A5E" w:rsidP="009D22E3">
            <w:pPr>
              <w:spacing w:after="0" w:line="240" w:lineRule="auto"/>
              <w:jc w:val="center"/>
              <w:rPr>
                <w:rFonts w:ascii="Times New Roman" w:eastAsia="Times New Roman" w:hAnsi="Times New Roman" w:cs="Times New Roman"/>
                <w:color w:val="000000"/>
                <w:sz w:val="24"/>
                <w:szCs w:val="24"/>
              </w:rPr>
            </w:pPr>
            <w:moveFrom w:id="339" w:author="SAMSUNG" w:date="2014-03-18T16:24:00Z">
              <w:r w:rsidRPr="00FA120D" w:rsidDel="009D22E3">
                <w:rPr>
                  <w:rFonts w:ascii="Times New Roman" w:eastAsia="Times New Roman" w:hAnsi="Times New Roman" w:cs="Times New Roman"/>
                  <w:color w:val="000000"/>
                  <w:sz w:val="24"/>
                  <w:szCs w:val="24"/>
                </w:rPr>
                <w:t>Proposal</w:t>
              </w:r>
            </w:moveFrom>
          </w:p>
        </w:tc>
        <w:tc>
          <w:tcPr>
            <w:tcW w:w="4500" w:type="dxa"/>
            <w:tcBorders>
              <w:top w:val="nil"/>
              <w:left w:val="nil"/>
              <w:bottom w:val="single" w:sz="4" w:space="0" w:color="auto"/>
              <w:right w:val="single" w:sz="4" w:space="0" w:color="auto"/>
            </w:tcBorders>
            <w:shd w:val="clear" w:color="auto" w:fill="auto"/>
            <w:vAlign w:val="center"/>
            <w:hideMark/>
            <w:tcPrChange w:id="340" w:author="SAMSUNG" w:date="2014-03-18T16:24:00Z">
              <w:tcPr>
                <w:tcW w:w="4500" w:type="dxa"/>
                <w:tcBorders>
                  <w:top w:val="nil"/>
                  <w:left w:val="nil"/>
                  <w:bottom w:val="single" w:sz="4" w:space="0" w:color="auto"/>
                  <w:right w:val="single" w:sz="4" w:space="0" w:color="auto"/>
                </w:tcBorders>
                <w:shd w:val="clear" w:color="auto" w:fill="auto"/>
                <w:vAlign w:val="center"/>
                <w:hideMark/>
              </w:tcPr>
            </w:tcPrChange>
          </w:tcPr>
          <w:p w14:paraId="499DDFA2" w14:textId="3694CE78"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41" w:author="SAMSUNG" w:date="2014-03-18T16:24:00Z">
              <w:r w:rsidRPr="00FA120D" w:rsidDel="009D22E3">
                <w:rPr>
                  <w:rFonts w:ascii="Times New Roman" w:eastAsia="Times New Roman" w:hAnsi="Times New Roman" w:cs="Times New Roman"/>
                  <w:color w:val="000000"/>
                  <w:sz w:val="24"/>
                  <w:szCs w:val="24"/>
                </w:rPr>
                <w:t xml:space="preserve">- Proposal reviewed   </w:t>
              </w:r>
            </w:moveFrom>
          </w:p>
          <w:p w14:paraId="48992843" w14:textId="05C1A0CC"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42" w:author="SAMSUNG" w:date="2014-03-18T16:24:00Z">
              <w:r w:rsidRPr="00FA120D" w:rsidDel="009D22E3">
                <w:rPr>
                  <w:rFonts w:ascii="Times New Roman" w:eastAsia="Times New Roman" w:hAnsi="Times New Roman" w:cs="Times New Roman"/>
                  <w:color w:val="000000"/>
                  <w:sz w:val="24"/>
                  <w:szCs w:val="24"/>
                </w:rPr>
                <w:t xml:space="preserve">- Proposal submitted     </w:t>
              </w:r>
            </w:moveFrom>
          </w:p>
          <w:p w14:paraId="36AA6716" w14:textId="7042655C"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43" w:author="SAMSUNG" w:date="2014-03-18T16:24:00Z">
              <w:r w:rsidRPr="00FA120D" w:rsidDel="009D22E3">
                <w:rPr>
                  <w:rFonts w:ascii="Times New Roman" w:eastAsia="Times New Roman" w:hAnsi="Times New Roman" w:cs="Times New Roman"/>
                  <w:color w:val="000000"/>
                  <w:sz w:val="24"/>
                  <w:szCs w:val="24"/>
                </w:rPr>
                <w:t xml:space="preserve">- Proposal presentation            </w:t>
              </w:r>
            </w:moveFrom>
          </w:p>
        </w:tc>
        <w:tc>
          <w:tcPr>
            <w:tcW w:w="2043" w:type="dxa"/>
            <w:tcBorders>
              <w:top w:val="nil"/>
              <w:left w:val="nil"/>
              <w:bottom w:val="single" w:sz="4" w:space="0" w:color="auto"/>
              <w:right w:val="single" w:sz="4" w:space="0" w:color="auto"/>
            </w:tcBorders>
            <w:shd w:val="clear" w:color="auto" w:fill="auto"/>
            <w:vAlign w:val="center"/>
            <w:hideMark/>
            <w:tcPrChange w:id="344" w:author="SAMSUNG" w:date="2014-03-18T16:24:00Z">
              <w:tcPr>
                <w:tcW w:w="2043" w:type="dxa"/>
                <w:tcBorders>
                  <w:top w:val="nil"/>
                  <w:left w:val="nil"/>
                  <w:bottom w:val="single" w:sz="4" w:space="0" w:color="auto"/>
                  <w:right w:val="single" w:sz="4" w:space="0" w:color="auto"/>
                </w:tcBorders>
                <w:shd w:val="clear" w:color="auto" w:fill="auto"/>
                <w:vAlign w:val="center"/>
                <w:hideMark/>
              </w:tcPr>
            </w:tcPrChange>
          </w:tcPr>
          <w:p w14:paraId="42417B2D" w14:textId="3E375D8D" w:rsidR="00290A5E" w:rsidRPr="00FA120D" w:rsidDel="009D22E3" w:rsidRDefault="00290A5E" w:rsidP="009D22E3">
            <w:pPr>
              <w:spacing w:after="0" w:line="240" w:lineRule="auto"/>
              <w:jc w:val="center"/>
              <w:rPr>
                <w:rFonts w:ascii="Times New Roman" w:eastAsia="Times New Roman" w:hAnsi="Times New Roman" w:cs="Times New Roman"/>
                <w:color w:val="000000"/>
                <w:sz w:val="24"/>
                <w:szCs w:val="24"/>
              </w:rPr>
            </w:pPr>
            <w:moveFrom w:id="345" w:author="SAMSUNG" w:date="2014-03-18T16:24:00Z">
              <w:r w:rsidRPr="00FA120D" w:rsidDel="009D22E3">
                <w:rPr>
                  <w:rFonts w:ascii="Times New Roman" w:eastAsia="Times New Roman" w:hAnsi="Times New Roman" w:cs="Times New Roman"/>
                  <w:color w:val="000000"/>
                  <w:sz w:val="24"/>
                  <w:szCs w:val="24"/>
                </w:rPr>
                <w:t>March </w:t>
              </w:r>
            </w:moveFrom>
          </w:p>
        </w:tc>
      </w:tr>
      <w:tr w:rsidR="00290A5E" w:rsidRPr="00FA120D" w:rsidDel="009D22E3" w14:paraId="1DC78935" w14:textId="6A141CBB" w:rsidTr="009D22E3">
        <w:trPr>
          <w:trHeight w:val="517"/>
          <w:trPrChange w:id="346" w:author="SAMSUNG" w:date="2014-03-18T16:24:00Z">
            <w:trPr>
              <w:trHeight w:val="517"/>
            </w:trPr>
          </w:trPrChange>
        </w:trPr>
        <w:tc>
          <w:tcPr>
            <w:tcW w:w="1223" w:type="dxa"/>
            <w:tcBorders>
              <w:top w:val="nil"/>
              <w:left w:val="single" w:sz="4" w:space="0" w:color="auto"/>
              <w:bottom w:val="single" w:sz="4" w:space="0" w:color="auto"/>
              <w:right w:val="single" w:sz="4" w:space="0" w:color="auto"/>
            </w:tcBorders>
            <w:shd w:val="clear" w:color="auto" w:fill="auto"/>
            <w:vAlign w:val="center"/>
            <w:hideMark/>
            <w:tcPrChange w:id="347" w:author="SAMSUNG" w:date="2014-03-18T16:24:00Z">
              <w:tcPr>
                <w:tcW w:w="1223" w:type="dxa"/>
                <w:tcBorders>
                  <w:top w:val="nil"/>
                  <w:left w:val="single" w:sz="4" w:space="0" w:color="auto"/>
                  <w:bottom w:val="single" w:sz="4" w:space="0" w:color="auto"/>
                  <w:right w:val="single" w:sz="4" w:space="0" w:color="auto"/>
                </w:tcBorders>
                <w:shd w:val="clear" w:color="auto" w:fill="auto"/>
                <w:vAlign w:val="center"/>
                <w:hideMark/>
              </w:tcPr>
            </w:tcPrChange>
          </w:tcPr>
          <w:p w14:paraId="7DA9FAB5" w14:textId="1F9656CB" w:rsidR="00290A5E" w:rsidRPr="00FA120D" w:rsidDel="009D22E3" w:rsidRDefault="00290A5E" w:rsidP="009D22E3">
            <w:pPr>
              <w:spacing w:after="0" w:line="240" w:lineRule="auto"/>
              <w:jc w:val="center"/>
              <w:rPr>
                <w:rFonts w:ascii="Times New Roman" w:eastAsia="Times New Roman" w:hAnsi="Times New Roman" w:cs="Times New Roman"/>
                <w:color w:val="000000"/>
                <w:sz w:val="24"/>
                <w:szCs w:val="24"/>
              </w:rPr>
            </w:pPr>
            <w:moveFrom w:id="348" w:author="SAMSUNG" w:date="2014-03-18T16:24:00Z">
              <w:r w:rsidRPr="00FA120D" w:rsidDel="009D22E3">
                <w:rPr>
                  <w:rFonts w:ascii="Times New Roman" w:eastAsia="Times New Roman" w:hAnsi="Times New Roman" w:cs="Times New Roman"/>
                  <w:color w:val="000000"/>
                  <w:sz w:val="24"/>
                  <w:szCs w:val="24"/>
                </w:rPr>
                <w:t>3</w:t>
              </w:r>
            </w:moveFrom>
          </w:p>
        </w:tc>
        <w:tc>
          <w:tcPr>
            <w:tcW w:w="2168" w:type="dxa"/>
            <w:tcBorders>
              <w:top w:val="nil"/>
              <w:left w:val="nil"/>
              <w:bottom w:val="single" w:sz="4" w:space="0" w:color="auto"/>
              <w:right w:val="single" w:sz="4" w:space="0" w:color="auto"/>
            </w:tcBorders>
            <w:shd w:val="clear" w:color="auto" w:fill="auto"/>
            <w:vAlign w:val="center"/>
            <w:hideMark/>
            <w:tcPrChange w:id="349" w:author="SAMSUNG" w:date="2014-03-18T16:24:00Z">
              <w:tcPr>
                <w:tcW w:w="2168" w:type="dxa"/>
                <w:tcBorders>
                  <w:top w:val="nil"/>
                  <w:left w:val="nil"/>
                  <w:bottom w:val="single" w:sz="4" w:space="0" w:color="auto"/>
                  <w:right w:val="single" w:sz="4" w:space="0" w:color="auto"/>
                </w:tcBorders>
                <w:shd w:val="clear" w:color="auto" w:fill="auto"/>
                <w:vAlign w:val="center"/>
                <w:hideMark/>
              </w:tcPr>
            </w:tcPrChange>
          </w:tcPr>
          <w:p w14:paraId="7D03ED28" w14:textId="658C7C17" w:rsidR="00290A5E" w:rsidRPr="00FA120D" w:rsidDel="009D22E3" w:rsidRDefault="00290A5E" w:rsidP="009D22E3">
            <w:pPr>
              <w:spacing w:after="0" w:line="240" w:lineRule="auto"/>
              <w:jc w:val="center"/>
              <w:rPr>
                <w:rFonts w:ascii="Times New Roman" w:eastAsia="Times New Roman" w:hAnsi="Times New Roman" w:cs="Times New Roman"/>
                <w:color w:val="000000"/>
                <w:sz w:val="24"/>
                <w:szCs w:val="24"/>
              </w:rPr>
            </w:pPr>
            <w:moveFrom w:id="350" w:author="SAMSUNG" w:date="2014-03-18T16:24:00Z">
              <w:r w:rsidRPr="00FA120D" w:rsidDel="009D22E3">
                <w:rPr>
                  <w:rFonts w:ascii="Times New Roman" w:eastAsia="Times New Roman" w:hAnsi="Times New Roman" w:cs="Times New Roman"/>
                  <w:color w:val="000000"/>
                  <w:sz w:val="24"/>
                  <w:szCs w:val="24"/>
                </w:rPr>
                <w:t>Progress Report I</w:t>
              </w:r>
            </w:moveFrom>
          </w:p>
        </w:tc>
        <w:tc>
          <w:tcPr>
            <w:tcW w:w="4500" w:type="dxa"/>
            <w:tcBorders>
              <w:top w:val="nil"/>
              <w:left w:val="nil"/>
              <w:bottom w:val="single" w:sz="4" w:space="0" w:color="auto"/>
              <w:right w:val="single" w:sz="4" w:space="0" w:color="auto"/>
            </w:tcBorders>
            <w:shd w:val="clear" w:color="auto" w:fill="auto"/>
            <w:vAlign w:val="center"/>
            <w:hideMark/>
            <w:tcPrChange w:id="351" w:author="SAMSUNG" w:date="2014-03-18T16:24:00Z">
              <w:tcPr>
                <w:tcW w:w="4500" w:type="dxa"/>
                <w:tcBorders>
                  <w:top w:val="nil"/>
                  <w:left w:val="nil"/>
                  <w:bottom w:val="single" w:sz="4" w:space="0" w:color="auto"/>
                  <w:right w:val="single" w:sz="4" w:space="0" w:color="auto"/>
                </w:tcBorders>
                <w:shd w:val="clear" w:color="auto" w:fill="auto"/>
                <w:vAlign w:val="center"/>
                <w:hideMark/>
              </w:tcPr>
            </w:tcPrChange>
          </w:tcPr>
          <w:p w14:paraId="1AAE1E08" w14:textId="59817018"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52" w:author="SAMSUNG" w:date="2014-03-18T16:24:00Z">
              <w:r w:rsidRPr="00FA120D" w:rsidDel="009D22E3">
                <w:rPr>
                  <w:rFonts w:ascii="Times New Roman" w:eastAsia="Times New Roman" w:hAnsi="Times New Roman" w:cs="Times New Roman"/>
                  <w:color w:val="000000"/>
                  <w:sz w:val="24"/>
                  <w:szCs w:val="24"/>
                </w:rPr>
                <w:t>- Software requirement specification</w:t>
              </w:r>
            </w:moveFrom>
          </w:p>
          <w:p w14:paraId="24C2CE2F" w14:textId="4B8BA941" w:rsidR="00290A5E" w:rsidRPr="00FA120D" w:rsidDel="009D22E3" w:rsidRDefault="00290A5E" w:rsidP="009D22E3">
            <w:pPr>
              <w:spacing w:after="0" w:line="240" w:lineRule="auto"/>
              <w:rPr>
                <w:rFonts w:ascii="Times New Roman" w:eastAsia="Times New Roman" w:hAnsi="Times New Roman" w:cs="Times New Roman"/>
                <w:color w:val="000000"/>
                <w:sz w:val="24"/>
                <w:szCs w:val="30"/>
              </w:rPr>
            </w:pPr>
            <w:moveFrom w:id="353" w:author="SAMSUNG" w:date="2014-03-18T16:24:00Z">
              <w:r w:rsidRPr="00FA120D" w:rsidDel="009D22E3">
                <w:rPr>
                  <w:rFonts w:ascii="Times New Roman" w:eastAsia="Times New Roman" w:hAnsi="Times New Roman" w:cs="Times New Roman"/>
                  <w:color w:val="000000"/>
                  <w:sz w:val="24"/>
                  <w:szCs w:val="24"/>
                </w:rPr>
                <w:t>- Feature#1 - 6</w:t>
              </w:r>
            </w:moveFrom>
          </w:p>
          <w:p w14:paraId="606C9A2B" w14:textId="4F15CC3A"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54" w:author="SAMSUNG" w:date="2014-03-18T16:24:00Z">
              <w:r w:rsidRPr="00FA120D" w:rsidDel="009D22E3">
                <w:rPr>
                  <w:rFonts w:ascii="Times New Roman" w:eastAsia="Times New Roman" w:hAnsi="Times New Roman" w:cs="Times New Roman"/>
                  <w:color w:val="000000"/>
                  <w:sz w:val="24"/>
                  <w:szCs w:val="24"/>
                </w:rPr>
                <w:t>- Feature designed</w:t>
              </w:r>
            </w:moveFrom>
          </w:p>
          <w:p w14:paraId="41634D32" w14:textId="1248B274"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55" w:author="SAMSUNG" w:date="2014-03-18T16:24:00Z">
              <w:r w:rsidRPr="00FA120D" w:rsidDel="009D22E3">
                <w:rPr>
                  <w:rFonts w:ascii="Times New Roman" w:eastAsia="Times New Roman" w:hAnsi="Times New Roman" w:cs="Times New Roman"/>
                  <w:color w:val="000000"/>
                  <w:sz w:val="24"/>
                  <w:szCs w:val="24"/>
                </w:rPr>
                <w:t>- Test planned</w:t>
              </w:r>
            </w:moveFrom>
          </w:p>
          <w:p w14:paraId="19954E62" w14:textId="09F2B667"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56" w:author="SAMSUNG" w:date="2014-03-18T16:24:00Z">
              <w:r w:rsidRPr="00FA120D" w:rsidDel="009D22E3">
                <w:rPr>
                  <w:rFonts w:ascii="Times New Roman" w:eastAsia="Times New Roman" w:hAnsi="Times New Roman" w:cs="Times New Roman"/>
                  <w:color w:val="000000"/>
                  <w:sz w:val="24"/>
                  <w:szCs w:val="24"/>
                </w:rPr>
                <w:t xml:space="preserve">- Feature implemented </w:t>
              </w:r>
            </w:moveFrom>
          </w:p>
          <w:p w14:paraId="0FECC991" w14:textId="3F4C51FA"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57" w:author="SAMSUNG" w:date="2014-03-18T16:24:00Z">
              <w:r w:rsidRPr="00FA120D" w:rsidDel="009D22E3">
                <w:rPr>
                  <w:rFonts w:ascii="Times New Roman" w:eastAsia="Times New Roman" w:hAnsi="Times New Roman" w:cs="Times New Roman"/>
                  <w:color w:val="000000"/>
                  <w:sz w:val="24"/>
                  <w:szCs w:val="24"/>
                </w:rPr>
                <w:t>- Feature tested</w:t>
              </w:r>
            </w:moveFrom>
          </w:p>
          <w:p w14:paraId="09FD697D" w14:textId="6DF1C560"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58" w:author="SAMSUNG" w:date="2014-03-18T16:24:00Z">
              <w:r w:rsidRPr="00FA120D" w:rsidDel="009D22E3">
                <w:rPr>
                  <w:rFonts w:ascii="Times New Roman" w:eastAsia="Times New Roman" w:hAnsi="Times New Roman" w:cs="Times New Roman"/>
                  <w:color w:val="000000"/>
                  <w:sz w:val="24"/>
                  <w:szCs w:val="24"/>
                </w:rPr>
                <w:t>- Progress  report submitted</w:t>
              </w:r>
            </w:moveFrom>
          </w:p>
          <w:p w14:paraId="59C4A186" w14:textId="6F2DE0BE"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59" w:author="SAMSUNG" w:date="2014-03-18T16:24:00Z">
              <w:r w:rsidRPr="00FA120D" w:rsidDel="009D22E3">
                <w:rPr>
                  <w:rFonts w:ascii="Times New Roman" w:eastAsia="Times New Roman" w:hAnsi="Times New Roman" w:cs="Times New Roman"/>
                  <w:color w:val="000000"/>
                  <w:sz w:val="24"/>
                  <w:szCs w:val="24"/>
                </w:rPr>
                <w:t xml:space="preserve">- Progress report presentation           </w:t>
              </w:r>
            </w:moveFrom>
          </w:p>
        </w:tc>
        <w:tc>
          <w:tcPr>
            <w:tcW w:w="2043" w:type="dxa"/>
            <w:tcBorders>
              <w:top w:val="nil"/>
              <w:left w:val="nil"/>
              <w:bottom w:val="single" w:sz="4" w:space="0" w:color="auto"/>
              <w:right w:val="single" w:sz="4" w:space="0" w:color="auto"/>
            </w:tcBorders>
            <w:shd w:val="clear" w:color="auto" w:fill="auto"/>
            <w:vAlign w:val="center"/>
            <w:hideMark/>
            <w:tcPrChange w:id="360" w:author="SAMSUNG" w:date="2014-03-18T16:24:00Z">
              <w:tcPr>
                <w:tcW w:w="2043" w:type="dxa"/>
                <w:tcBorders>
                  <w:top w:val="nil"/>
                  <w:left w:val="nil"/>
                  <w:bottom w:val="single" w:sz="4" w:space="0" w:color="auto"/>
                  <w:right w:val="single" w:sz="4" w:space="0" w:color="auto"/>
                </w:tcBorders>
                <w:shd w:val="clear" w:color="auto" w:fill="auto"/>
                <w:vAlign w:val="center"/>
                <w:hideMark/>
              </w:tcPr>
            </w:tcPrChange>
          </w:tcPr>
          <w:p w14:paraId="67756599" w14:textId="4E13D661" w:rsidR="00290A5E" w:rsidRPr="00FA120D" w:rsidDel="009D22E3" w:rsidRDefault="00290A5E" w:rsidP="009D22E3">
            <w:pPr>
              <w:spacing w:after="0" w:line="240" w:lineRule="auto"/>
              <w:jc w:val="center"/>
              <w:rPr>
                <w:rFonts w:ascii="Times New Roman" w:eastAsia="Times New Roman" w:hAnsi="Times New Roman" w:cs="Times New Roman"/>
                <w:color w:val="000000"/>
                <w:sz w:val="24"/>
                <w:szCs w:val="24"/>
              </w:rPr>
            </w:pPr>
            <w:moveFrom w:id="361" w:author="SAMSUNG" w:date="2014-03-18T16:24:00Z">
              <w:r w:rsidRPr="00FA120D" w:rsidDel="009D22E3">
                <w:rPr>
                  <w:rFonts w:ascii="Times New Roman" w:eastAsia="Times New Roman" w:hAnsi="Times New Roman" w:cs="Times New Roman"/>
                  <w:color w:val="000000"/>
                  <w:sz w:val="24"/>
                  <w:szCs w:val="24"/>
                </w:rPr>
                <w:t>Mid May </w:t>
              </w:r>
            </w:moveFrom>
          </w:p>
        </w:tc>
      </w:tr>
      <w:tr w:rsidR="00290A5E" w:rsidRPr="00FA120D" w:rsidDel="009D22E3" w14:paraId="15572047" w14:textId="0CD60499" w:rsidTr="009D22E3">
        <w:trPr>
          <w:trHeight w:val="517"/>
          <w:trPrChange w:id="362" w:author="SAMSUNG" w:date="2014-03-18T16:24:00Z">
            <w:trPr>
              <w:trHeight w:val="517"/>
            </w:trPr>
          </w:trPrChange>
        </w:trPr>
        <w:tc>
          <w:tcPr>
            <w:tcW w:w="1223" w:type="dxa"/>
            <w:tcBorders>
              <w:top w:val="nil"/>
              <w:left w:val="single" w:sz="4" w:space="0" w:color="auto"/>
              <w:bottom w:val="single" w:sz="4" w:space="0" w:color="auto"/>
              <w:right w:val="single" w:sz="4" w:space="0" w:color="auto"/>
            </w:tcBorders>
            <w:shd w:val="clear" w:color="auto" w:fill="auto"/>
            <w:vAlign w:val="center"/>
            <w:hideMark/>
            <w:tcPrChange w:id="363" w:author="SAMSUNG" w:date="2014-03-18T16:24:00Z">
              <w:tcPr>
                <w:tcW w:w="1223" w:type="dxa"/>
                <w:tcBorders>
                  <w:top w:val="nil"/>
                  <w:left w:val="single" w:sz="4" w:space="0" w:color="auto"/>
                  <w:bottom w:val="single" w:sz="4" w:space="0" w:color="auto"/>
                  <w:right w:val="single" w:sz="4" w:space="0" w:color="auto"/>
                </w:tcBorders>
                <w:shd w:val="clear" w:color="auto" w:fill="auto"/>
                <w:vAlign w:val="center"/>
                <w:hideMark/>
              </w:tcPr>
            </w:tcPrChange>
          </w:tcPr>
          <w:p w14:paraId="0AE77BF1" w14:textId="209F1571" w:rsidR="00290A5E" w:rsidRPr="00FA120D" w:rsidDel="009D22E3" w:rsidRDefault="00290A5E" w:rsidP="009D22E3">
            <w:pPr>
              <w:spacing w:after="0" w:line="240" w:lineRule="auto"/>
              <w:jc w:val="center"/>
              <w:rPr>
                <w:rFonts w:ascii="Times New Roman" w:eastAsia="Times New Roman" w:hAnsi="Times New Roman" w:cs="Times New Roman"/>
                <w:color w:val="000000"/>
                <w:sz w:val="24"/>
                <w:szCs w:val="24"/>
              </w:rPr>
            </w:pPr>
            <w:moveFrom w:id="364" w:author="SAMSUNG" w:date="2014-03-18T16:24:00Z">
              <w:r w:rsidRPr="00FA120D" w:rsidDel="009D22E3">
                <w:rPr>
                  <w:rFonts w:ascii="Times New Roman" w:eastAsia="Times New Roman" w:hAnsi="Times New Roman" w:cs="Times New Roman"/>
                  <w:color w:val="000000"/>
                  <w:sz w:val="24"/>
                  <w:szCs w:val="24"/>
                </w:rPr>
                <w:t> 4</w:t>
              </w:r>
            </w:moveFrom>
          </w:p>
        </w:tc>
        <w:tc>
          <w:tcPr>
            <w:tcW w:w="2168" w:type="dxa"/>
            <w:tcBorders>
              <w:top w:val="nil"/>
              <w:left w:val="nil"/>
              <w:bottom w:val="single" w:sz="4" w:space="0" w:color="auto"/>
              <w:right w:val="single" w:sz="4" w:space="0" w:color="auto"/>
            </w:tcBorders>
            <w:shd w:val="clear" w:color="auto" w:fill="auto"/>
            <w:vAlign w:val="center"/>
            <w:hideMark/>
            <w:tcPrChange w:id="365" w:author="SAMSUNG" w:date="2014-03-18T16:24:00Z">
              <w:tcPr>
                <w:tcW w:w="2168" w:type="dxa"/>
                <w:tcBorders>
                  <w:top w:val="nil"/>
                  <w:left w:val="nil"/>
                  <w:bottom w:val="single" w:sz="4" w:space="0" w:color="auto"/>
                  <w:right w:val="single" w:sz="4" w:space="0" w:color="auto"/>
                </w:tcBorders>
                <w:shd w:val="clear" w:color="auto" w:fill="auto"/>
                <w:vAlign w:val="center"/>
                <w:hideMark/>
              </w:tcPr>
            </w:tcPrChange>
          </w:tcPr>
          <w:p w14:paraId="6D8A7D2D" w14:textId="12064BEC" w:rsidR="00290A5E" w:rsidRPr="00FA120D" w:rsidDel="009D22E3" w:rsidRDefault="00290A5E" w:rsidP="009D22E3">
            <w:pPr>
              <w:spacing w:after="0" w:line="240" w:lineRule="auto"/>
              <w:jc w:val="center"/>
              <w:rPr>
                <w:rFonts w:ascii="Times New Roman" w:eastAsia="Times New Roman" w:hAnsi="Times New Roman" w:cs="Times New Roman"/>
                <w:color w:val="000000"/>
                <w:sz w:val="24"/>
                <w:szCs w:val="24"/>
              </w:rPr>
            </w:pPr>
            <w:moveFrom w:id="366" w:author="SAMSUNG" w:date="2014-03-18T16:24:00Z">
              <w:r w:rsidRPr="00FA120D" w:rsidDel="009D22E3">
                <w:rPr>
                  <w:rFonts w:ascii="Times New Roman" w:eastAsia="Times New Roman" w:hAnsi="Times New Roman" w:cs="Times New Roman"/>
                  <w:color w:val="000000"/>
                  <w:sz w:val="24"/>
                  <w:szCs w:val="24"/>
                </w:rPr>
                <w:t>Progress Report II</w:t>
              </w:r>
            </w:moveFrom>
          </w:p>
        </w:tc>
        <w:tc>
          <w:tcPr>
            <w:tcW w:w="4500" w:type="dxa"/>
            <w:tcBorders>
              <w:top w:val="nil"/>
              <w:left w:val="nil"/>
              <w:bottom w:val="single" w:sz="4" w:space="0" w:color="auto"/>
              <w:right w:val="single" w:sz="4" w:space="0" w:color="auto"/>
            </w:tcBorders>
            <w:shd w:val="clear" w:color="auto" w:fill="auto"/>
            <w:vAlign w:val="center"/>
            <w:hideMark/>
            <w:tcPrChange w:id="367" w:author="SAMSUNG" w:date="2014-03-18T16:24:00Z">
              <w:tcPr>
                <w:tcW w:w="4500" w:type="dxa"/>
                <w:tcBorders>
                  <w:top w:val="nil"/>
                  <w:left w:val="nil"/>
                  <w:bottom w:val="single" w:sz="4" w:space="0" w:color="auto"/>
                  <w:right w:val="single" w:sz="4" w:space="0" w:color="auto"/>
                </w:tcBorders>
                <w:shd w:val="clear" w:color="auto" w:fill="auto"/>
                <w:vAlign w:val="center"/>
                <w:hideMark/>
              </w:tcPr>
            </w:tcPrChange>
          </w:tcPr>
          <w:p w14:paraId="74F12320" w14:textId="169B553C"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68" w:author="SAMSUNG" w:date="2014-03-18T16:24:00Z">
              <w:r w:rsidRPr="00FA120D" w:rsidDel="009D22E3">
                <w:rPr>
                  <w:rFonts w:ascii="Times New Roman" w:eastAsia="Times New Roman" w:hAnsi="Times New Roman" w:cs="Times New Roman"/>
                  <w:color w:val="000000"/>
                  <w:sz w:val="24"/>
                  <w:szCs w:val="24"/>
                </w:rPr>
                <w:t>- Feature# 7-11</w:t>
              </w:r>
            </w:moveFrom>
          </w:p>
          <w:p w14:paraId="61DD8586" w14:textId="6021909F"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69" w:author="SAMSUNG" w:date="2014-03-18T16:24:00Z">
              <w:r w:rsidRPr="00FA120D" w:rsidDel="009D22E3">
                <w:rPr>
                  <w:rFonts w:ascii="Times New Roman" w:eastAsia="Times New Roman" w:hAnsi="Times New Roman" w:cs="Times New Roman"/>
                  <w:color w:val="000000"/>
                  <w:sz w:val="24"/>
                  <w:szCs w:val="24"/>
                </w:rPr>
                <w:t>- Feature designed</w:t>
              </w:r>
            </w:moveFrom>
          </w:p>
          <w:p w14:paraId="0A584C1C" w14:textId="02B61BF3"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70" w:author="SAMSUNG" w:date="2014-03-18T16:24:00Z">
              <w:r w:rsidRPr="00FA120D" w:rsidDel="009D22E3">
                <w:rPr>
                  <w:rFonts w:ascii="Times New Roman" w:eastAsia="Times New Roman" w:hAnsi="Times New Roman" w:cs="Times New Roman"/>
                  <w:color w:val="000000"/>
                  <w:sz w:val="24"/>
                  <w:szCs w:val="24"/>
                </w:rPr>
                <w:t>- Test planned</w:t>
              </w:r>
            </w:moveFrom>
          </w:p>
          <w:p w14:paraId="786C8D42" w14:textId="1F5AFA3E"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71" w:author="SAMSUNG" w:date="2014-03-18T16:24:00Z">
              <w:r w:rsidRPr="00FA120D" w:rsidDel="009D22E3">
                <w:rPr>
                  <w:rFonts w:ascii="Times New Roman" w:eastAsia="Times New Roman" w:hAnsi="Times New Roman" w:cs="Times New Roman"/>
                  <w:color w:val="000000"/>
                  <w:sz w:val="24"/>
                  <w:szCs w:val="24"/>
                </w:rPr>
                <w:t xml:space="preserve">- Feature implemented </w:t>
              </w:r>
            </w:moveFrom>
          </w:p>
          <w:p w14:paraId="77741AEE" w14:textId="003EE283"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72" w:author="SAMSUNG" w:date="2014-03-18T16:24:00Z">
              <w:r w:rsidRPr="00FA120D" w:rsidDel="009D22E3">
                <w:rPr>
                  <w:rFonts w:ascii="Times New Roman" w:eastAsia="Times New Roman" w:hAnsi="Times New Roman" w:cs="Times New Roman"/>
                  <w:color w:val="000000"/>
                  <w:sz w:val="24"/>
                  <w:szCs w:val="24"/>
                </w:rPr>
                <w:t>- Feature tested</w:t>
              </w:r>
            </w:moveFrom>
          </w:p>
          <w:p w14:paraId="3C3A0357" w14:textId="0018802C"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73" w:author="SAMSUNG" w:date="2014-03-18T16:24:00Z">
              <w:r w:rsidRPr="00FA120D" w:rsidDel="009D22E3">
                <w:rPr>
                  <w:rFonts w:ascii="Times New Roman" w:eastAsia="Times New Roman" w:hAnsi="Times New Roman" w:cs="Times New Roman"/>
                  <w:color w:val="000000"/>
                  <w:sz w:val="24"/>
                  <w:szCs w:val="24"/>
                </w:rPr>
                <w:t>- Progress  report submitted</w:t>
              </w:r>
            </w:moveFrom>
          </w:p>
          <w:p w14:paraId="189EE338" w14:textId="46F9B87E"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74" w:author="SAMSUNG" w:date="2014-03-18T16:24:00Z">
              <w:r w:rsidRPr="00FA120D" w:rsidDel="009D22E3">
                <w:rPr>
                  <w:rFonts w:ascii="Times New Roman" w:eastAsia="Times New Roman" w:hAnsi="Times New Roman" w:cs="Times New Roman"/>
                  <w:color w:val="000000"/>
                  <w:sz w:val="24"/>
                  <w:szCs w:val="24"/>
                </w:rPr>
                <w:t>- Progress report presentation            </w:t>
              </w:r>
            </w:moveFrom>
          </w:p>
        </w:tc>
        <w:tc>
          <w:tcPr>
            <w:tcW w:w="2043" w:type="dxa"/>
            <w:tcBorders>
              <w:top w:val="nil"/>
              <w:left w:val="nil"/>
              <w:bottom w:val="single" w:sz="4" w:space="0" w:color="auto"/>
              <w:right w:val="single" w:sz="4" w:space="0" w:color="auto"/>
            </w:tcBorders>
            <w:shd w:val="clear" w:color="auto" w:fill="auto"/>
            <w:vAlign w:val="center"/>
            <w:hideMark/>
            <w:tcPrChange w:id="375" w:author="SAMSUNG" w:date="2014-03-18T16:24:00Z">
              <w:tcPr>
                <w:tcW w:w="2043" w:type="dxa"/>
                <w:tcBorders>
                  <w:top w:val="nil"/>
                  <w:left w:val="nil"/>
                  <w:bottom w:val="single" w:sz="4" w:space="0" w:color="auto"/>
                  <w:right w:val="single" w:sz="4" w:space="0" w:color="auto"/>
                </w:tcBorders>
                <w:shd w:val="clear" w:color="auto" w:fill="auto"/>
                <w:vAlign w:val="center"/>
                <w:hideMark/>
              </w:tcPr>
            </w:tcPrChange>
          </w:tcPr>
          <w:p w14:paraId="227FA12E" w14:textId="7527A446" w:rsidR="00290A5E" w:rsidRPr="00FA120D" w:rsidDel="009D22E3" w:rsidRDefault="00290A5E" w:rsidP="009D22E3">
            <w:pPr>
              <w:spacing w:after="0" w:line="240" w:lineRule="auto"/>
              <w:jc w:val="center"/>
              <w:rPr>
                <w:rFonts w:ascii="Times New Roman" w:eastAsia="Times New Roman" w:hAnsi="Times New Roman" w:cs="Times New Roman"/>
                <w:color w:val="000000"/>
                <w:sz w:val="24"/>
                <w:szCs w:val="24"/>
              </w:rPr>
            </w:pPr>
            <w:moveFrom w:id="376" w:author="SAMSUNG" w:date="2014-03-18T16:24:00Z">
              <w:r w:rsidRPr="00FA120D" w:rsidDel="009D22E3">
                <w:rPr>
                  <w:rFonts w:ascii="Times New Roman" w:eastAsia="Times New Roman" w:hAnsi="Times New Roman" w:cs="Times New Roman"/>
                  <w:color w:val="000000"/>
                  <w:sz w:val="24"/>
                  <w:szCs w:val="24"/>
                </w:rPr>
                <w:t>Mid July </w:t>
              </w:r>
            </w:moveFrom>
          </w:p>
        </w:tc>
      </w:tr>
      <w:tr w:rsidR="00290A5E" w:rsidRPr="00FA120D" w:rsidDel="009D22E3" w14:paraId="04488099" w14:textId="3C84092C" w:rsidTr="009D22E3">
        <w:trPr>
          <w:trHeight w:val="787"/>
          <w:trPrChange w:id="377" w:author="SAMSUNG" w:date="2014-03-18T16:24:00Z">
            <w:trPr>
              <w:trHeight w:val="787"/>
            </w:trPr>
          </w:trPrChange>
        </w:trPr>
        <w:tc>
          <w:tcPr>
            <w:tcW w:w="1223" w:type="dxa"/>
            <w:tcBorders>
              <w:top w:val="nil"/>
              <w:left w:val="single" w:sz="4" w:space="0" w:color="auto"/>
              <w:bottom w:val="single" w:sz="4" w:space="0" w:color="auto"/>
              <w:right w:val="single" w:sz="4" w:space="0" w:color="auto"/>
            </w:tcBorders>
            <w:shd w:val="clear" w:color="auto" w:fill="auto"/>
            <w:vAlign w:val="center"/>
            <w:tcPrChange w:id="378" w:author="SAMSUNG" w:date="2014-03-18T16:24:00Z">
              <w:tcPr>
                <w:tcW w:w="1223" w:type="dxa"/>
                <w:tcBorders>
                  <w:top w:val="nil"/>
                  <w:left w:val="single" w:sz="4" w:space="0" w:color="auto"/>
                  <w:bottom w:val="single" w:sz="4" w:space="0" w:color="auto"/>
                  <w:right w:val="single" w:sz="4" w:space="0" w:color="auto"/>
                </w:tcBorders>
                <w:shd w:val="clear" w:color="auto" w:fill="auto"/>
                <w:vAlign w:val="center"/>
              </w:tcPr>
            </w:tcPrChange>
          </w:tcPr>
          <w:p w14:paraId="4A7E10F8" w14:textId="097B1C1B" w:rsidR="00290A5E" w:rsidRPr="00FA120D" w:rsidDel="009D22E3" w:rsidRDefault="00290A5E" w:rsidP="009D22E3">
            <w:pPr>
              <w:spacing w:after="0" w:line="240" w:lineRule="auto"/>
              <w:jc w:val="center"/>
              <w:rPr>
                <w:rFonts w:ascii="Times New Roman" w:eastAsia="Times New Roman" w:hAnsi="Times New Roman" w:cs="Times New Roman"/>
                <w:color w:val="000000"/>
                <w:sz w:val="24"/>
                <w:szCs w:val="24"/>
              </w:rPr>
            </w:pPr>
            <w:moveFrom w:id="379" w:author="SAMSUNG" w:date="2014-03-18T16:24:00Z">
              <w:r w:rsidRPr="00FA120D" w:rsidDel="009D22E3">
                <w:rPr>
                  <w:rFonts w:ascii="Times New Roman" w:eastAsia="Times New Roman" w:hAnsi="Times New Roman" w:cs="Times New Roman"/>
                  <w:color w:val="000000"/>
                  <w:sz w:val="24"/>
                  <w:szCs w:val="24"/>
                </w:rPr>
                <w:t>5</w:t>
              </w:r>
            </w:moveFrom>
          </w:p>
        </w:tc>
        <w:tc>
          <w:tcPr>
            <w:tcW w:w="2168" w:type="dxa"/>
            <w:tcBorders>
              <w:top w:val="nil"/>
              <w:left w:val="nil"/>
              <w:bottom w:val="single" w:sz="4" w:space="0" w:color="auto"/>
              <w:right w:val="single" w:sz="4" w:space="0" w:color="auto"/>
            </w:tcBorders>
            <w:shd w:val="clear" w:color="auto" w:fill="auto"/>
            <w:vAlign w:val="center"/>
            <w:tcPrChange w:id="380" w:author="SAMSUNG" w:date="2014-03-18T16:24:00Z">
              <w:tcPr>
                <w:tcW w:w="2168" w:type="dxa"/>
                <w:tcBorders>
                  <w:top w:val="nil"/>
                  <w:left w:val="nil"/>
                  <w:bottom w:val="single" w:sz="4" w:space="0" w:color="auto"/>
                  <w:right w:val="single" w:sz="4" w:space="0" w:color="auto"/>
                </w:tcBorders>
                <w:shd w:val="clear" w:color="auto" w:fill="auto"/>
                <w:vAlign w:val="center"/>
              </w:tcPr>
            </w:tcPrChange>
          </w:tcPr>
          <w:p w14:paraId="615DD761" w14:textId="52F1E5F7" w:rsidR="00290A5E" w:rsidRPr="00FA120D" w:rsidDel="009D22E3" w:rsidRDefault="00290A5E" w:rsidP="009D22E3">
            <w:pPr>
              <w:spacing w:after="0" w:line="240" w:lineRule="auto"/>
              <w:jc w:val="center"/>
              <w:rPr>
                <w:rFonts w:ascii="Times New Roman" w:eastAsia="Times New Roman" w:hAnsi="Times New Roman" w:cs="Times New Roman"/>
                <w:color w:val="000000"/>
                <w:sz w:val="24"/>
                <w:szCs w:val="24"/>
              </w:rPr>
            </w:pPr>
            <w:moveFrom w:id="381" w:author="SAMSUNG" w:date="2014-03-18T16:24:00Z">
              <w:r w:rsidRPr="00FA120D" w:rsidDel="009D22E3">
                <w:rPr>
                  <w:rFonts w:ascii="Times New Roman" w:eastAsia="Times New Roman" w:hAnsi="Times New Roman" w:cs="Times New Roman"/>
                  <w:color w:val="000000"/>
                  <w:sz w:val="24"/>
                  <w:szCs w:val="24"/>
                </w:rPr>
                <w:t>ShowPro</w:t>
              </w:r>
            </w:moveFrom>
          </w:p>
        </w:tc>
        <w:tc>
          <w:tcPr>
            <w:tcW w:w="4500" w:type="dxa"/>
            <w:tcBorders>
              <w:top w:val="nil"/>
              <w:left w:val="nil"/>
              <w:bottom w:val="single" w:sz="4" w:space="0" w:color="auto"/>
              <w:right w:val="single" w:sz="4" w:space="0" w:color="auto"/>
            </w:tcBorders>
            <w:shd w:val="clear" w:color="auto" w:fill="auto"/>
            <w:vAlign w:val="center"/>
            <w:tcPrChange w:id="382" w:author="SAMSUNG" w:date="2014-03-18T16:24:00Z">
              <w:tcPr>
                <w:tcW w:w="4500" w:type="dxa"/>
                <w:tcBorders>
                  <w:top w:val="nil"/>
                  <w:left w:val="nil"/>
                  <w:bottom w:val="single" w:sz="4" w:space="0" w:color="auto"/>
                  <w:right w:val="single" w:sz="4" w:space="0" w:color="auto"/>
                </w:tcBorders>
                <w:shd w:val="clear" w:color="auto" w:fill="auto"/>
                <w:vAlign w:val="center"/>
              </w:tcPr>
            </w:tcPrChange>
          </w:tcPr>
          <w:p w14:paraId="681C838C" w14:textId="736ACFF3" w:rsidR="00290A5E" w:rsidRPr="00FA120D" w:rsidDel="009D22E3" w:rsidRDefault="00290A5E" w:rsidP="009D22E3">
            <w:pPr>
              <w:spacing w:after="0" w:line="240" w:lineRule="auto"/>
              <w:rPr>
                <w:rFonts w:ascii="Times New Roman" w:eastAsia="Times New Roman" w:hAnsi="Times New Roman" w:cs="Times New Roman"/>
                <w:color w:val="000000"/>
                <w:sz w:val="24"/>
                <w:szCs w:val="30"/>
              </w:rPr>
            </w:pPr>
            <w:moveFrom w:id="383" w:author="SAMSUNG" w:date="2014-03-18T16:24:00Z">
              <w:r w:rsidRPr="00FA120D" w:rsidDel="009D22E3">
                <w:rPr>
                  <w:rFonts w:ascii="Times New Roman" w:eastAsia="Times New Roman" w:hAnsi="Times New Roman" w:cs="Times New Roman"/>
                  <w:color w:val="000000"/>
                  <w:sz w:val="24"/>
                  <w:szCs w:val="24"/>
                </w:rPr>
                <w:t>Overall of the system should be higher than 65%.</w:t>
              </w:r>
            </w:moveFrom>
          </w:p>
        </w:tc>
        <w:tc>
          <w:tcPr>
            <w:tcW w:w="2043" w:type="dxa"/>
            <w:tcBorders>
              <w:top w:val="nil"/>
              <w:left w:val="nil"/>
              <w:bottom w:val="single" w:sz="4" w:space="0" w:color="auto"/>
              <w:right w:val="single" w:sz="4" w:space="0" w:color="auto"/>
            </w:tcBorders>
            <w:shd w:val="clear" w:color="auto" w:fill="auto"/>
            <w:vAlign w:val="center"/>
            <w:tcPrChange w:id="384" w:author="SAMSUNG" w:date="2014-03-18T16:24:00Z">
              <w:tcPr>
                <w:tcW w:w="2043" w:type="dxa"/>
                <w:tcBorders>
                  <w:top w:val="nil"/>
                  <w:left w:val="nil"/>
                  <w:bottom w:val="single" w:sz="4" w:space="0" w:color="auto"/>
                  <w:right w:val="single" w:sz="4" w:space="0" w:color="auto"/>
                </w:tcBorders>
                <w:shd w:val="clear" w:color="auto" w:fill="auto"/>
                <w:vAlign w:val="center"/>
              </w:tcPr>
            </w:tcPrChange>
          </w:tcPr>
          <w:p w14:paraId="28EF6D80" w14:textId="63B89DA1" w:rsidR="00290A5E" w:rsidRPr="00FA120D" w:rsidDel="009D22E3" w:rsidRDefault="00290A5E" w:rsidP="009D22E3">
            <w:pPr>
              <w:spacing w:after="0" w:line="240" w:lineRule="auto"/>
              <w:jc w:val="center"/>
              <w:rPr>
                <w:rFonts w:ascii="Times New Roman" w:eastAsia="Times New Roman" w:hAnsi="Times New Roman" w:cs="Times New Roman"/>
                <w:color w:val="000000"/>
                <w:sz w:val="24"/>
                <w:szCs w:val="24"/>
              </w:rPr>
            </w:pPr>
            <w:moveFrom w:id="385" w:author="SAMSUNG" w:date="2014-03-18T16:24:00Z">
              <w:r w:rsidRPr="00FA120D" w:rsidDel="009D22E3">
                <w:rPr>
                  <w:rFonts w:ascii="Times New Roman" w:eastAsia="Times New Roman" w:hAnsi="Times New Roman" w:cs="Times New Roman"/>
                  <w:color w:val="000000"/>
                  <w:sz w:val="24"/>
                  <w:szCs w:val="24"/>
                </w:rPr>
                <w:t>Beginning of September</w:t>
              </w:r>
            </w:moveFrom>
          </w:p>
        </w:tc>
      </w:tr>
      <w:tr w:rsidR="00290A5E" w:rsidRPr="00FA120D" w:rsidDel="009D22E3" w14:paraId="4A25FA39" w14:textId="626FF20B" w:rsidTr="009D22E3">
        <w:trPr>
          <w:trHeight w:val="2698"/>
          <w:trPrChange w:id="386" w:author="SAMSUNG" w:date="2014-03-18T16:24:00Z">
            <w:trPr>
              <w:trHeight w:val="2698"/>
            </w:trPr>
          </w:trPrChange>
        </w:trPr>
        <w:tc>
          <w:tcPr>
            <w:tcW w:w="1223" w:type="dxa"/>
            <w:tcBorders>
              <w:top w:val="nil"/>
              <w:left w:val="single" w:sz="4" w:space="0" w:color="auto"/>
              <w:bottom w:val="single" w:sz="4" w:space="0" w:color="auto"/>
              <w:right w:val="single" w:sz="4" w:space="0" w:color="auto"/>
            </w:tcBorders>
            <w:shd w:val="clear" w:color="auto" w:fill="auto"/>
            <w:vAlign w:val="center"/>
            <w:hideMark/>
            <w:tcPrChange w:id="387" w:author="SAMSUNG" w:date="2014-03-18T16:24:00Z">
              <w:tcPr>
                <w:tcW w:w="1223" w:type="dxa"/>
                <w:tcBorders>
                  <w:top w:val="nil"/>
                  <w:left w:val="single" w:sz="4" w:space="0" w:color="auto"/>
                  <w:bottom w:val="single" w:sz="4" w:space="0" w:color="auto"/>
                  <w:right w:val="single" w:sz="4" w:space="0" w:color="auto"/>
                </w:tcBorders>
                <w:shd w:val="clear" w:color="auto" w:fill="auto"/>
                <w:vAlign w:val="center"/>
                <w:hideMark/>
              </w:tcPr>
            </w:tcPrChange>
          </w:tcPr>
          <w:p w14:paraId="6C7A30CA" w14:textId="3060B51A" w:rsidR="00290A5E" w:rsidRPr="00FA120D" w:rsidDel="009D22E3" w:rsidRDefault="00290A5E" w:rsidP="009D22E3">
            <w:pPr>
              <w:spacing w:after="0" w:line="240" w:lineRule="auto"/>
              <w:jc w:val="center"/>
              <w:rPr>
                <w:rFonts w:ascii="Times New Roman" w:eastAsia="Times New Roman" w:hAnsi="Times New Roman" w:cs="Times New Roman"/>
                <w:color w:val="000000"/>
                <w:sz w:val="24"/>
                <w:szCs w:val="24"/>
              </w:rPr>
            </w:pPr>
            <w:moveFrom w:id="388" w:author="SAMSUNG" w:date="2014-03-18T16:24:00Z">
              <w:r w:rsidRPr="00FA120D" w:rsidDel="009D22E3">
                <w:rPr>
                  <w:rFonts w:ascii="Times New Roman" w:eastAsia="Times New Roman" w:hAnsi="Times New Roman" w:cs="Times New Roman"/>
                  <w:color w:val="000000"/>
                  <w:sz w:val="24"/>
                  <w:szCs w:val="24"/>
                </w:rPr>
                <w:t> 6</w:t>
              </w:r>
            </w:moveFrom>
          </w:p>
        </w:tc>
        <w:tc>
          <w:tcPr>
            <w:tcW w:w="2168" w:type="dxa"/>
            <w:tcBorders>
              <w:top w:val="nil"/>
              <w:left w:val="nil"/>
              <w:bottom w:val="single" w:sz="4" w:space="0" w:color="auto"/>
              <w:right w:val="single" w:sz="4" w:space="0" w:color="auto"/>
            </w:tcBorders>
            <w:shd w:val="clear" w:color="auto" w:fill="auto"/>
            <w:vAlign w:val="center"/>
            <w:hideMark/>
            <w:tcPrChange w:id="389" w:author="SAMSUNG" w:date="2014-03-18T16:24:00Z">
              <w:tcPr>
                <w:tcW w:w="2168" w:type="dxa"/>
                <w:tcBorders>
                  <w:top w:val="nil"/>
                  <w:left w:val="nil"/>
                  <w:bottom w:val="single" w:sz="4" w:space="0" w:color="auto"/>
                  <w:right w:val="single" w:sz="4" w:space="0" w:color="auto"/>
                </w:tcBorders>
                <w:shd w:val="clear" w:color="auto" w:fill="auto"/>
                <w:vAlign w:val="center"/>
                <w:hideMark/>
              </w:tcPr>
            </w:tcPrChange>
          </w:tcPr>
          <w:p w14:paraId="26AEB2F7" w14:textId="0910714D" w:rsidR="00290A5E" w:rsidRPr="00FA120D" w:rsidDel="009D22E3" w:rsidRDefault="00290A5E" w:rsidP="009D22E3">
            <w:pPr>
              <w:spacing w:after="0" w:line="240" w:lineRule="auto"/>
              <w:jc w:val="center"/>
              <w:rPr>
                <w:rFonts w:ascii="Times New Roman" w:eastAsia="Times New Roman" w:hAnsi="Times New Roman" w:cs="Times New Roman"/>
                <w:color w:val="000000"/>
                <w:sz w:val="24"/>
                <w:szCs w:val="24"/>
              </w:rPr>
            </w:pPr>
            <w:moveFrom w:id="390" w:author="SAMSUNG" w:date="2014-03-18T16:24:00Z">
              <w:r w:rsidRPr="00FA120D" w:rsidDel="009D22E3">
                <w:rPr>
                  <w:rFonts w:ascii="Times New Roman" w:eastAsia="Times New Roman" w:hAnsi="Times New Roman" w:cs="Times New Roman"/>
                  <w:color w:val="000000"/>
                  <w:sz w:val="24"/>
                  <w:szCs w:val="24"/>
                </w:rPr>
                <w:t>  Progress Report III</w:t>
              </w:r>
            </w:moveFrom>
          </w:p>
        </w:tc>
        <w:tc>
          <w:tcPr>
            <w:tcW w:w="4500" w:type="dxa"/>
            <w:tcBorders>
              <w:top w:val="nil"/>
              <w:left w:val="nil"/>
              <w:bottom w:val="single" w:sz="4" w:space="0" w:color="auto"/>
              <w:right w:val="single" w:sz="4" w:space="0" w:color="auto"/>
            </w:tcBorders>
            <w:shd w:val="clear" w:color="auto" w:fill="auto"/>
            <w:vAlign w:val="center"/>
            <w:hideMark/>
            <w:tcPrChange w:id="391" w:author="SAMSUNG" w:date="2014-03-18T16:24:00Z">
              <w:tcPr>
                <w:tcW w:w="4500" w:type="dxa"/>
                <w:tcBorders>
                  <w:top w:val="nil"/>
                  <w:left w:val="nil"/>
                  <w:bottom w:val="single" w:sz="4" w:space="0" w:color="auto"/>
                  <w:right w:val="single" w:sz="4" w:space="0" w:color="auto"/>
                </w:tcBorders>
                <w:shd w:val="clear" w:color="auto" w:fill="auto"/>
                <w:vAlign w:val="center"/>
                <w:hideMark/>
              </w:tcPr>
            </w:tcPrChange>
          </w:tcPr>
          <w:p w14:paraId="171471B1" w14:textId="1EF3710F" w:rsidR="00290A5E" w:rsidRPr="00FA120D" w:rsidDel="009D22E3" w:rsidRDefault="00290A5E" w:rsidP="009D22E3">
            <w:pPr>
              <w:spacing w:after="0" w:line="240" w:lineRule="auto"/>
              <w:rPr>
                <w:rFonts w:ascii="Times New Roman" w:eastAsia="Times New Roman" w:hAnsi="Times New Roman" w:cs="Times New Roman"/>
                <w:color w:val="000000"/>
                <w:sz w:val="24"/>
                <w:szCs w:val="24"/>
                <w:cs/>
              </w:rPr>
            </w:pPr>
            <w:moveFrom w:id="392" w:author="SAMSUNG" w:date="2014-03-18T16:24:00Z">
              <w:r w:rsidRPr="00FA120D" w:rsidDel="009D22E3">
                <w:rPr>
                  <w:rFonts w:ascii="Times New Roman" w:eastAsia="Times New Roman" w:hAnsi="Times New Roman" w:cs="Times New Roman"/>
                  <w:color w:val="000000"/>
                  <w:sz w:val="24"/>
                  <w:szCs w:val="24"/>
                </w:rPr>
                <w:t>- Feature#12-18</w:t>
              </w:r>
            </w:moveFrom>
          </w:p>
          <w:p w14:paraId="065A637A" w14:textId="7C451C78"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93" w:author="SAMSUNG" w:date="2014-03-18T16:24:00Z">
              <w:r w:rsidRPr="00FA120D" w:rsidDel="009D22E3">
                <w:rPr>
                  <w:rFonts w:ascii="Times New Roman" w:eastAsia="Times New Roman" w:hAnsi="Times New Roman" w:cs="Times New Roman"/>
                  <w:color w:val="000000"/>
                  <w:sz w:val="24"/>
                  <w:szCs w:val="24"/>
                </w:rPr>
                <w:t>- Integrate and review all documents.</w:t>
              </w:r>
            </w:moveFrom>
          </w:p>
          <w:p w14:paraId="54A7006F" w14:textId="0A920F61"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94" w:author="SAMSUNG" w:date="2014-03-18T16:24:00Z">
              <w:r w:rsidRPr="00FA120D" w:rsidDel="009D22E3">
                <w:rPr>
                  <w:rFonts w:ascii="Times New Roman" w:eastAsia="Times New Roman" w:hAnsi="Times New Roman" w:cs="Times New Roman"/>
                  <w:color w:val="000000"/>
                  <w:sz w:val="24"/>
                  <w:szCs w:val="24"/>
                </w:rPr>
                <w:t xml:space="preserve">- Integrate and review all documents. </w:t>
              </w:r>
            </w:moveFrom>
          </w:p>
          <w:p w14:paraId="25C8763F" w14:textId="2064A05C"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95" w:author="SAMSUNG" w:date="2014-03-18T16:24:00Z">
              <w:r w:rsidRPr="00FA120D" w:rsidDel="009D22E3">
                <w:rPr>
                  <w:rFonts w:ascii="Times New Roman" w:eastAsia="Times New Roman" w:hAnsi="Times New Roman" w:cs="Times New Roman"/>
                  <w:color w:val="000000"/>
                  <w:sz w:val="24"/>
                  <w:szCs w:val="24"/>
                </w:rPr>
                <w:t>- Tests all features.</w:t>
              </w:r>
            </w:moveFrom>
          </w:p>
          <w:p w14:paraId="166D1326" w14:textId="4F68A2A8"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96" w:author="SAMSUNG" w:date="2014-03-18T16:24:00Z">
              <w:r w:rsidRPr="00FA120D" w:rsidDel="009D22E3">
                <w:rPr>
                  <w:rFonts w:ascii="Times New Roman" w:eastAsia="Times New Roman" w:hAnsi="Times New Roman" w:cs="Times New Roman"/>
                  <w:color w:val="000000"/>
                  <w:sz w:val="24"/>
                  <w:szCs w:val="24"/>
                </w:rPr>
                <w:t xml:space="preserve">- Reviews documents are completed.        </w:t>
              </w:r>
            </w:moveFrom>
          </w:p>
          <w:p w14:paraId="71845E7C" w14:textId="7C34EF4A"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97" w:author="SAMSUNG" w:date="2014-03-18T16:24:00Z">
              <w:r w:rsidRPr="00FA120D" w:rsidDel="009D22E3">
                <w:rPr>
                  <w:rFonts w:ascii="Times New Roman" w:eastAsia="Times New Roman" w:hAnsi="Times New Roman" w:cs="Times New Roman"/>
                  <w:color w:val="000000"/>
                  <w:sz w:val="24"/>
                  <w:szCs w:val="24"/>
                </w:rPr>
                <w:t>- Progress  report submitted</w:t>
              </w:r>
            </w:moveFrom>
          </w:p>
          <w:p w14:paraId="7E29B866" w14:textId="15CCF3C1" w:rsidR="00290A5E" w:rsidRPr="00FA120D" w:rsidDel="009D22E3" w:rsidRDefault="00290A5E" w:rsidP="009D22E3">
            <w:pPr>
              <w:spacing w:after="0" w:line="240" w:lineRule="auto"/>
              <w:rPr>
                <w:rFonts w:ascii="Times New Roman" w:eastAsia="Times New Roman" w:hAnsi="Times New Roman" w:cs="Times New Roman"/>
                <w:color w:val="000000"/>
                <w:sz w:val="24"/>
                <w:szCs w:val="24"/>
              </w:rPr>
            </w:pPr>
            <w:moveFrom w:id="398" w:author="SAMSUNG" w:date="2014-03-18T16:24:00Z">
              <w:r w:rsidRPr="00FA120D" w:rsidDel="009D22E3">
                <w:rPr>
                  <w:rFonts w:ascii="Times New Roman" w:eastAsia="Times New Roman" w:hAnsi="Times New Roman" w:cs="Times New Roman"/>
                  <w:color w:val="000000"/>
                  <w:sz w:val="24"/>
                  <w:szCs w:val="24"/>
                </w:rPr>
                <w:t>- Progress report presentation     </w:t>
              </w:r>
            </w:moveFrom>
          </w:p>
        </w:tc>
        <w:tc>
          <w:tcPr>
            <w:tcW w:w="2043" w:type="dxa"/>
            <w:tcBorders>
              <w:top w:val="nil"/>
              <w:left w:val="nil"/>
              <w:bottom w:val="single" w:sz="4" w:space="0" w:color="auto"/>
              <w:right w:val="single" w:sz="4" w:space="0" w:color="auto"/>
            </w:tcBorders>
            <w:shd w:val="clear" w:color="auto" w:fill="auto"/>
            <w:vAlign w:val="center"/>
            <w:hideMark/>
            <w:tcPrChange w:id="399" w:author="SAMSUNG" w:date="2014-03-18T16:24:00Z">
              <w:tcPr>
                <w:tcW w:w="2043" w:type="dxa"/>
                <w:tcBorders>
                  <w:top w:val="nil"/>
                  <w:left w:val="nil"/>
                  <w:bottom w:val="single" w:sz="4" w:space="0" w:color="auto"/>
                  <w:right w:val="single" w:sz="4" w:space="0" w:color="auto"/>
                </w:tcBorders>
                <w:shd w:val="clear" w:color="auto" w:fill="auto"/>
                <w:vAlign w:val="center"/>
                <w:hideMark/>
              </w:tcPr>
            </w:tcPrChange>
          </w:tcPr>
          <w:p w14:paraId="21941CEA" w14:textId="72AFEEFA" w:rsidR="00290A5E" w:rsidRPr="00FA120D" w:rsidDel="009D22E3" w:rsidRDefault="00290A5E" w:rsidP="009D22E3">
            <w:pPr>
              <w:spacing w:after="0" w:line="240" w:lineRule="auto"/>
              <w:jc w:val="center"/>
              <w:rPr>
                <w:rFonts w:ascii="Times New Roman" w:eastAsia="Times New Roman" w:hAnsi="Times New Roman" w:cs="Times New Roman"/>
                <w:color w:val="000000"/>
                <w:sz w:val="24"/>
                <w:szCs w:val="24"/>
              </w:rPr>
            </w:pPr>
            <w:moveFrom w:id="400" w:author="SAMSUNG" w:date="2014-03-18T16:24:00Z">
              <w:r w:rsidRPr="00FA120D" w:rsidDel="009D22E3">
                <w:rPr>
                  <w:rFonts w:ascii="Times New Roman" w:eastAsia="Times New Roman" w:hAnsi="Times New Roman" w:cs="Times New Roman"/>
                  <w:color w:val="000000"/>
                  <w:sz w:val="24"/>
                  <w:szCs w:val="24"/>
                </w:rPr>
                <w:t>End of September </w:t>
              </w:r>
            </w:moveFrom>
          </w:p>
        </w:tc>
      </w:tr>
      <w:moveFromRangeEnd w:id="318"/>
    </w:tbl>
    <w:p w14:paraId="2DFD45E8" w14:textId="77777777" w:rsidR="009A7DE1" w:rsidRPr="00FA120D" w:rsidRDefault="009A7DE1" w:rsidP="009A7DE1">
      <w:pPr>
        <w:rPr>
          <w:rFonts w:ascii="Times New Roman" w:hAnsi="Times New Roman" w:cs="Times New Roman"/>
          <w:b/>
          <w:sz w:val="28"/>
          <w:lang w:val="en-GB"/>
        </w:rPr>
      </w:pPr>
    </w:p>
    <w:p w14:paraId="686FB004" w14:textId="77777777" w:rsidR="009A7DE1" w:rsidRPr="00FA120D" w:rsidRDefault="009A7DE1">
      <w:pPr>
        <w:rPr>
          <w:rFonts w:ascii="Times New Roman" w:hAnsi="Times New Roman" w:cs="Times New Roman"/>
          <w:sz w:val="24"/>
          <w:szCs w:val="24"/>
        </w:rPr>
        <w:sectPr w:rsidR="009A7DE1" w:rsidRPr="00FA120D">
          <w:footerReference w:type="default" r:id="rId32"/>
          <w:pgSz w:w="11906" w:h="16838"/>
          <w:pgMar w:top="1440" w:right="1440" w:bottom="1440" w:left="1440" w:header="708" w:footer="708" w:gutter="0"/>
          <w:cols w:space="708"/>
          <w:docGrid w:linePitch="360"/>
        </w:sectPr>
      </w:pPr>
    </w:p>
    <w:p w14:paraId="1FC08862" w14:textId="77777777" w:rsidR="009A7DE1" w:rsidRPr="00FA120D" w:rsidRDefault="009A7DE1" w:rsidP="009A7DE1">
      <w:pPr>
        <w:rPr>
          <w:rFonts w:ascii="Times New Roman" w:hAnsi="Times New Roman" w:cs="Times New Roman"/>
          <w:b/>
          <w:sz w:val="28"/>
        </w:rPr>
      </w:pPr>
      <w:r w:rsidRPr="00FA120D">
        <w:rPr>
          <w:rFonts w:ascii="Times New Roman" w:hAnsi="Times New Roman" w:cs="Times New Roman"/>
          <w:b/>
          <w:sz w:val="28"/>
          <w:lang w:val="en-GB"/>
        </w:rPr>
        <w:lastRenderedPageBreak/>
        <w:t xml:space="preserve">4.5.2 </w:t>
      </w:r>
      <w:r w:rsidRPr="00FA120D">
        <w:rPr>
          <w:rFonts w:ascii="Times New Roman" w:hAnsi="Times New Roman" w:cs="Times New Roman"/>
          <w:b/>
          <w:bCs/>
          <w:sz w:val="28"/>
        </w:rPr>
        <w:t>Milestones</w:t>
      </w:r>
    </w:p>
    <w:p w14:paraId="383CE5E7" w14:textId="77777777" w:rsidR="009A7DE1" w:rsidRPr="00FA120D" w:rsidRDefault="00FA120D" w:rsidP="009A7DE1">
      <w:pPr>
        <w:rPr>
          <w:rFonts w:ascii="Times New Roman" w:hAnsi="Times New Roman" w:cs="Times New Roman"/>
          <w:b/>
          <w:sz w:val="28"/>
        </w:rPr>
      </w:pPr>
      <w:r w:rsidRPr="00FA120D">
        <w:rPr>
          <w:rFonts w:ascii="Times New Roman" w:hAnsi="Times New Roman" w:cs="Times New Roman"/>
          <w:noProof/>
        </w:rPr>
        <w:drawing>
          <wp:anchor distT="0" distB="0" distL="114300" distR="114300" simplePos="0" relativeHeight="251672576" behindDoc="0" locked="0" layoutInCell="1" allowOverlap="1" wp14:anchorId="4160F733" wp14:editId="3FF82B94">
            <wp:simplePos x="0" y="0"/>
            <wp:positionH relativeFrom="margin">
              <wp:align>center</wp:align>
            </wp:positionH>
            <wp:positionV relativeFrom="paragraph">
              <wp:posOffset>371329</wp:posOffset>
            </wp:positionV>
            <wp:extent cx="10058400" cy="4337102"/>
            <wp:effectExtent l="0" t="0" r="0" b="6350"/>
            <wp:wrapSquare wrapText="bothSides"/>
            <wp:docPr id="12" name="Picture 12" descr="C:\Users\SAMSUNG\Desktop\Propos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SUNG\Desktop\Proposal.gif"/>
                    <pic:cNvPicPr>
                      <a:picLocks noChangeAspect="1" noChangeArrowheads="1"/>
                    </pic:cNvPicPr>
                  </pic:nvPicPr>
                  <pic:blipFill rotWithShape="1">
                    <a:blip r:embed="rId33">
                      <a:extLst>
                        <a:ext uri="{28A0092B-C50C-407E-A947-70E740481C1C}">
                          <a14:useLocalDpi xmlns:a14="http://schemas.microsoft.com/office/drawing/2010/main" val="0"/>
                        </a:ext>
                      </a:extLst>
                    </a:blip>
                    <a:srcRect l="5534"/>
                    <a:stretch/>
                  </pic:blipFill>
                  <pic:spPr bwMode="auto">
                    <a:xfrm>
                      <a:off x="0" y="0"/>
                      <a:ext cx="10058400" cy="433710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4CA1A4" w14:textId="77777777" w:rsidR="009A7DE1" w:rsidRPr="00FA120D" w:rsidRDefault="009A7DE1" w:rsidP="009A7DE1">
      <w:pPr>
        <w:spacing w:after="0" w:line="276" w:lineRule="auto"/>
        <w:rPr>
          <w:rFonts w:ascii="Times New Roman" w:hAnsi="Times New Roman" w:cs="Times New Roman"/>
        </w:rPr>
      </w:pPr>
    </w:p>
    <w:p w14:paraId="7DE1D86E" w14:textId="77777777" w:rsidR="009A7DE1" w:rsidRPr="00FA120D" w:rsidRDefault="009A7DE1" w:rsidP="009A7DE1">
      <w:pPr>
        <w:pStyle w:val="Heading2"/>
        <w:spacing w:before="0" w:after="200" w:line="276" w:lineRule="auto"/>
        <w:rPr>
          <w:rFonts w:ascii="Times New Roman" w:hAnsi="Times New Roman" w:cs="Times New Roman"/>
          <w:color w:val="auto"/>
          <w:sz w:val="32"/>
          <w:szCs w:val="32"/>
        </w:rPr>
      </w:pPr>
    </w:p>
    <w:p w14:paraId="5C38FB94" w14:textId="77777777" w:rsidR="009A7DE1" w:rsidRPr="00FA120D" w:rsidRDefault="00290A5E" w:rsidP="009A7DE1">
      <w:pPr>
        <w:pStyle w:val="Heading2"/>
        <w:spacing w:before="0" w:after="200" w:line="276" w:lineRule="auto"/>
        <w:rPr>
          <w:rFonts w:ascii="Times New Roman" w:hAnsi="Times New Roman" w:cs="Times New Roman"/>
          <w:color w:val="auto"/>
          <w:sz w:val="32"/>
          <w:szCs w:val="32"/>
        </w:rPr>
      </w:pPr>
      <w:r w:rsidRPr="00FA120D">
        <w:rPr>
          <w:rFonts w:ascii="Times New Roman" w:hAnsi="Times New Roman" w:cs="Times New Roman"/>
          <w:noProof/>
          <w:color w:val="auto"/>
          <w:sz w:val="32"/>
          <w:szCs w:val="32"/>
        </w:rPr>
        <w:drawing>
          <wp:anchor distT="0" distB="0" distL="114300" distR="114300" simplePos="0" relativeHeight="251673600" behindDoc="0" locked="0" layoutInCell="1" allowOverlap="1" wp14:anchorId="2EACB49E" wp14:editId="3299E1CC">
            <wp:simplePos x="0" y="0"/>
            <wp:positionH relativeFrom="margin">
              <wp:align>center</wp:align>
            </wp:positionH>
            <wp:positionV relativeFrom="paragraph">
              <wp:posOffset>346612</wp:posOffset>
            </wp:positionV>
            <wp:extent cx="10368280" cy="4262120"/>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98DFB3.tmp"/>
                    <pic:cNvPicPr/>
                  </pic:nvPicPr>
                  <pic:blipFill rotWithShape="1">
                    <a:blip r:embed="rId34">
                      <a:extLst>
                        <a:ext uri="{28A0092B-C50C-407E-A947-70E740481C1C}">
                          <a14:useLocalDpi xmlns:a14="http://schemas.microsoft.com/office/drawing/2010/main" val="0"/>
                        </a:ext>
                      </a:extLst>
                    </a:blip>
                    <a:srcRect l="5869"/>
                    <a:stretch/>
                  </pic:blipFill>
                  <pic:spPr bwMode="auto">
                    <a:xfrm>
                      <a:off x="0" y="0"/>
                      <a:ext cx="10368280" cy="426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185448" w14:textId="77777777" w:rsidR="009A7DE1" w:rsidRPr="00FA120D" w:rsidRDefault="009A7DE1" w:rsidP="009A7DE1">
      <w:pPr>
        <w:pStyle w:val="Heading2"/>
        <w:spacing w:before="0" w:after="200" w:line="276" w:lineRule="auto"/>
        <w:rPr>
          <w:rFonts w:ascii="Times New Roman" w:hAnsi="Times New Roman" w:cs="Times New Roman"/>
          <w:color w:val="auto"/>
          <w:sz w:val="32"/>
          <w:szCs w:val="32"/>
        </w:rPr>
      </w:pPr>
    </w:p>
    <w:p w14:paraId="6D65F6C4" w14:textId="77777777" w:rsidR="009A7DE1" w:rsidRPr="00FA120D" w:rsidRDefault="00290A5E" w:rsidP="009A7DE1">
      <w:pPr>
        <w:pStyle w:val="Heading2"/>
        <w:spacing w:before="0" w:after="200" w:line="276" w:lineRule="auto"/>
        <w:rPr>
          <w:rFonts w:ascii="Times New Roman" w:hAnsi="Times New Roman" w:cs="Times New Roman"/>
          <w:color w:val="auto"/>
          <w:sz w:val="32"/>
          <w:szCs w:val="32"/>
        </w:rPr>
      </w:pPr>
      <w:r w:rsidRPr="00FA120D">
        <w:rPr>
          <w:rFonts w:ascii="Times New Roman" w:hAnsi="Times New Roman" w:cs="Times New Roman"/>
          <w:noProof/>
          <w:color w:val="auto"/>
          <w:sz w:val="32"/>
          <w:szCs w:val="32"/>
        </w:rPr>
        <w:lastRenderedPageBreak/>
        <w:drawing>
          <wp:anchor distT="0" distB="0" distL="114300" distR="114300" simplePos="0" relativeHeight="251674624" behindDoc="0" locked="0" layoutInCell="1" allowOverlap="1" wp14:anchorId="54782520" wp14:editId="20352A8C">
            <wp:simplePos x="0" y="0"/>
            <wp:positionH relativeFrom="margin">
              <wp:align>center</wp:align>
            </wp:positionH>
            <wp:positionV relativeFrom="paragraph">
              <wp:posOffset>752475</wp:posOffset>
            </wp:positionV>
            <wp:extent cx="10472420" cy="4210050"/>
            <wp:effectExtent l="0" t="0" r="508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98FBA.tmp"/>
                    <pic:cNvPicPr/>
                  </pic:nvPicPr>
                  <pic:blipFill>
                    <a:blip r:embed="rId35">
                      <a:extLst>
                        <a:ext uri="{28A0092B-C50C-407E-A947-70E740481C1C}">
                          <a14:useLocalDpi xmlns:a14="http://schemas.microsoft.com/office/drawing/2010/main" val="0"/>
                        </a:ext>
                      </a:extLst>
                    </a:blip>
                    <a:stretch>
                      <a:fillRect/>
                    </a:stretch>
                  </pic:blipFill>
                  <pic:spPr>
                    <a:xfrm>
                      <a:off x="0" y="0"/>
                      <a:ext cx="10472420" cy="4210050"/>
                    </a:xfrm>
                    <a:prstGeom prst="rect">
                      <a:avLst/>
                    </a:prstGeom>
                  </pic:spPr>
                </pic:pic>
              </a:graphicData>
            </a:graphic>
            <wp14:sizeRelH relativeFrom="margin">
              <wp14:pctWidth>0</wp14:pctWidth>
            </wp14:sizeRelH>
            <wp14:sizeRelV relativeFrom="margin">
              <wp14:pctHeight>0</wp14:pctHeight>
            </wp14:sizeRelV>
          </wp:anchor>
        </w:drawing>
      </w:r>
    </w:p>
    <w:p w14:paraId="7BB8A846" w14:textId="77777777" w:rsidR="009A7DE1" w:rsidRPr="00FA120D" w:rsidRDefault="009A7DE1" w:rsidP="009A7DE1">
      <w:pPr>
        <w:pStyle w:val="Heading2"/>
        <w:spacing w:before="0" w:after="200" w:line="276" w:lineRule="auto"/>
        <w:rPr>
          <w:rFonts w:ascii="Times New Roman" w:hAnsi="Times New Roman" w:cs="Times New Roman"/>
          <w:color w:val="auto"/>
          <w:sz w:val="32"/>
          <w:szCs w:val="32"/>
        </w:rPr>
      </w:pPr>
    </w:p>
    <w:p w14:paraId="761C74FF" w14:textId="77777777" w:rsidR="009A7DE1" w:rsidRPr="00FA120D" w:rsidRDefault="009A7DE1" w:rsidP="009A7DE1">
      <w:pPr>
        <w:pStyle w:val="Heading2"/>
        <w:spacing w:before="0" w:after="200" w:line="276" w:lineRule="auto"/>
        <w:rPr>
          <w:rFonts w:ascii="Times New Roman" w:hAnsi="Times New Roman" w:cs="Times New Roman"/>
          <w:color w:val="auto"/>
          <w:sz w:val="32"/>
          <w:szCs w:val="32"/>
        </w:rPr>
      </w:pPr>
    </w:p>
    <w:p w14:paraId="3CC1464F" w14:textId="77777777" w:rsidR="009A7DE1" w:rsidRPr="00FA120D" w:rsidRDefault="009A7DE1" w:rsidP="009A7DE1">
      <w:pPr>
        <w:pStyle w:val="Heading2"/>
        <w:spacing w:before="0" w:after="200" w:line="276" w:lineRule="auto"/>
        <w:rPr>
          <w:rFonts w:ascii="Times New Roman" w:hAnsi="Times New Roman" w:cs="Times New Roman"/>
          <w:color w:val="auto"/>
          <w:sz w:val="32"/>
          <w:szCs w:val="32"/>
        </w:rPr>
      </w:pPr>
    </w:p>
    <w:p w14:paraId="5DB31F49" w14:textId="77777777" w:rsidR="009A7DE1" w:rsidRPr="00FA120D" w:rsidRDefault="00767459" w:rsidP="009A7DE1">
      <w:pPr>
        <w:pStyle w:val="Heading2"/>
        <w:spacing w:before="0" w:after="200" w:line="276" w:lineRule="auto"/>
        <w:rPr>
          <w:rFonts w:ascii="Times New Roman" w:hAnsi="Times New Roman" w:cs="Times New Roman"/>
          <w:color w:val="auto"/>
          <w:sz w:val="32"/>
          <w:szCs w:val="32"/>
        </w:rPr>
      </w:pPr>
      <w:r w:rsidRPr="00FA120D">
        <w:rPr>
          <w:rFonts w:ascii="Times New Roman" w:hAnsi="Times New Roman" w:cs="Times New Roman"/>
          <w:noProof/>
          <w:color w:val="auto"/>
          <w:sz w:val="32"/>
          <w:szCs w:val="32"/>
        </w:rPr>
        <w:drawing>
          <wp:inline distT="0" distB="0" distL="0" distR="0" wp14:anchorId="32AE023E" wp14:editId="5898E601">
            <wp:extent cx="8863330" cy="489004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98A640.tmp"/>
                    <pic:cNvPicPr/>
                  </pic:nvPicPr>
                  <pic:blipFill>
                    <a:blip r:embed="rId36">
                      <a:extLst>
                        <a:ext uri="{28A0092B-C50C-407E-A947-70E740481C1C}">
                          <a14:useLocalDpi xmlns:a14="http://schemas.microsoft.com/office/drawing/2010/main" val="0"/>
                        </a:ext>
                      </a:extLst>
                    </a:blip>
                    <a:stretch>
                      <a:fillRect/>
                    </a:stretch>
                  </pic:blipFill>
                  <pic:spPr>
                    <a:xfrm>
                      <a:off x="0" y="0"/>
                      <a:ext cx="8863330" cy="4890049"/>
                    </a:xfrm>
                    <a:prstGeom prst="rect">
                      <a:avLst/>
                    </a:prstGeom>
                  </pic:spPr>
                </pic:pic>
              </a:graphicData>
            </a:graphic>
          </wp:inline>
        </w:drawing>
      </w:r>
    </w:p>
    <w:p w14:paraId="3BC42483" w14:textId="77777777" w:rsidR="00767459" w:rsidRPr="00FA120D" w:rsidRDefault="00767459" w:rsidP="009A7DE1">
      <w:pPr>
        <w:pStyle w:val="Heading2"/>
        <w:spacing w:before="0" w:after="200" w:line="276" w:lineRule="auto"/>
        <w:rPr>
          <w:rFonts w:ascii="Times New Roman" w:hAnsi="Times New Roman" w:cs="Times New Roman"/>
          <w:color w:val="auto"/>
          <w:sz w:val="32"/>
          <w:szCs w:val="32"/>
        </w:rPr>
        <w:sectPr w:rsidR="00767459" w:rsidRPr="00FA120D" w:rsidSect="009A7DE1">
          <w:pgSz w:w="16838" w:h="11906" w:orient="landscape"/>
          <w:pgMar w:top="1440" w:right="1440" w:bottom="1440" w:left="1440" w:header="708" w:footer="708" w:gutter="0"/>
          <w:cols w:space="708"/>
          <w:docGrid w:linePitch="360"/>
        </w:sectPr>
      </w:pPr>
    </w:p>
    <w:p w14:paraId="6EB98C21" w14:textId="77777777" w:rsidR="00767459" w:rsidRPr="00FA120D" w:rsidRDefault="00767459" w:rsidP="00767459">
      <w:pPr>
        <w:pStyle w:val="Heading1"/>
        <w:rPr>
          <w:rFonts w:ascii="Times New Roman" w:hAnsi="Times New Roman" w:cs="Times New Roman"/>
        </w:rPr>
      </w:pPr>
      <w:commentRangeStart w:id="401"/>
      <w:r w:rsidRPr="00FA120D">
        <w:rPr>
          <w:rFonts w:ascii="Times New Roman" w:hAnsi="Times New Roman" w:cs="Times New Roman"/>
        </w:rPr>
        <w:lastRenderedPageBreak/>
        <w:t>Chapter Five | References</w:t>
      </w:r>
      <w:commentRangeEnd w:id="401"/>
      <w:r w:rsidR="00C15B88">
        <w:rPr>
          <w:rStyle w:val="CommentReference"/>
          <w:rFonts w:asciiTheme="minorHAnsi" w:eastAsiaTheme="minorHAnsi" w:hAnsiTheme="minorHAnsi" w:cstheme="minorBidi"/>
          <w:color w:val="auto"/>
        </w:rPr>
        <w:commentReference w:id="401"/>
      </w:r>
      <w:r w:rsidR="00546BAB" w:rsidRPr="00FA120D">
        <w:rPr>
          <w:rFonts w:ascii="Times New Roman" w:hAnsi="Times New Roman" w:cs="Times New Roman"/>
        </w:rPr>
        <w:br/>
      </w:r>
    </w:p>
    <w:p w14:paraId="5F41C652" w14:textId="77777777" w:rsidR="00546BAB" w:rsidRPr="00FA120D" w:rsidRDefault="00546BAB" w:rsidP="00546BAB">
      <w:pPr>
        <w:rPr>
          <w:rFonts w:ascii="Times New Roman" w:hAnsi="Times New Roman" w:cs="Times New Roman"/>
          <w:sz w:val="24"/>
          <w:szCs w:val="24"/>
        </w:rPr>
      </w:pPr>
      <w:r w:rsidRPr="00FA120D">
        <w:rPr>
          <w:rFonts w:ascii="Times New Roman" w:hAnsi="Times New Roman" w:cs="Times New Roman"/>
          <w:sz w:val="24"/>
          <w:szCs w:val="24"/>
          <w:vertAlign w:val="superscript"/>
        </w:rPr>
        <w:t>[1]</w:t>
      </w:r>
      <w:r w:rsidRPr="00FA120D">
        <w:rPr>
          <w:rFonts w:ascii="Times New Roman" w:hAnsi="Times New Roman" w:cs="Times New Roman"/>
          <w:sz w:val="24"/>
          <w:szCs w:val="24"/>
        </w:rPr>
        <w:t xml:space="preserve"> </w:t>
      </w:r>
      <w:hyperlink r:id="rId37" w:history="1">
        <w:r w:rsidRPr="00FA120D">
          <w:rPr>
            <w:rStyle w:val="Hyperlink"/>
            <w:rFonts w:ascii="Times New Roman" w:hAnsi="Times New Roman" w:cs="Times New Roman"/>
            <w:sz w:val="24"/>
            <w:szCs w:val="24"/>
          </w:rPr>
          <w:t>https://www.freelancer.com/</w:t>
        </w:r>
      </w:hyperlink>
    </w:p>
    <w:p w14:paraId="79622D33" w14:textId="77777777" w:rsidR="00546BAB" w:rsidRPr="00FA120D" w:rsidRDefault="00546BAB" w:rsidP="00546BAB">
      <w:pPr>
        <w:rPr>
          <w:rFonts w:ascii="Times New Roman" w:hAnsi="Times New Roman" w:cs="Times New Roman"/>
          <w:sz w:val="24"/>
          <w:szCs w:val="24"/>
        </w:rPr>
      </w:pPr>
      <w:r w:rsidRPr="00FA120D">
        <w:rPr>
          <w:rFonts w:ascii="Times New Roman" w:hAnsi="Times New Roman" w:cs="Times New Roman"/>
          <w:sz w:val="24"/>
          <w:szCs w:val="24"/>
          <w:vertAlign w:val="superscript"/>
          <w:lang w:bidi="ar-SA"/>
        </w:rPr>
        <w:t>[2]</w:t>
      </w:r>
      <w:r w:rsidRPr="00FA120D">
        <w:rPr>
          <w:rFonts w:ascii="Times New Roman" w:hAnsi="Times New Roman" w:cs="Times New Roman"/>
          <w:sz w:val="24"/>
          <w:szCs w:val="24"/>
          <w:lang w:bidi="ar-SA"/>
        </w:rPr>
        <w:t xml:space="preserve"> </w:t>
      </w:r>
      <w:r w:rsidRPr="00FA120D">
        <w:rPr>
          <w:rFonts w:ascii="Times New Roman" w:hAnsi="Times New Roman" w:cs="Times New Roman"/>
          <w:sz w:val="24"/>
          <w:szCs w:val="24"/>
        </w:rPr>
        <w:t>http://www.freelance-hub.com/</w:t>
      </w:r>
    </w:p>
    <w:p w14:paraId="466CEF91" w14:textId="77777777" w:rsidR="00767459" w:rsidRPr="00FA120D" w:rsidRDefault="0069333F" w:rsidP="00767459">
      <w:pPr>
        <w:pStyle w:val="Heading2"/>
        <w:spacing w:after="200" w:line="276" w:lineRule="auto"/>
        <w:rPr>
          <w:rFonts w:ascii="Times New Roman" w:hAnsi="Times New Roman" w:cs="Times New Roman"/>
          <w:color w:val="auto"/>
          <w:sz w:val="24"/>
          <w:szCs w:val="24"/>
        </w:rPr>
      </w:pPr>
      <w:r w:rsidRPr="00FA120D">
        <w:rPr>
          <w:rFonts w:ascii="Times New Roman" w:hAnsi="Times New Roman" w:cs="Times New Roman"/>
          <w:sz w:val="24"/>
          <w:szCs w:val="24"/>
          <w:vertAlign w:val="superscript"/>
          <w:lang w:bidi="ar-SA"/>
        </w:rPr>
        <w:t xml:space="preserve"> [</w:t>
      </w:r>
      <w:r w:rsidR="00546BAB" w:rsidRPr="00FA120D">
        <w:rPr>
          <w:rFonts w:ascii="Times New Roman" w:hAnsi="Times New Roman" w:cs="Times New Roman"/>
          <w:sz w:val="24"/>
          <w:szCs w:val="24"/>
          <w:vertAlign w:val="superscript"/>
          <w:lang w:bidi="ar-SA"/>
        </w:rPr>
        <w:t>3</w:t>
      </w:r>
      <w:r w:rsidRPr="00FA120D">
        <w:rPr>
          <w:rFonts w:ascii="Times New Roman" w:hAnsi="Times New Roman" w:cs="Times New Roman"/>
          <w:sz w:val="24"/>
          <w:szCs w:val="24"/>
          <w:vertAlign w:val="superscript"/>
          <w:lang w:bidi="ar-SA"/>
        </w:rPr>
        <w:t>]</w:t>
      </w:r>
      <w:r w:rsidRPr="00FA120D">
        <w:rPr>
          <w:rFonts w:ascii="Times New Roman" w:hAnsi="Times New Roman" w:cs="Times New Roman"/>
          <w:sz w:val="24"/>
          <w:szCs w:val="24"/>
          <w:lang w:bidi="ar-SA"/>
        </w:rPr>
        <w:t xml:space="preserve"> </w:t>
      </w:r>
      <w:r w:rsidR="00767459" w:rsidRPr="00FA120D">
        <w:rPr>
          <w:rFonts w:ascii="Times New Roman" w:hAnsi="Times New Roman" w:cs="Times New Roman"/>
          <w:color w:val="auto"/>
          <w:sz w:val="24"/>
          <w:szCs w:val="24"/>
        </w:rPr>
        <w:t>http://www.w3schools.com/html/html_intro.asp</w:t>
      </w:r>
    </w:p>
    <w:p w14:paraId="5C2F7932" w14:textId="77777777" w:rsidR="00767459" w:rsidRPr="00FA120D" w:rsidRDefault="00546BAB" w:rsidP="00767459">
      <w:pPr>
        <w:pStyle w:val="Heading2"/>
        <w:spacing w:after="200" w:line="276" w:lineRule="auto"/>
        <w:rPr>
          <w:rFonts w:ascii="Times New Roman" w:hAnsi="Times New Roman" w:cs="Times New Roman"/>
          <w:color w:val="auto"/>
          <w:sz w:val="24"/>
          <w:szCs w:val="24"/>
        </w:rPr>
      </w:pPr>
      <w:r w:rsidRPr="00FA120D">
        <w:rPr>
          <w:rFonts w:ascii="Times New Roman" w:hAnsi="Times New Roman" w:cs="Times New Roman"/>
          <w:sz w:val="24"/>
          <w:szCs w:val="24"/>
          <w:vertAlign w:val="superscript"/>
          <w:lang w:bidi="ar-SA"/>
        </w:rPr>
        <w:t>[4]</w:t>
      </w:r>
      <w:r w:rsidRPr="00FA120D">
        <w:rPr>
          <w:rFonts w:ascii="Times New Roman" w:hAnsi="Times New Roman" w:cs="Times New Roman"/>
          <w:sz w:val="24"/>
          <w:szCs w:val="24"/>
          <w:lang w:bidi="ar-SA"/>
        </w:rPr>
        <w:t xml:space="preserve"> </w:t>
      </w:r>
      <w:r w:rsidR="00767459" w:rsidRPr="00FA120D">
        <w:rPr>
          <w:rFonts w:ascii="Times New Roman" w:hAnsi="Times New Roman" w:cs="Times New Roman"/>
          <w:color w:val="auto"/>
          <w:sz w:val="24"/>
          <w:szCs w:val="24"/>
        </w:rPr>
        <w:t>http://evincetech.wordpress.com/2013/02/02/pros-cons-of-html5/</w:t>
      </w:r>
    </w:p>
    <w:p w14:paraId="2449661B" w14:textId="77777777" w:rsidR="00767459" w:rsidRPr="00FA120D" w:rsidRDefault="00546BAB" w:rsidP="00767459">
      <w:pPr>
        <w:pStyle w:val="Heading2"/>
        <w:spacing w:after="200" w:line="276" w:lineRule="auto"/>
        <w:rPr>
          <w:rFonts w:ascii="Times New Roman" w:hAnsi="Times New Roman" w:cs="Times New Roman"/>
          <w:color w:val="auto"/>
          <w:sz w:val="24"/>
          <w:szCs w:val="24"/>
        </w:rPr>
      </w:pPr>
      <w:r w:rsidRPr="00FA120D">
        <w:rPr>
          <w:rFonts w:ascii="Times New Roman" w:hAnsi="Times New Roman" w:cs="Times New Roman"/>
          <w:sz w:val="24"/>
          <w:szCs w:val="24"/>
          <w:vertAlign w:val="superscript"/>
          <w:lang w:bidi="ar-SA"/>
        </w:rPr>
        <w:t>[5]</w:t>
      </w:r>
      <w:r w:rsidRPr="00FA120D">
        <w:rPr>
          <w:rFonts w:ascii="Times New Roman" w:hAnsi="Times New Roman" w:cs="Times New Roman"/>
          <w:sz w:val="24"/>
          <w:szCs w:val="24"/>
          <w:lang w:bidi="ar-SA"/>
        </w:rPr>
        <w:t xml:space="preserve"> </w:t>
      </w:r>
      <w:r w:rsidR="00767459" w:rsidRPr="00FA120D">
        <w:rPr>
          <w:rFonts w:ascii="Times New Roman" w:hAnsi="Times New Roman" w:cs="Times New Roman"/>
          <w:color w:val="auto"/>
          <w:sz w:val="24"/>
          <w:szCs w:val="24"/>
        </w:rPr>
        <w:t>http://en.wikipedia.org/wiki/HTML5#cite_note-HTML5-20110405-2</w:t>
      </w:r>
    </w:p>
    <w:p w14:paraId="2EDEE5B6" w14:textId="77777777" w:rsidR="00767459" w:rsidRPr="00FA120D" w:rsidRDefault="00546BAB" w:rsidP="00767459">
      <w:pPr>
        <w:pStyle w:val="Heading2"/>
        <w:spacing w:after="200" w:line="276" w:lineRule="auto"/>
        <w:rPr>
          <w:rFonts w:ascii="Times New Roman" w:hAnsi="Times New Roman" w:cs="Times New Roman"/>
          <w:color w:val="auto"/>
          <w:sz w:val="24"/>
          <w:szCs w:val="24"/>
        </w:rPr>
      </w:pPr>
      <w:r w:rsidRPr="00FA120D">
        <w:rPr>
          <w:rFonts w:ascii="Times New Roman" w:hAnsi="Times New Roman" w:cs="Times New Roman"/>
          <w:sz w:val="24"/>
          <w:szCs w:val="24"/>
          <w:vertAlign w:val="superscript"/>
          <w:lang w:bidi="ar-SA"/>
        </w:rPr>
        <w:t>[6]</w:t>
      </w:r>
      <w:r w:rsidRPr="00FA120D">
        <w:rPr>
          <w:rFonts w:ascii="Times New Roman" w:hAnsi="Times New Roman" w:cs="Times New Roman"/>
          <w:sz w:val="24"/>
          <w:szCs w:val="24"/>
          <w:lang w:bidi="ar-SA"/>
        </w:rPr>
        <w:t xml:space="preserve"> </w:t>
      </w:r>
      <w:r w:rsidR="00767459" w:rsidRPr="00FA120D">
        <w:rPr>
          <w:rFonts w:ascii="Times New Roman" w:hAnsi="Times New Roman" w:cs="Times New Roman"/>
          <w:color w:val="auto"/>
          <w:sz w:val="24"/>
          <w:szCs w:val="24"/>
        </w:rPr>
        <w:t>http://www.w3schools.com/css/css_intro.asp</w:t>
      </w:r>
    </w:p>
    <w:p w14:paraId="381F5108" w14:textId="77777777" w:rsidR="00767459" w:rsidRPr="00FA120D" w:rsidRDefault="00546BAB" w:rsidP="00767459">
      <w:pPr>
        <w:pStyle w:val="Heading2"/>
        <w:spacing w:after="200" w:line="276" w:lineRule="auto"/>
        <w:rPr>
          <w:rFonts w:ascii="Times New Roman" w:hAnsi="Times New Roman" w:cs="Times New Roman"/>
          <w:color w:val="auto"/>
          <w:sz w:val="24"/>
          <w:szCs w:val="24"/>
        </w:rPr>
      </w:pPr>
      <w:r w:rsidRPr="00FA120D">
        <w:rPr>
          <w:rFonts w:ascii="Times New Roman" w:hAnsi="Times New Roman" w:cs="Times New Roman"/>
          <w:sz w:val="24"/>
          <w:szCs w:val="24"/>
          <w:vertAlign w:val="superscript"/>
          <w:lang w:bidi="ar-SA"/>
        </w:rPr>
        <w:t>[7]</w:t>
      </w:r>
      <w:r w:rsidRPr="00FA120D">
        <w:rPr>
          <w:rFonts w:ascii="Times New Roman" w:hAnsi="Times New Roman" w:cs="Times New Roman"/>
          <w:sz w:val="24"/>
          <w:szCs w:val="24"/>
          <w:lang w:bidi="ar-SA"/>
        </w:rPr>
        <w:t xml:space="preserve"> </w:t>
      </w:r>
      <w:r w:rsidR="00767459" w:rsidRPr="00FA120D">
        <w:rPr>
          <w:rFonts w:ascii="Times New Roman" w:hAnsi="Times New Roman" w:cs="Times New Roman"/>
          <w:color w:val="auto"/>
          <w:sz w:val="24"/>
          <w:szCs w:val="24"/>
        </w:rPr>
        <w:t>http://www.asp.net/mvc/mvc4</w:t>
      </w:r>
    </w:p>
    <w:p w14:paraId="2474788C" w14:textId="77777777" w:rsidR="00767459" w:rsidRPr="00FA120D" w:rsidRDefault="00546BAB" w:rsidP="00767459">
      <w:pPr>
        <w:pStyle w:val="Heading2"/>
        <w:spacing w:after="200" w:line="276" w:lineRule="auto"/>
        <w:rPr>
          <w:rFonts w:ascii="Times New Roman" w:hAnsi="Times New Roman" w:cs="Times New Roman"/>
          <w:color w:val="auto"/>
          <w:sz w:val="24"/>
          <w:szCs w:val="24"/>
        </w:rPr>
      </w:pPr>
      <w:r w:rsidRPr="00FA120D">
        <w:rPr>
          <w:rFonts w:ascii="Times New Roman" w:hAnsi="Times New Roman" w:cs="Times New Roman"/>
          <w:sz w:val="24"/>
          <w:szCs w:val="24"/>
          <w:vertAlign w:val="superscript"/>
          <w:lang w:bidi="ar-SA"/>
        </w:rPr>
        <w:t>[8]</w:t>
      </w:r>
      <w:r w:rsidRPr="00FA120D">
        <w:rPr>
          <w:rFonts w:ascii="Times New Roman" w:hAnsi="Times New Roman" w:cs="Times New Roman"/>
          <w:sz w:val="24"/>
          <w:szCs w:val="24"/>
          <w:lang w:bidi="ar-SA"/>
        </w:rPr>
        <w:t xml:space="preserve"> </w:t>
      </w:r>
      <w:r w:rsidR="00767459" w:rsidRPr="00FA120D">
        <w:rPr>
          <w:rFonts w:ascii="Times New Roman" w:hAnsi="Times New Roman" w:cs="Times New Roman"/>
          <w:color w:val="auto"/>
          <w:sz w:val="24"/>
          <w:szCs w:val="24"/>
        </w:rPr>
        <w:t>http://msdn.microsoft.com/en-us/library/</w:t>
      </w:r>
      <w:proofErr w:type="gramStart"/>
      <w:r w:rsidR="00767459" w:rsidRPr="00FA120D">
        <w:rPr>
          <w:rFonts w:ascii="Times New Roman" w:hAnsi="Times New Roman" w:cs="Times New Roman"/>
          <w:color w:val="auto"/>
          <w:sz w:val="24"/>
          <w:szCs w:val="24"/>
        </w:rPr>
        <w:t>aa983532(</w:t>
      </w:r>
      <w:proofErr w:type="gramEnd"/>
      <w:r w:rsidR="00767459" w:rsidRPr="00FA120D">
        <w:rPr>
          <w:rFonts w:ascii="Times New Roman" w:hAnsi="Times New Roman" w:cs="Times New Roman"/>
          <w:color w:val="auto"/>
          <w:sz w:val="24"/>
          <w:szCs w:val="24"/>
        </w:rPr>
        <w:t>v=vs.71).aspx</w:t>
      </w:r>
    </w:p>
    <w:p w14:paraId="23416821" w14:textId="77777777" w:rsidR="00767459" w:rsidRPr="00FA120D" w:rsidRDefault="00767459" w:rsidP="00767459">
      <w:pPr>
        <w:pStyle w:val="Heading2"/>
        <w:spacing w:after="200" w:line="276" w:lineRule="auto"/>
        <w:rPr>
          <w:rFonts w:ascii="Times New Roman" w:hAnsi="Times New Roman" w:cs="Times New Roman"/>
          <w:color w:val="auto"/>
          <w:sz w:val="24"/>
          <w:szCs w:val="24"/>
        </w:rPr>
      </w:pPr>
      <w:proofErr w:type="gramStart"/>
      <w:r w:rsidRPr="00FA120D">
        <w:rPr>
          <w:rFonts w:ascii="Times New Roman" w:hAnsi="Times New Roman" w:cs="Times New Roman"/>
          <w:color w:val="auto"/>
          <w:sz w:val="24"/>
          <w:szCs w:val="24"/>
        </w:rPr>
        <w:t>c</w:t>
      </w:r>
      <w:proofErr w:type="gramEnd"/>
      <w:r w:rsidRPr="00FA120D">
        <w:rPr>
          <w:rFonts w:ascii="Times New Roman" w:hAnsi="Times New Roman" w:cs="Times New Roman"/>
          <w:color w:val="auto"/>
          <w:sz w:val="24"/>
          <w:szCs w:val="24"/>
        </w:rPr>
        <w:t>#</w:t>
      </w:r>
    </w:p>
    <w:p w14:paraId="1F448897" w14:textId="77777777" w:rsidR="00767459" w:rsidRPr="00FA120D" w:rsidRDefault="00546BAB" w:rsidP="00767459">
      <w:pPr>
        <w:pStyle w:val="Heading2"/>
        <w:spacing w:after="200" w:line="276" w:lineRule="auto"/>
        <w:rPr>
          <w:rFonts w:ascii="Times New Roman" w:hAnsi="Times New Roman" w:cs="Times New Roman"/>
          <w:color w:val="auto"/>
          <w:sz w:val="24"/>
          <w:szCs w:val="24"/>
        </w:rPr>
      </w:pPr>
      <w:r w:rsidRPr="00FA120D">
        <w:rPr>
          <w:rFonts w:ascii="Times New Roman" w:hAnsi="Times New Roman" w:cs="Times New Roman"/>
          <w:sz w:val="24"/>
          <w:szCs w:val="24"/>
          <w:vertAlign w:val="superscript"/>
          <w:lang w:bidi="ar-SA"/>
        </w:rPr>
        <w:t>[9]</w:t>
      </w:r>
      <w:r w:rsidRPr="00FA120D">
        <w:rPr>
          <w:rFonts w:ascii="Times New Roman" w:hAnsi="Times New Roman" w:cs="Times New Roman"/>
          <w:sz w:val="24"/>
          <w:szCs w:val="24"/>
          <w:lang w:bidi="ar-SA"/>
        </w:rPr>
        <w:t xml:space="preserve"> </w:t>
      </w:r>
      <w:r w:rsidR="00767459" w:rsidRPr="00FA120D">
        <w:rPr>
          <w:rFonts w:ascii="Times New Roman" w:hAnsi="Times New Roman" w:cs="Times New Roman"/>
          <w:color w:val="auto"/>
          <w:sz w:val="24"/>
          <w:szCs w:val="24"/>
        </w:rPr>
        <w:t>http://msdn.microsoft.com/en-us/library/kx37x362.aspx</w:t>
      </w:r>
    </w:p>
    <w:p w14:paraId="2338D117" w14:textId="77777777" w:rsidR="00767459" w:rsidRPr="00FA120D" w:rsidRDefault="00546BAB" w:rsidP="00767459">
      <w:pPr>
        <w:pStyle w:val="Heading2"/>
        <w:spacing w:after="200" w:line="276" w:lineRule="auto"/>
        <w:rPr>
          <w:rFonts w:ascii="Times New Roman" w:hAnsi="Times New Roman" w:cs="Times New Roman"/>
          <w:color w:val="auto"/>
          <w:sz w:val="24"/>
          <w:szCs w:val="24"/>
        </w:rPr>
      </w:pPr>
      <w:r w:rsidRPr="00FA120D">
        <w:rPr>
          <w:rFonts w:ascii="Times New Roman" w:hAnsi="Times New Roman" w:cs="Times New Roman"/>
          <w:sz w:val="24"/>
          <w:szCs w:val="24"/>
          <w:vertAlign w:val="superscript"/>
          <w:lang w:bidi="ar-SA"/>
        </w:rPr>
        <w:t>[10]</w:t>
      </w:r>
      <w:r w:rsidRPr="00FA120D">
        <w:rPr>
          <w:rFonts w:ascii="Times New Roman" w:hAnsi="Times New Roman" w:cs="Times New Roman"/>
          <w:sz w:val="24"/>
          <w:szCs w:val="24"/>
          <w:lang w:bidi="ar-SA"/>
        </w:rPr>
        <w:t xml:space="preserve"> </w:t>
      </w:r>
      <w:r w:rsidR="00767459" w:rsidRPr="00FA120D">
        <w:rPr>
          <w:rFonts w:ascii="Times New Roman" w:hAnsi="Times New Roman" w:cs="Times New Roman"/>
          <w:color w:val="auto"/>
          <w:sz w:val="24"/>
          <w:szCs w:val="24"/>
        </w:rPr>
        <w:t>http://www.visualstudio.com/</w:t>
      </w:r>
    </w:p>
    <w:p w14:paraId="55BA16BA" w14:textId="77777777" w:rsidR="00767459" w:rsidRPr="00FA120D" w:rsidRDefault="00546BAB" w:rsidP="00767459">
      <w:pPr>
        <w:pStyle w:val="Heading2"/>
        <w:spacing w:after="200" w:line="276" w:lineRule="auto"/>
        <w:rPr>
          <w:rFonts w:ascii="Times New Roman" w:hAnsi="Times New Roman" w:cs="Times New Roman"/>
          <w:color w:val="auto"/>
          <w:sz w:val="24"/>
          <w:szCs w:val="24"/>
        </w:rPr>
      </w:pPr>
      <w:r w:rsidRPr="00FA120D">
        <w:rPr>
          <w:rFonts w:ascii="Times New Roman" w:hAnsi="Times New Roman" w:cs="Times New Roman"/>
          <w:sz w:val="24"/>
          <w:szCs w:val="24"/>
          <w:vertAlign w:val="superscript"/>
          <w:lang w:bidi="ar-SA"/>
        </w:rPr>
        <w:t>[11]</w:t>
      </w:r>
      <w:r w:rsidRPr="00FA120D">
        <w:rPr>
          <w:rFonts w:ascii="Times New Roman" w:hAnsi="Times New Roman" w:cs="Times New Roman"/>
          <w:sz w:val="24"/>
          <w:szCs w:val="24"/>
          <w:lang w:bidi="ar-SA"/>
        </w:rPr>
        <w:t xml:space="preserve"> </w:t>
      </w:r>
      <w:r w:rsidR="00767459" w:rsidRPr="00FA120D">
        <w:rPr>
          <w:rFonts w:ascii="Times New Roman" w:hAnsi="Times New Roman" w:cs="Times New Roman"/>
          <w:color w:val="auto"/>
          <w:sz w:val="24"/>
          <w:szCs w:val="24"/>
        </w:rPr>
        <w:t>https://www.google.com/intl/en/chrome/browser/</w:t>
      </w:r>
    </w:p>
    <w:p w14:paraId="5F06C053" w14:textId="77777777" w:rsidR="00767459" w:rsidRPr="00FA120D" w:rsidRDefault="00546BAB" w:rsidP="00767459">
      <w:pPr>
        <w:pStyle w:val="Heading2"/>
        <w:spacing w:after="200" w:line="276" w:lineRule="auto"/>
        <w:rPr>
          <w:rFonts w:ascii="Times New Roman" w:hAnsi="Times New Roman" w:cs="Times New Roman"/>
          <w:color w:val="auto"/>
          <w:sz w:val="24"/>
          <w:szCs w:val="24"/>
        </w:rPr>
      </w:pPr>
      <w:r w:rsidRPr="00FA120D">
        <w:rPr>
          <w:rFonts w:ascii="Times New Roman" w:hAnsi="Times New Roman" w:cs="Times New Roman"/>
          <w:sz w:val="24"/>
          <w:szCs w:val="24"/>
          <w:vertAlign w:val="superscript"/>
          <w:lang w:bidi="ar-SA"/>
        </w:rPr>
        <w:t>[12]</w:t>
      </w:r>
      <w:r w:rsidRPr="00FA120D">
        <w:rPr>
          <w:rFonts w:ascii="Times New Roman" w:hAnsi="Times New Roman" w:cs="Times New Roman"/>
          <w:sz w:val="24"/>
          <w:szCs w:val="24"/>
          <w:lang w:bidi="ar-SA"/>
        </w:rPr>
        <w:t xml:space="preserve"> </w:t>
      </w:r>
      <w:r w:rsidR="00767459" w:rsidRPr="00FA120D">
        <w:rPr>
          <w:rFonts w:ascii="Times New Roman" w:hAnsi="Times New Roman" w:cs="Times New Roman"/>
          <w:color w:val="auto"/>
          <w:sz w:val="24"/>
          <w:szCs w:val="24"/>
        </w:rPr>
        <w:t>http://www.asp.net/mvc/tutorials/security/using-oauth-providers-with-mvc</w:t>
      </w:r>
    </w:p>
    <w:p w14:paraId="210D196E" w14:textId="77777777" w:rsidR="00767459" w:rsidRPr="00FA120D" w:rsidRDefault="00546BAB" w:rsidP="00767459">
      <w:pPr>
        <w:pStyle w:val="Heading2"/>
        <w:spacing w:after="200" w:line="276" w:lineRule="auto"/>
        <w:rPr>
          <w:rFonts w:ascii="Times New Roman" w:hAnsi="Times New Roman" w:cs="Times New Roman"/>
          <w:color w:val="auto"/>
          <w:sz w:val="24"/>
          <w:szCs w:val="24"/>
        </w:rPr>
      </w:pPr>
      <w:r w:rsidRPr="00FA120D">
        <w:rPr>
          <w:rFonts w:ascii="Times New Roman" w:hAnsi="Times New Roman" w:cs="Times New Roman"/>
          <w:sz w:val="24"/>
          <w:szCs w:val="24"/>
          <w:vertAlign w:val="superscript"/>
          <w:lang w:bidi="ar-SA"/>
        </w:rPr>
        <w:t>[13]</w:t>
      </w:r>
      <w:r w:rsidRPr="00FA120D">
        <w:rPr>
          <w:rFonts w:ascii="Times New Roman" w:hAnsi="Times New Roman" w:cs="Times New Roman"/>
          <w:sz w:val="24"/>
          <w:szCs w:val="24"/>
          <w:lang w:bidi="ar-SA"/>
        </w:rPr>
        <w:t xml:space="preserve"> </w:t>
      </w:r>
      <w:r w:rsidR="00767459" w:rsidRPr="00FA120D">
        <w:rPr>
          <w:rFonts w:ascii="Times New Roman" w:hAnsi="Times New Roman" w:cs="Times New Roman"/>
          <w:color w:val="auto"/>
          <w:sz w:val="24"/>
          <w:szCs w:val="24"/>
        </w:rPr>
        <w:t>http://www.nuget.org/packages/XSockets.Sample.WebRTC/0.7.9</w:t>
      </w:r>
    </w:p>
    <w:p w14:paraId="0E954C4F" w14:textId="77777777" w:rsidR="009A7DE1" w:rsidRPr="00FA120D" w:rsidRDefault="009A7DE1">
      <w:pPr>
        <w:rPr>
          <w:rFonts w:ascii="Times New Roman" w:hAnsi="Times New Roman" w:cs="Times New Roman"/>
          <w:sz w:val="24"/>
          <w:szCs w:val="24"/>
          <w:cs/>
        </w:rPr>
      </w:pPr>
    </w:p>
    <w:sectPr w:rsidR="009A7DE1" w:rsidRPr="00FA120D" w:rsidSect="0076745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AMT" w:date="2014-03-18T09:35:00Z" w:initials="C">
    <w:p w14:paraId="7E47E803" w14:textId="77777777" w:rsidR="005054C2" w:rsidRDefault="005054C2">
      <w:pPr>
        <w:pStyle w:val="CommentText"/>
      </w:pPr>
      <w:r>
        <w:rPr>
          <w:rStyle w:val="CommentReference"/>
        </w:rPr>
        <w:annotationRef/>
      </w:r>
      <w:r>
        <w:t xml:space="preserve">Add a cover page. </w:t>
      </w:r>
    </w:p>
    <w:p w14:paraId="279CC5C9" w14:textId="77777777" w:rsidR="005054C2" w:rsidRDefault="005054C2">
      <w:pPr>
        <w:pStyle w:val="CommentText"/>
      </w:pPr>
    </w:p>
    <w:p w14:paraId="445C6BE3" w14:textId="77777777" w:rsidR="005054C2" w:rsidRDefault="005054C2">
      <w:pPr>
        <w:pStyle w:val="CommentText"/>
      </w:pPr>
      <w:r>
        <w:t xml:space="preserve">My big question after reading your proposal is… what makes your system better than other systems that provide similar services? What can your system do better than the other systems? You might have some special features. However, from the description you provide here, it is not very clear. </w:t>
      </w:r>
    </w:p>
  </w:comment>
  <w:comment w:id="4" w:author="CAMT" w:date="2014-03-18T08:42:00Z" w:initials="C">
    <w:p w14:paraId="28A3C253" w14:textId="77777777" w:rsidR="005054C2" w:rsidRDefault="005054C2">
      <w:pPr>
        <w:pStyle w:val="CommentText"/>
      </w:pPr>
      <w:r>
        <w:rPr>
          <w:rStyle w:val="CommentReference"/>
        </w:rPr>
        <w:annotationRef/>
      </w:r>
      <w:r>
        <w:t xml:space="preserve">You might want to add some statistics here. It makes your arguments stronger. For example, </w:t>
      </w:r>
    </w:p>
    <w:p w14:paraId="2D62C258" w14:textId="77777777" w:rsidR="005054C2" w:rsidRDefault="005054C2">
      <w:pPr>
        <w:pStyle w:val="CommentText"/>
      </w:pPr>
    </w:p>
    <w:p w14:paraId="40C67BCA" w14:textId="4C15B3B8" w:rsidR="005054C2" w:rsidRDefault="005054C2">
      <w:pPr>
        <w:pStyle w:val="CommentText"/>
      </w:pPr>
      <w:r w:rsidRPr="00AC50DC">
        <w:rPr>
          <w:rFonts w:ascii="Times New Roman" w:hAnsi="Times New Roman" w:cs="Times New Roman"/>
          <w:sz w:val="24"/>
          <w:szCs w:val="24"/>
        </w:rPr>
        <w:t xml:space="preserve">These technologies are important factors in the production </w:t>
      </w:r>
      <w:r>
        <w:rPr>
          <w:rFonts w:ascii="Times New Roman" w:hAnsi="Times New Roman" w:cs="Times New Roman"/>
          <w:sz w:val="24"/>
          <w:szCs w:val="24"/>
        </w:rPr>
        <w:t xml:space="preserve">first </w:t>
      </w:r>
      <w:r w:rsidRPr="00AC50DC">
        <w:rPr>
          <w:rFonts w:ascii="Times New Roman" w:hAnsi="Times New Roman" w:cs="Times New Roman"/>
          <w:sz w:val="24"/>
          <w:szCs w:val="24"/>
        </w:rPr>
        <w:t>is “Hardware” component that resembles a skeleton can be seen with the eye and touch and the second is a “Software” program or batch processing functions to control the external device(Hardware)</w:t>
      </w:r>
    </w:p>
    <w:p w14:paraId="1987DBB6" w14:textId="77777777" w:rsidR="005054C2" w:rsidRDefault="005054C2">
      <w:pPr>
        <w:pStyle w:val="CommentText"/>
      </w:pPr>
    </w:p>
  </w:comment>
  <w:comment w:id="5" w:author="SAMSUNG" w:date="2014-03-18T12:38:00Z" w:initials="S">
    <w:p w14:paraId="779C6944" w14:textId="467F4439" w:rsidR="005054C2" w:rsidRDefault="005054C2">
      <w:pPr>
        <w:pStyle w:val="CommentText"/>
      </w:pPr>
      <w:r>
        <w:rPr>
          <w:rStyle w:val="CommentReference"/>
        </w:rPr>
        <w:annotationRef/>
      </w:r>
    </w:p>
  </w:comment>
  <w:comment w:id="6" w:author="CAMT" w:date="2014-03-18T08:16:00Z" w:initials="C">
    <w:p w14:paraId="0C049B1B" w14:textId="77777777" w:rsidR="005054C2" w:rsidRDefault="005054C2">
      <w:pPr>
        <w:pStyle w:val="CommentText"/>
      </w:pPr>
      <w:r>
        <w:rPr>
          <w:rStyle w:val="CommentReference"/>
        </w:rPr>
        <w:annotationRef/>
      </w:r>
      <w:r>
        <w:t xml:space="preserve">Check grammar. Many sentences are combined into one. </w:t>
      </w:r>
    </w:p>
  </w:comment>
  <w:comment w:id="7" w:author="SAMSUNG" w:date="2014-03-18T12:38:00Z" w:initials="S">
    <w:p w14:paraId="1B69158D" w14:textId="296C89B5" w:rsidR="005054C2" w:rsidRDefault="005054C2">
      <w:pPr>
        <w:pStyle w:val="CommentText"/>
      </w:pPr>
      <w:r>
        <w:rPr>
          <w:rStyle w:val="CommentReference"/>
        </w:rPr>
        <w:annotationRef/>
      </w:r>
    </w:p>
  </w:comment>
  <w:comment w:id="14" w:author="CAMT" w:date="2014-03-18T08:20:00Z" w:initials="C">
    <w:p w14:paraId="27BF00F3" w14:textId="77777777" w:rsidR="005054C2" w:rsidRDefault="005054C2">
      <w:pPr>
        <w:pStyle w:val="CommentText"/>
      </w:pPr>
      <w:r>
        <w:rPr>
          <w:rStyle w:val="CommentReference"/>
        </w:rPr>
        <w:annotationRef/>
      </w:r>
      <w:r>
        <w:t xml:space="preserve">Person? Or personnel? </w:t>
      </w:r>
    </w:p>
  </w:comment>
  <w:comment w:id="12" w:author="CAMT" w:date="2014-03-18T08:21:00Z" w:initials="C">
    <w:p w14:paraId="65942F36" w14:textId="77777777" w:rsidR="005054C2" w:rsidRDefault="005054C2">
      <w:pPr>
        <w:pStyle w:val="CommentText"/>
      </w:pPr>
      <w:r>
        <w:rPr>
          <w:rStyle w:val="CommentReference"/>
        </w:rPr>
        <w:annotationRef/>
      </w:r>
      <w:r>
        <w:t xml:space="preserve">There are many grammatical mistakes. Please check your writing and fix errors before submitting the document. </w:t>
      </w:r>
    </w:p>
  </w:comment>
  <w:comment w:id="23" w:author="CAMT" w:date="2014-03-18T08:29:00Z" w:initials="C">
    <w:p w14:paraId="00E408A8" w14:textId="77777777" w:rsidR="005054C2" w:rsidRDefault="005054C2">
      <w:pPr>
        <w:pStyle w:val="CommentText"/>
      </w:pPr>
      <w:r>
        <w:rPr>
          <w:rStyle w:val="CommentReference"/>
        </w:rPr>
        <w:annotationRef/>
      </w:r>
      <w:r>
        <w:t xml:space="preserve">Here you talk about “freelancer” only. Shouldn’t you describe a bit about systems that manage freelancers? The ‘Target’ and ‘Benefit’ below are about such systems, not about “freelancer” itself. </w:t>
      </w:r>
    </w:p>
    <w:p w14:paraId="472CC6EF" w14:textId="77777777" w:rsidR="005054C2" w:rsidRDefault="005054C2">
      <w:pPr>
        <w:pStyle w:val="CommentText"/>
      </w:pPr>
    </w:p>
    <w:p w14:paraId="1BD8979E" w14:textId="77777777" w:rsidR="005054C2" w:rsidRDefault="005054C2">
      <w:pPr>
        <w:pStyle w:val="CommentText"/>
      </w:pPr>
      <w:r>
        <w:t xml:space="preserve">Does your system support any time of freelancers? Or only those who work in software industry? From this section, it looks like your system supports any type of freelancers. </w:t>
      </w:r>
    </w:p>
  </w:comment>
  <w:comment w:id="24" w:author="CAMT" w:date="2014-03-18T08:32:00Z" w:initials="C">
    <w:p w14:paraId="5F3D50B4" w14:textId="77777777" w:rsidR="005054C2" w:rsidRDefault="005054C2">
      <w:pPr>
        <w:pStyle w:val="CommentText"/>
      </w:pPr>
      <w:r>
        <w:rPr>
          <w:rStyle w:val="CommentReference"/>
        </w:rPr>
        <w:annotationRef/>
      </w:r>
      <w:r>
        <w:t>Do not just copy and paste!</w:t>
      </w:r>
    </w:p>
  </w:comment>
  <w:comment w:id="26" w:author="CAMT" w:date="2014-03-18T08:34:00Z" w:initials="C">
    <w:p w14:paraId="4E4DEE18" w14:textId="77777777" w:rsidR="005054C2" w:rsidRDefault="005054C2">
      <w:pPr>
        <w:pStyle w:val="CommentText"/>
      </w:pPr>
      <w:r>
        <w:rPr>
          <w:rStyle w:val="CommentReference"/>
        </w:rPr>
        <w:annotationRef/>
      </w:r>
      <w:r>
        <w:t xml:space="preserve">Add a reference number here. And add the source of information to the Reference chapter. </w:t>
      </w:r>
    </w:p>
  </w:comment>
  <w:comment w:id="33" w:author="CAMT" w:date="2014-03-18T08:35:00Z" w:initials="C">
    <w:p w14:paraId="1EB3ED5B" w14:textId="77777777" w:rsidR="005054C2" w:rsidRDefault="005054C2">
      <w:pPr>
        <w:pStyle w:val="CommentText"/>
      </w:pPr>
      <w:r>
        <w:rPr>
          <w:rStyle w:val="CommentReference"/>
        </w:rPr>
        <w:annotationRef/>
      </w:r>
      <w:r>
        <w:t>Same here</w:t>
      </w:r>
      <w:proofErr w:type="gramStart"/>
      <w:r>
        <w:t>..</w:t>
      </w:r>
      <w:proofErr w:type="gramEnd"/>
      <w:r>
        <w:t xml:space="preserve"> </w:t>
      </w:r>
    </w:p>
  </w:comment>
  <w:comment w:id="34" w:author="CAMT" w:date="2014-03-18T08:37:00Z" w:initials="C">
    <w:p w14:paraId="77A57F57" w14:textId="77777777" w:rsidR="005054C2" w:rsidRDefault="005054C2">
      <w:pPr>
        <w:pStyle w:val="CommentText"/>
      </w:pPr>
      <w:r>
        <w:rPr>
          <w:rStyle w:val="CommentReference"/>
        </w:rPr>
        <w:annotationRef/>
      </w:r>
      <w:r>
        <w:t>I think it is worth reviewing some of the general human resource management systems (not just for freelancers).</w:t>
      </w:r>
    </w:p>
    <w:p w14:paraId="23133128" w14:textId="77777777" w:rsidR="005054C2" w:rsidRDefault="005054C2">
      <w:pPr>
        <w:pStyle w:val="CommentText"/>
      </w:pPr>
      <w:hyperlink r:id="rId1" w:history="1">
        <w:r w:rsidRPr="003B04CA">
          <w:rPr>
            <w:rStyle w:val="Hyperlink"/>
          </w:rPr>
          <w:t>http://www.softwareadvice.com/hr/</w:t>
        </w:r>
      </w:hyperlink>
    </w:p>
    <w:p w14:paraId="32518B72" w14:textId="77777777" w:rsidR="005054C2" w:rsidRDefault="005054C2">
      <w:pPr>
        <w:pStyle w:val="CommentText"/>
      </w:pPr>
    </w:p>
  </w:comment>
  <w:comment w:id="39" w:author="CAMT" w:date="2014-03-18T08:34:00Z" w:initials="C">
    <w:p w14:paraId="7F1A7009" w14:textId="77777777" w:rsidR="005B07F4" w:rsidRDefault="005B07F4" w:rsidP="005B07F4">
      <w:pPr>
        <w:pStyle w:val="CommentText"/>
      </w:pPr>
      <w:r>
        <w:rPr>
          <w:rStyle w:val="CommentReference"/>
        </w:rPr>
        <w:annotationRef/>
      </w:r>
      <w:r>
        <w:t xml:space="preserve">Add a reference number here. And add the source of information to the Reference chapter. </w:t>
      </w:r>
    </w:p>
  </w:comment>
  <w:comment w:id="71" w:author="CAMT" w:date="2014-03-18T08:44:00Z" w:initials="C">
    <w:p w14:paraId="7D5F6BED" w14:textId="77777777" w:rsidR="005054C2" w:rsidRDefault="005054C2">
      <w:pPr>
        <w:pStyle w:val="CommentText"/>
      </w:pPr>
      <w:r>
        <w:rPr>
          <w:rStyle w:val="CommentReference"/>
        </w:rPr>
        <w:annotationRef/>
      </w:r>
      <w:r>
        <w:t>Try to add references, if possible.</w:t>
      </w:r>
    </w:p>
    <w:p w14:paraId="50BC694B" w14:textId="77777777" w:rsidR="005054C2" w:rsidRDefault="005054C2">
      <w:pPr>
        <w:pStyle w:val="CommentText"/>
      </w:pPr>
    </w:p>
    <w:p w14:paraId="6720485F" w14:textId="77777777" w:rsidR="005054C2" w:rsidRDefault="005054C2">
      <w:pPr>
        <w:pStyle w:val="CommentText"/>
      </w:pPr>
      <w:r>
        <w:t xml:space="preserve">And I think you need to provide some more information for each technology.  </w:t>
      </w:r>
    </w:p>
  </w:comment>
  <w:comment w:id="72" w:author="CAMT" w:date="2014-03-18T08:43:00Z" w:initials="C">
    <w:p w14:paraId="5C855474" w14:textId="77777777" w:rsidR="005054C2" w:rsidRDefault="005054C2">
      <w:pPr>
        <w:pStyle w:val="CommentText"/>
      </w:pPr>
      <w:r>
        <w:rPr>
          <w:rStyle w:val="CommentReference"/>
        </w:rPr>
        <w:annotationRef/>
      </w:r>
      <w:r>
        <w:t>Why not older HTML? What is good about HTML5?</w:t>
      </w:r>
    </w:p>
  </w:comment>
  <w:comment w:id="74" w:author="CAMT" w:date="2014-03-18T08:43:00Z" w:initials="C">
    <w:p w14:paraId="0205CE38" w14:textId="77777777" w:rsidR="005054C2" w:rsidRDefault="005054C2">
      <w:pPr>
        <w:pStyle w:val="CommentText"/>
      </w:pPr>
      <w:r>
        <w:rPr>
          <w:rStyle w:val="CommentReference"/>
        </w:rPr>
        <w:annotationRef/>
      </w:r>
      <w:r>
        <w:t xml:space="preserve">Maybe some more information? </w:t>
      </w:r>
    </w:p>
  </w:comment>
  <w:comment w:id="75" w:author="CAMT" w:date="2014-03-18T08:44:00Z" w:initials="C">
    <w:p w14:paraId="33C4F949" w14:textId="77777777" w:rsidR="005054C2" w:rsidRDefault="005054C2">
      <w:pPr>
        <w:pStyle w:val="CommentText"/>
      </w:pPr>
      <w:r>
        <w:rPr>
          <w:rStyle w:val="CommentReference"/>
        </w:rPr>
        <w:annotationRef/>
      </w:r>
      <w:r>
        <w:t>Not very useful information. “</w:t>
      </w:r>
      <w:proofErr w:type="gramStart"/>
      <w:r>
        <w:t>many</w:t>
      </w:r>
      <w:proofErr w:type="gramEnd"/>
      <w:r>
        <w:t xml:space="preserve">” is not enough. Provide some examples at least. </w:t>
      </w:r>
    </w:p>
  </w:comment>
  <w:comment w:id="76" w:author="CAMT" w:date="2014-03-18T08:45:00Z" w:initials="C">
    <w:p w14:paraId="269C2F2E" w14:textId="77777777" w:rsidR="005054C2" w:rsidRDefault="005054C2">
      <w:pPr>
        <w:pStyle w:val="CommentText"/>
      </w:pPr>
      <w:r>
        <w:rPr>
          <w:rStyle w:val="CommentReference"/>
        </w:rPr>
        <w:annotationRef/>
      </w:r>
      <w:r>
        <w:t>Any alternatives?</w:t>
      </w:r>
    </w:p>
  </w:comment>
  <w:comment w:id="84" w:author="CAMT" w:date="2014-03-18T08:48:00Z" w:initials="C">
    <w:p w14:paraId="31376412" w14:textId="77777777" w:rsidR="00803564" w:rsidRDefault="00803564" w:rsidP="00803564">
      <w:pPr>
        <w:pStyle w:val="CommentText"/>
      </w:pPr>
      <w:r>
        <w:rPr>
          <w:rStyle w:val="CommentReference"/>
        </w:rPr>
        <w:annotationRef/>
      </w:r>
      <w:r>
        <w:t>Firefox only?</w:t>
      </w:r>
    </w:p>
  </w:comment>
  <w:comment w:id="79" w:author="CAMT" w:date="2014-03-18T08:48:00Z" w:initials="C">
    <w:p w14:paraId="50CAB108" w14:textId="77777777" w:rsidR="005054C2" w:rsidRDefault="005054C2">
      <w:pPr>
        <w:pStyle w:val="CommentText"/>
      </w:pPr>
      <w:r>
        <w:rPr>
          <w:rStyle w:val="CommentReference"/>
        </w:rPr>
        <w:annotationRef/>
      </w:r>
      <w:r>
        <w:t>Firefox only?</w:t>
      </w:r>
    </w:p>
  </w:comment>
  <w:comment w:id="80" w:author="SAMSUNG" w:date="2014-03-18T15:56:00Z" w:initials="S">
    <w:p w14:paraId="2A73A4F1" w14:textId="318B7E34" w:rsidR="00803564" w:rsidRDefault="00803564">
      <w:pPr>
        <w:pStyle w:val="CommentText"/>
      </w:pPr>
      <w:r>
        <w:rPr>
          <w:rStyle w:val="CommentReference"/>
        </w:rPr>
        <w:annotationRef/>
      </w:r>
    </w:p>
  </w:comment>
  <w:comment w:id="90" w:author="CAMT" w:date="2014-03-18T08:47:00Z" w:initials="C">
    <w:p w14:paraId="0AF65807" w14:textId="77777777" w:rsidR="005054C2" w:rsidRDefault="005054C2">
      <w:pPr>
        <w:pStyle w:val="CommentText"/>
      </w:pPr>
      <w:r>
        <w:rPr>
          <w:rStyle w:val="CommentReference"/>
        </w:rPr>
        <w:annotationRef/>
      </w:r>
      <w:r>
        <w:t xml:space="preserve">Why not other web browsers? </w:t>
      </w:r>
    </w:p>
  </w:comment>
  <w:comment w:id="91" w:author="CAMT" w:date="2014-03-18T08:59:00Z" w:initials="C">
    <w:p w14:paraId="279BA909" w14:textId="77777777" w:rsidR="005054C2" w:rsidRDefault="005054C2">
      <w:pPr>
        <w:pStyle w:val="CommentText"/>
      </w:pPr>
      <w:r>
        <w:rPr>
          <w:rStyle w:val="CommentReference"/>
        </w:rPr>
        <w:annotationRef/>
      </w:r>
      <w:proofErr w:type="spellStart"/>
      <w:r>
        <w:t>SourceForge</w:t>
      </w:r>
      <w:proofErr w:type="spellEnd"/>
      <w:r>
        <w:t xml:space="preserve">, Code Spaces… </w:t>
      </w:r>
    </w:p>
  </w:comment>
  <w:comment w:id="93" w:author="CAMT" w:date="2014-03-18T09:04:00Z" w:initials="C">
    <w:p w14:paraId="19B0835B" w14:textId="77777777" w:rsidR="005054C2" w:rsidRDefault="005054C2">
      <w:pPr>
        <w:pStyle w:val="CommentText"/>
      </w:pPr>
      <w:r>
        <w:rPr>
          <w:rStyle w:val="CommentReference"/>
        </w:rPr>
        <w:annotationRef/>
      </w:r>
      <w:r>
        <w:t xml:space="preserve">English! </w:t>
      </w:r>
    </w:p>
  </w:comment>
  <w:comment w:id="95" w:author="CAMT" w:date="2014-03-18T09:03:00Z" w:initials="C">
    <w:p w14:paraId="23ABFFAB" w14:textId="77777777" w:rsidR="005054C2" w:rsidRDefault="005054C2">
      <w:pPr>
        <w:pStyle w:val="CommentText"/>
      </w:pPr>
      <w:r>
        <w:rPr>
          <w:rStyle w:val="CommentReference"/>
        </w:rPr>
        <w:annotationRef/>
      </w:r>
      <w:proofErr w:type="gramStart"/>
      <w:r>
        <w:t>personal</w:t>
      </w:r>
      <w:proofErr w:type="gramEnd"/>
      <w:r>
        <w:t xml:space="preserve"> or personnel</w:t>
      </w:r>
    </w:p>
  </w:comment>
  <w:comment w:id="101" w:author="CAMT" w:date="2014-03-18T09:05:00Z" w:initials="C">
    <w:p w14:paraId="187C1326" w14:textId="77777777" w:rsidR="005054C2" w:rsidRDefault="005054C2">
      <w:pPr>
        <w:pStyle w:val="CommentText"/>
      </w:pPr>
      <w:r>
        <w:rPr>
          <w:rStyle w:val="CommentReference"/>
        </w:rPr>
        <w:annotationRef/>
      </w:r>
      <w:r>
        <w:t xml:space="preserve">Make it clear. List out the things that your system will do for the users, both employers and freelancers. </w:t>
      </w:r>
    </w:p>
  </w:comment>
  <w:comment w:id="103" w:author="CAMT" w:date="2014-03-18T09:08:00Z" w:initials="C">
    <w:p w14:paraId="6AF74BFA" w14:textId="77777777" w:rsidR="005054C2" w:rsidRDefault="005054C2">
      <w:pPr>
        <w:pStyle w:val="CommentText"/>
      </w:pPr>
      <w:r>
        <w:rPr>
          <w:rStyle w:val="CommentReference"/>
        </w:rPr>
        <w:annotationRef/>
      </w:r>
      <w:r>
        <w:t xml:space="preserve">Client or user? They are different. And your user includes employers and freelancers? </w:t>
      </w:r>
    </w:p>
    <w:p w14:paraId="2C2AB859" w14:textId="77777777" w:rsidR="005054C2" w:rsidRDefault="005054C2">
      <w:pPr>
        <w:pStyle w:val="CommentText"/>
      </w:pPr>
    </w:p>
    <w:p w14:paraId="7DEEF1FD" w14:textId="77777777" w:rsidR="005054C2" w:rsidRDefault="005054C2">
      <w:pPr>
        <w:pStyle w:val="CommentText"/>
      </w:pPr>
      <w:r>
        <w:t xml:space="preserve">Users interact with web browser, which is connected to the internet. I think you can remove the Earth symbol from the feature. </w:t>
      </w:r>
    </w:p>
    <w:p w14:paraId="52C677F0" w14:textId="77777777" w:rsidR="005054C2" w:rsidRDefault="005054C2">
      <w:pPr>
        <w:pStyle w:val="CommentText"/>
      </w:pPr>
    </w:p>
    <w:p w14:paraId="22F403F0" w14:textId="77777777" w:rsidR="005054C2" w:rsidRDefault="005054C2">
      <w:pPr>
        <w:pStyle w:val="CommentText"/>
      </w:pPr>
      <w:r>
        <w:t xml:space="preserve">Your web application will be built in HTML5, JavaScript and CSS? Then. Why only CSS? </w:t>
      </w:r>
    </w:p>
  </w:comment>
  <w:comment w:id="123" w:author="CAMT" w:date="2014-03-18T09:16:00Z" w:initials="C">
    <w:p w14:paraId="0647C830" w14:textId="77777777" w:rsidR="005054C2" w:rsidRDefault="005054C2">
      <w:pPr>
        <w:pStyle w:val="CommentText"/>
      </w:pPr>
      <w:r>
        <w:rPr>
          <w:rStyle w:val="CommentReference"/>
        </w:rPr>
        <w:annotationRef/>
      </w:r>
      <w:r>
        <w:t xml:space="preserve">Can you explain it more clearly? Not quite sure what this system is for. </w:t>
      </w:r>
    </w:p>
  </w:comment>
  <w:comment w:id="125" w:author="CAMT" w:date="2014-03-18T09:15:00Z" w:initials="C">
    <w:p w14:paraId="0AD77D2F" w14:textId="77777777" w:rsidR="005054C2" w:rsidRDefault="005054C2">
      <w:pPr>
        <w:pStyle w:val="CommentText"/>
      </w:pPr>
      <w:r>
        <w:rPr>
          <w:rStyle w:val="CommentReference"/>
        </w:rPr>
        <w:annotationRef/>
      </w:r>
      <w:r>
        <w:t xml:space="preserve">Should it be part </w:t>
      </w:r>
      <w:proofErr w:type="gramStart"/>
      <w:r>
        <w:t>of  “</w:t>
      </w:r>
      <w:proofErr w:type="gramEnd"/>
      <w:r>
        <w:t xml:space="preserve">Account management system”? </w:t>
      </w:r>
    </w:p>
  </w:comment>
  <w:comment w:id="140" w:author="CAMT" w:date="2014-03-18T09:19:00Z" w:initials="C">
    <w:p w14:paraId="07EA19D8" w14:textId="77777777" w:rsidR="005054C2" w:rsidRDefault="005054C2">
      <w:pPr>
        <w:pStyle w:val="CommentText"/>
      </w:pPr>
      <w:r>
        <w:rPr>
          <w:rStyle w:val="CommentReference"/>
        </w:rPr>
        <w:annotationRef/>
      </w:r>
      <w:r>
        <w:t>Two or three?</w:t>
      </w:r>
    </w:p>
  </w:comment>
  <w:comment w:id="143" w:author="CAMT" w:date="2014-03-18T09:20:00Z" w:initials="C">
    <w:p w14:paraId="3AEE1590" w14:textId="77777777" w:rsidR="005054C2" w:rsidRDefault="005054C2">
      <w:pPr>
        <w:pStyle w:val="CommentText"/>
      </w:pPr>
      <w:r>
        <w:rPr>
          <w:rStyle w:val="CommentReference"/>
        </w:rPr>
        <w:annotationRef/>
      </w:r>
      <w:r>
        <w:t xml:space="preserve">Can you provide a clear definition for each user type somewhere in the document? </w:t>
      </w:r>
    </w:p>
  </w:comment>
  <w:comment w:id="160" w:author="CAMT" w:date="2014-03-18T09:23:00Z" w:initials="C">
    <w:p w14:paraId="5ABE0197" w14:textId="77777777" w:rsidR="005054C2" w:rsidRDefault="005054C2">
      <w:pPr>
        <w:pStyle w:val="CommentText"/>
      </w:pPr>
      <w:r>
        <w:rPr>
          <w:rStyle w:val="CommentReference"/>
        </w:rPr>
        <w:annotationRef/>
      </w:r>
      <w:r>
        <w:t xml:space="preserve">It is not quite clear what each feature is for. And the way you list out features and user types is a bit confusing. How about using a table format?  </w:t>
      </w:r>
    </w:p>
  </w:comment>
  <w:comment w:id="207" w:author="CAMT" w:date="2014-03-18T09:28:00Z" w:initials="C">
    <w:p w14:paraId="464FD43F" w14:textId="77777777" w:rsidR="005054C2" w:rsidRDefault="005054C2">
      <w:pPr>
        <w:pStyle w:val="CommentText"/>
      </w:pPr>
      <w:r>
        <w:rPr>
          <w:rStyle w:val="CommentReference"/>
        </w:rPr>
        <w:annotationRef/>
      </w:r>
      <w:r>
        <w:t xml:space="preserve">Select the terms for user types and use the same terms consistently. E.g. </w:t>
      </w:r>
      <w:r>
        <w:rPr>
          <w:rFonts w:ascii="Times New Roman" w:hAnsi="Times New Roman" w:cs="Times New Roman"/>
          <w:b/>
          <w:bCs/>
          <w:sz w:val="24"/>
          <w:szCs w:val="24"/>
          <w:lang w:val="en-GB"/>
        </w:rPr>
        <w:t>‘</w:t>
      </w:r>
      <w:r w:rsidRPr="00FA120D">
        <w:rPr>
          <w:rFonts w:ascii="Times New Roman" w:hAnsi="Times New Roman" w:cs="Times New Roman"/>
          <w:b/>
          <w:bCs/>
          <w:sz w:val="24"/>
          <w:szCs w:val="24"/>
          <w:lang w:val="en-GB"/>
        </w:rPr>
        <w:t>service request customer</w:t>
      </w:r>
      <w:r>
        <w:rPr>
          <w:rFonts w:ascii="Times New Roman" w:hAnsi="Times New Roman" w:cs="Times New Roman"/>
          <w:b/>
          <w:bCs/>
          <w:sz w:val="24"/>
          <w:szCs w:val="24"/>
          <w:lang w:val="en-GB"/>
        </w:rPr>
        <w:t xml:space="preserve">’ or ‘Software-entrepreneur’? </w:t>
      </w:r>
    </w:p>
  </w:comment>
  <w:comment w:id="401" w:author="CAMT" w:date="2014-03-18T09:34:00Z" w:initials="C">
    <w:p w14:paraId="7F8E5F48" w14:textId="77777777" w:rsidR="005054C2" w:rsidRDefault="005054C2">
      <w:pPr>
        <w:pStyle w:val="CommentText"/>
      </w:pPr>
      <w:r>
        <w:rPr>
          <w:rStyle w:val="CommentReference"/>
        </w:rPr>
        <w:annotationRef/>
      </w:r>
      <w:r>
        <w:t xml:space="preserve">Make sure you add a reference number to each of the items.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5C6BE3" w15:done="0"/>
  <w15:commentEx w15:paraId="1987DBB6" w15:done="0"/>
  <w15:commentEx w15:paraId="779C6944" w15:paraIdParent="1987DBB6" w15:done="0"/>
  <w15:commentEx w15:paraId="0C049B1B" w15:done="0"/>
  <w15:commentEx w15:paraId="1B69158D" w15:paraIdParent="0C049B1B" w15:done="0"/>
  <w15:commentEx w15:paraId="27BF00F3" w15:done="0"/>
  <w15:commentEx w15:paraId="65942F36" w15:done="0"/>
  <w15:commentEx w15:paraId="1BD8979E" w15:done="0"/>
  <w15:commentEx w15:paraId="5F3D50B4" w15:done="0"/>
  <w15:commentEx w15:paraId="4E4DEE18" w15:done="0"/>
  <w15:commentEx w15:paraId="1EB3ED5B" w15:done="0"/>
  <w15:commentEx w15:paraId="32518B72" w15:done="0"/>
  <w15:commentEx w15:paraId="7F1A7009" w15:done="0"/>
  <w15:commentEx w15:paraId="6720485F" w15:done="0"/>
  <w15:commentEx w15:paraId="5C855474" w15:done="0"/>
  <w15:commentEx w15:paraId="0205CE38" w15:done="0"/>
  <w15:commentEx w15:paraId="33C4F949" w15:done="0"/>
  <w15:commentEx w15:paraId="269C2F2E" w15:done="0"/>
  <w15:commentEx w15:paraId="31376412" w15:done="0"/>
  <w15:commentEx w15:paraId="50CAB108" w15:done="0"/>
  <w15:commentEx w15:paraId="2A73A4F1" w15:paraIdParent="50CAB108" w15:done="0"/>
  <w15:commentEx w15:paraId="0AF65807" w15:done="0"/>
  <w15:commentEx w15:paraId="279BA909" w15:done="0"/>
  <w15:commentEx w15:paraId="19B0835B" w15:done="0"/>
  <w15:commentEx w15:paraId="23ABFFAB" w15:done="0"/>
  <w15:commentEx w15:paraId="187C1326" w15:done="0"/>
  <w15:commentEx w15:paraId="22F403F0" w15:done="0"/>
  <w15:commentEx w15:paraId="0647C830" w15:done="0"/>
  <w15:commentEx w15:paraId="0AD77D2F" w15:done="0"/>
  <w15:commentEx w15:paraId="07EA19D8" w15:done="0"/>
  <w15:commentEx w15:paraId="3AEE1590" w15:done="0"/>
  <w15:commentEx w15:paraId="5ABE0197" w15:done="0"/>
  <w15:commentEx w15:paraId="464FD43F" w15:done="0"/>
  <w15:commentEx w15:paraId="7F8E5F4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16BC01" w14:textId="77777777" w:rsidR="00382CFB" w:rsidRDefault="00382CFB" w:rsidP="00BB0565">
      <w:pPr>
        <w:spacing w:after="0" w:line="240" w:lineRule="auto"/>
      </w:pPr>
      <w:r>
        <w:separator/>
      </w:r>
    </w:p>
  </w:endnote>
  <w:endnote w:type="continuationSeparator" w:id="0">
    <w:p w14:paraId="5EA18D83" w14:textId="77777777" w:rsidR="00382CFB" w:rsidRDefault="00382CFB" w:rsidP="00BB05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Times-Roman">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5054C2" w:rsidRPr="007E4BD1" w14:paraId="2855C5BF" w14:textId="77777777" w:rsidTr="004D0088">
      <w:trPr>
        <w:cantSplit/>
        <w:trHeight w:val="170"/>
        <w:jc w:val="center"/>
      </w:trPr>
      <w:tc>
        <w:tcPr>
          <w:tcW w:w="1455" w:type="dxa"/>
          <w:tcBorders>
            <w:bottom w:val="single" w:sz="4" w:space="0" w:color="auto"/>
          </w:tcBorders>
          <w:shd w:val="clear" w:color="auto" w:fill="CCFFFF"/>
          <w:vAlign w:val="center"/>
        </w:tcPr>
        <w:p w14:paraId="2F432230" w14:textId="77777777" w:rsidR="005054C2" w:rsidRPr="007E4BD1" w:rsidRDefault="005054C2"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14:paraId="3D8361FB" w14:textId="77777777" w:rsidR="005054C2" w:rsidRPr="007E4BD1" w:rsidRDefault="005054C2" w:rsidP="00BB0565">
          <w:pPr>
            <w:spacing w:after="0"/>
            <w:ind w:right="-108"/>
            <w:outlineLvl w:val="0"/>
            <w:rPr>
              <w:rFonts w:ascii="Times New Roman" w:hAnsi="Times New Roman" w:cs="Times New Roman"/>
              <w:b/>
              <w:bCs/>
              <w:sz w:val="18"/>
              <w:szCs w:val="18"/>
              <w:cs/>
              <w:lang w:val="fr-FR"/>
            </w:rPr>
          </w:pPr>
          <w:r>
            <w:rPr>
              <w:bCs/>
              <w:sz w:val="18"/>
              <w:szCs w:val="18"/>
            </w:rPr>
            <w:t>TEAMDUTY-Proposal-V.0.3</w:t>
          </w:r>
          <w:r w:rsidRPr="007E4BD1">
            <w:rPr>
              <w:bCs/>
              <w:sz w:val="18"/>
              <w:szCs w:val="18"/>
            </w:rPr>
            <w:t>.docx</w:t>
          </w:r>
        </w:p>
      </w:tc>
      <w:tc>
        <w:tcPr>
          <w:tcW w:w="1335" w:type="dxa"/>
          <w:shd w:val="clear" w:color="auto" w:fill="CCFFFF"/>
          <w:vAlign w:val="center"/>
        </w:tcPr>
        <w:p w14:paraId="7452AC27" w14:textId="77777777" w:rsidR="005054C2" w:rsidRPr="007E4BD1" w:rsidRDefault="005054C2"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14:paraId="22A3496F" w14:textId="77777777" w:rsidR="005054C2" w:rsidRPr="007E4BD1" w:rsidRDefault="005054C2" w:rsidP="00BB0565">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MM,SN</w:t>
          </w:r>
        </w:p>
      </w:tc>
      <w:tc>
        <w:tcPr>
          <w:tcW w:w="1080" w:type="dxa"/>
          <w:shd w:val="clear" w:color="auto" w:fill="CCFFFF"/>
          <w:vAlign w:val="center"/>
        </w:tcPr>
        <w:p w14:paraId="6D44E523" w14:textId="77777777" w:rsidR="005054C2" w:rsidRPr="007E4BD1" w:rsidRDefault="005054C2" w:rsidP="00BB0565">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14:paraId="07176A4D" w14:textId="77777777" w:rsidR="005054C2" w:rsidRPr="007E4BD1" w:rsidRDefault="005054C2" w:rsidP="00BB0565">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BF1DD5">
            <w:rPr>
              <w:rStyle w:val="PageNumber"/>
              <w:rFonts w:ascii="Times New Roman" w:hAnsi="Times New Roman" w:cs="Times New Roman"/>
              <w:noProof/>
              <w:sz w:val="18"/>
              <w:szCs w:val="18"/>
            </w:rPr>
            <w:t>32</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BF1DD5">
            <w:rPr>
              <w:rStyle w:val="PageNumber"/>
              <w:rFonts w:ascii="Times New Roman" w:hAnsi="Times New Roman" w:cs="Times New Roman"/>
              <w:noProof/>
              <w:sz w:val="18"/>
              <w:szCs w:val="18"/>
            </w:rPr>
            <w:t>34</w:t>
          </w:r>
          <w:r w:rsidRPr="007E4BD1">
            <w:rPr>
              <w:rStyle w:val="PageNumber"/>
              <w:rFonts w:ascii="Times New Roman" w:hAnsi="Times New Roman" w:cs="Times New Roman"/>
              <w:sz w:val="18"/>
              <w:szCs w:val="18"/>
            </w:rPr>
            <w:fldChar w:fldCharType="end"/>
          </w:r>
        </w:p>
      </w:tc>
    </w:tr>
    <w:tr w:rsidR="005054C2" w:rsidRPr="007E4BD1" w14:paraId="6B52F3BF" w14:textId="77777777" w:rsidTr="004D0088">
      <w:trPr>
        <w:cantSplit/>
        <w:trHeight w:val="257"/>
        <w:jc w:val="center"/>
      </w:trPr>
      <w:tc>
        <w:tcPr>
          <w:tcW w:w="1455" w:type="dxa"/>
          <w:tcBorders>
            <w:top w:val="single" w:sz="4" w:space="0" w:color="auto"/>
          </w:tcBorders>
          <w:shd w:val="clear" w:color="auto" w:fill="CCFFFF"/>
          <w:vAlign w:val="center"/>
        </w:tcPr>
        <w:p w14:paraId="7D8FE595" w14:textId="77777777" w:rsidR="005054C2" w:rsidRPr="007E4BD1" w:rsidRDefault="005054C2"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14:paraId="146783FC" w14:textId="77777777" w:rsidR="005054C2" w:rsidRPr="007E4BD1" w:rsidRDefault="005054C2" w:rsidP="00BB0565">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CFFFF"/>
          <w:vAlign w:val="center"/>
        </w:tcPr>
        <w:p w14:paraId="623F21F4" w14:textId="77777777" w:rsidR="005054C2" w:rsidRPr="007E4BD1" w:rsidRDefault="005054C2"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14:paraId="2B066B74" w14:textId="77777777" w:rsidR="005054C2" w:rsidRPr="007E4BD1" w:rsidRDefault="005054C2" w:rsidP="00BB056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06 March 2014</w:t>
          </w:r>
        </w:p>
      </w:tc>
      <w:tc>
        <w:tcPr>
          <w:tcW w:w="1080" w:type="dxa"/>
          <w:shd w:val="clear" w:color="auto" w:fill="CCFFFF"/>
          <w:vAlign w:val="center"/>
        </w:tcPr>
        <w:p w14:paraId="30550481" w14:textId="77777777" w:rsidR="005054C2" w:rsidRPr="007E4BD1" w:rsidRDefault="005054C2" w:rsidP="00BB0565">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14:paraId="489A87A7" w14:textId="77777777" w:rsidR="005054C2" w:rsidRPr="007E4BD1" w:rsidRDefault="005054C2" w:rsidP="00BB0565">
          <w:pPr>
            <w:spacing w:after="0"/>
            <w:ind w:left="-108" w:right="-108"/>
            <w:jc w:val="center"/>
            <w:rPr>
              <w:rFonts w:ascii="Times New Roman" w:hAnsi="Times New Roman" w:cs="Times New Roman"/>
              <w:sz w:val="18"/>
              <w:szCs w:val="18"/>
            </w:rPr>
          </w:pPr>
        </w:p>
      </w:tc>
    </w:tr>
  </w:tbl>
  <w:p w14:paraId="685DDDAC" w14:textId="77777777" w:rsidR="005054C2" w:rsidRDefault="005054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DEB29D" w14:textId="77777777" w:rsidR="00382CFB" w:rsidRDefault="00382CFB" w:rsidP="00BB0565">
      <w:pPr>
        <w:spacing w:after="0" w:line="240" w:lineRule="auto"/>
      </w:pPr>
      <w:r>
        <w:separator/>
      </w:r>
    </w:p>
  </w:footnote>
  <w:footnote w:type="continuationSeparator" w:id="0">
    <w:p w14:paraId="175BD45E" w14:textId="77777777" w:rsidR="00382CFB" w:rsidRDefault="00382CFB" w:rsidP="00BB05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4C6370"/>
    <w:multiLevelType w:val="hybridMultilevel"/>
    <w:tmpl w:val="A8D809A0"/>
    <w:lvl w:ilvl="0" w:tplc="47645E2E">
      <w:start w:val="6"/>
      <w:numFmt w:val="bullet"/>
      <w:lvlText w:val="-"/>
      <w:lvlJc w:val="left"/>
      <w:pPr>
        <w:ind w:left="1800" w:hanging="360"/>
      </w:pPr>
      <w:rPr>
        <w:rFonts w:ascii="Times New Roman" w:eastAsiaTheme="minorHAnsi" w:hAnsi="Times New Roman" w:cs="Times New Roman" w:hint="default"/>
        <w:b/>
        <w:sz w:val="3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341A0C9C"/>
    <w:multiLevelType w:val="hybridMultilevel"/>
    <w:tmpl w:val="85BAC7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AA56DAA"/>
    <w:multiLevelType w:val="hybridMultilevel"/>
    <w:tmpl w:val="5ED20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467C15"/>
    <w:multiLevelType w:val="hybridMultilevel"/>
    <w:tmpl w:val="E55A5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1675F4"/>
    <w:multiLevelType w:val="hybridMultilevel"/>
    <w:tmpl w:val="C0A6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MT">
    <w15:presenceInfo w15:providerId="None" w15:userId="CAMT"/>
  </w15:person>
  <w15:person w15:author="SAMSUNG">
    <w15:presenceInfo w15:providerId="None" w15:userId="SAM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E06"/>
    <w:rsid w:val="00003ACF"/>
    <w:rsid w:val="00016784"/>
    <w:rsid w:val="0002198B"/>
    <w:rsid w:val="0002732B"/>
    <w:rsid w:val="000535DD"/>
    <w:rsid w:val="00076CB2"/>
    <w:rsid w:val="000803FF"/>
    <w:rsid w:val="00097F77"/>
    <w:rsid w:val="000A6A63"/>
    <w:rsid w:val="000D179A"/>
    <w:rsid w:val="000E715F"/>
    <w:rsid w:val="000E7610"/>
    <w:rsid w:val="00105D17"/>
    <w:rsid w:val="001118E8"/>
    <w:rsid w:val="00115068"/>
    <w:rsid w:val="001850F0"/>
    <w:rsid w:val="0019312E"/>
    <w:rsid w:val="0019710C"/>
    <w:rsid w:val="001A190C"/>
    <w:rsid w:val="001A66FE"/>
    <w:rsid w:val="001A736E"/>
    <w:rsid w:val="001C3787"/>
    <w:rsid w:val="00203B8E"/>
    <w:rsid w:val="00221269"/>
    <w:rsid w:val="00221C69"/>
    <w:rsid w:val="00257792"/>
    <w:rsid w:val="00272540"/>
    <w:rsid w:val="00290A5E"/>
    <w:rsid w:val="002921CC"/>
    <w:rsid w:val="00304A3C"/>
    <w:rsid w:val="003156DC"/>
    <w:rsid w:val="003339AF"/>
    <w:rsid w:val="003472FD"/>
    <w:rsid w:val="00356983"/>
    <w:rsid w:val="00382CEC"/>
    <w:rsid w:val="00382CFB"/>
    <w:rsid w:val="003A2D6D"/>
    <w:rsid w:val="003C23C1"/>
    <w:rsid w:val="0040782E"/>
    <w:rsid w:val="00422186"/>
    <w:rsid w:val="0042645A"/>
    <w:rsid w:val="004341BD"/>
    <w:rsid w:val="00442B71"/>
    <w:rsid w:val="004A3F01"/>
    <w:rsid w:val="004D0088"/>
    <w:rsid w:val="004F1EF4"/>
    <w:rsid w:val="004F6B3E"/>
    <w:rsid w:val="005054C2"/>
    <w:rsid w:val="005249C0"/>
    <w:rsid w:val="00546BAB"/>
    <w:rsid w:val="005866BD"/>
    <w:rsid w:val="005A1C69"/>
    <w:rsid w:val="005B07F4"/>
    <w:rsid w:val="00624CE6"/>
    <w:rsid w:val="00634D75"/>
    <w:rsid w:val="00640838"/>
    <w:rsid w:val="0064179B"/>
    <w:rsid w:val="0069333F"/>
    <w:rsid w:val="006D6F40"/>
    <w:rsid w:val="006F50D7"/>
    <w:rsid w:val="00736C45"/>
    <w:rsid w:val="00753009"/>
    <w:rsid w:val="00767459"/>
    <w:rsid w:val="00784E38"/>
    <w:rsid w:val="00790389"/>
    <w:rsid w:val="00803564"/>
    <w:rsid w:val="0083361D"/>
    <w:rsid w:val="00846A92"/>
    <w:rsid w:val="008669ED"/>
    <w:rsid w:val="00902F69"/>
    <w:rsid w:val="00920C3A"/>
    <w:rsid w:val="009332AC"/>
    <w:rsid w:val="00937AED"/>
    <w:rsid w:val="00951AF4"/>
    <w:rsid w:val="00992521"/>
    <w:rsid w:val="009A7DE1"/>
    <w:rsid w:val="009D22E3"/>
    <w:rsid w:val="009E1534"/>
    <w:rsid w:val="009F63F1"/>
    <w:rsid w:val="00A04555"/>
    <w:rsid w:val="00A32CD9"/>
    <w:rsid w:val="00A86E1A"/>
    <w:rsid w:val="00A90BA0"/>
    <w:rsid w:val="00AB08FF"/>
    <w:rsid w:val="00AC50DC"/>
    <w:rsid w:val="00AE25C8"/>
    <w:rsid w:val="00B2056C"/>
    <w:rsid w:val="00B540C2"/>
    <w:rsid w:val="00B56C95"/>
    <w:rsid w:val="00B659C6"/>
    <w:rsid w:val="00B772E5"/>
    <w:rsid w:val="00B86588"/>
    <w:rsid w:val="00BA6A47"/>
    <w:rsid w:val="00BB0565"/>
    <w:rsid w:val="00BD2D93"/>
    <w:rsid w:val="00BF1DD5"/>
    <w:rsid w:val="00C075D4"/>
    <w:rsid w:val="00C15B88"/>
    <w:rsid w:val="00C8308C"/>
    <w:rsid w:val="00C83B41"/>
    <w:rsid w:val="00C8734D"/>
    <w:rsid w:val="00C96E06"/>
    <w:rsid w:val="00C9744A"/>
    <w:rsid w:val="00CA3973"/>
    <w:rsid w:val="00D44329"/>
    <w:rsid w:val="00D61908"/>
    <w:rsid w:val="00D727F8"/>
    <w:rsid w:val="00D95A7C"/>
    <w:rsid w:val="00E02042"/>
    <w:rsid w:val="00E35ED5"/>
    <w:rsid w:val="00E52EAC"/>
    <w:rsid w:val="00E530F9"/>
    <w:rsid w:val="00EB7DCC"/>
    <w:rsid w:val="00ED717B"/>
    <w:rsid w:val="00EE1D7C"/>
    <w:rsid w:val="00EE2138"/>
    <w:rsid w:val="00F02CDB"/>
    <w:rsid w:val="00F14739"/>
    <w:rsid w:val="00F336C0"/>
    <w:rsid w:val="00F66457"/>
    <w:rsid w:val="00F86A49"/>
    <w:rsid w:val="00FA120D"/>
    <w:rsid w:val="00FD482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1866D"/>
  <w15:chartTrackingRefBased/>
  <w15:docId w15:val="{1E66C468-77DA-45D9-9032-34C2C3635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2B71"/>
  </w:style>
  <w:style w:type="paragraph" w:styleId="Heading1">
    <w:name w:val="heading 1"/>
    <w:basedOn w:val="Normal"/>
    <w:next w:val="Normal"/>
    <w:link w:val="Heading1Char"/>
    <w:uiPriority w:val="9"/>
    <w:qFormat/>
    <w:rsid w:val="009A7DE1"/>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rsid w:val="009A7DE1"/>
    <w:pPr>
      <w:keepNext/>
      <w:keepLines/>
      <w:spacing w:before="40" w:after="0" w:line="256" w:lineRule="auto"/>
      <w:outlineLvl w:val="1"/>
    </w:pPr>
    <w:rPr>
      <w:rFonts w:asciiTheme="majorHAnsi" w:eastAsiaTheme="majorEastAsia" w:hAnsiTheme="majorHAnsi" w:cstheme="majorBidi"/>
      <w:color w:val="2E74B5"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D717B"/>
  </w:style>
  <w:style w:type="paragraph" w:styleId="NormalWeb">
    <w:name w:val="Normal (Web)"/>
    <w:basedOn w:val="Normal"/>
    <w:uiPriority w:val="99"/>
    <w:semiHidden/>
    <w:unhideWhenUsed/>
    <w:rsid w:val="00ED717B"/>
    <w:pPr>
      <w:spacing w:before="100" w:beforeAutospacing="1" w:after="100" w:afterAutospacing="1" w:line="240" w:lineRule="auto"/>
    </w:pPr>
    <w:rPr>
      <w:rFonts w:ascii="Tahoma" w:eastAsia="Times New Roman" w:hAnsi="Tahoma" w:cs="Tahoma"/>
      <w:sz w:val="24"/>
      <w:szCs w:val="24"/>
    </w:rPr>
  </w:style>
  <w:style w:type="character" w:styleId="Strong">
    <w:name w:val="Strong"/>
    <w:basedOn w:val="DefaultParagraphFont"/>
    <w:uiPriority w:val="22"/>
    <w:qFormat/>
    <w:rsid w:val="00ED717B"/>
    <w:rPr>
      <w:b/>
      <w:bCs/>
    </w:rPr>
  </w:style>
  <w:style w:type="character" w:customStyle="1" w:styleId="Heading2Char">
    <w:name w:val="Heading 2 Char"/>
    <w:basedOn w:val="DefaultParagraphFont"/>
    <w:link w:val="Heading2"/>
    <w:uiPriority w:val="9"/>
    <w:rsid w:val="009A7DE1"/>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link w:val="ListParagraphChar"/>
    <w:uiPriority w:val="34"/>
    <w:qFormat/>
    <w:rsid w:val="009A7DE1"/>
    <w:pPr>
      <w:spacing w:after="200" w:line="276" w:lineRule="auto"/>
      <w:ind w:left="720"/>
      <w:contextualSpacing/>
    </w:pPr>
  </w:style>
  <w:style w:type="character" w:customStyle="1" w:styleId="ListParagraphChar">
    <w:name w:val="List Paragraph Char"/>
    <w:basedOn w:val="DefaultParagraphFont"/>
    <w:link w:val="ListParagraph"/>
    <w:uiPriority w:val="34"/>
    <w:rsid w:val="009A7DE1"/>
  </w:style>
  <w:style w:type="character" w:styleId="Hyperlink">
    <w:name w:val="Hyperlink"/>
    <w:basedOn w:val="DefaultParagraphFont"/>
    <w:uiPriority w:val="99"/>
    <w:unhideWhenUsed/>
    <w:rsid w:val="009A7DE1"/>
    <w:rPr>
      <w:color w:val="0563C1" w:themeColor="hyperlink"/>
      <w:u w:val="single"/>
    </w:rPr>
  </w:style>
  <w:style w:type="character" w:customStyle="1" w:styleId="Heading1Char">
    <w:name w:val="Heading 1 Char"/>
    <w:basedOn w:val="DefaultParagraphFont"/>
    <w:link w:val="Heading1"/>
    <w:uiPriority w:val="9"/>
    <w:rsid w:val="009A7DE1"/>
    <w:rPr>
      <w:rFonts w:asciiTheme="majorHAnsi" w:eastAsiaTheme="majorEastAsia" w:hAnsiTheme="majorHAnsi" w:cstheme="majorBidi"/>
      <w:color w:val="2E74B5" w:themeColor="accent1" w:themeShade="BF"/>
      <w:sz w:val="32"/>
      <w:szCs w:val="40"/>
    </w:rPr>
  </w:style>
  <w:style w:type="table" w:styleId="TableGrid">
    <w:name w:val="Table Grid"/>
    <w:basedOn w:val="TableNormal"/>
    <w:uiPriority w:val="59"/>
    <w:rsid w:val="00D727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nhideWhenUsed/>
    <w:rsid w:val="00BB0565"/>
    <w:pPr>
      <w:tabs>
        <w:tab w:val="center" w:pos="4513"/>
        <w:tab w:val="right" w:pos="9026"/>
      </w:tabs>
      <w:spacing w:after="0" w:line="240" w:lineRule="auto"/>
    </w:pPr>
  </w:style>
  <w:style w:type="character" w:customStyle="1" w:styleId="HeaderChar">
    <w:name w:val="Header Char"/>
    <w:basedOn w:val="DefaultParagraphFont"/>
    <w:link w:val="Header"/>
    <w:rsid w:val="00BB0565"/>
  </w:style>
  <w:style w:type="paragraph" w:styleId="Footer">
    <w:name w:val="footer"/>
    <w:basedOn w:val="Normal"/>
    <w:link w:val="FooterChar"/>
    <w:uiPriority w:val="99"/>
    <w:unhideWhenUsed/>
    <w:rsid w:val="00BB05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0565"/>
  </w:style>
  <w:style w:type="character" w:styleId="PageNumber">
    <w:name w:val="page number"/>
    <w:basedOn w:val="DefaultParagraphFont"/>
    <w:rsid w:val="00BB0565"/>
  </w:style>
  <w:style w:type="paragraph" w:customStyle="1" w:styleId="bar">
    <w:name w:val="bar"/>
    <w:basedOn w:val="Normal"/>
    <w:rsid w:val="00BB0565"/>
    <w:pPr>
      <w:spacing w:after="0" w:line="240" w:lineRule="exact"/>
    </w:pPr>
    <w:rPr>
      <w:rFonts w:ascii="Times" w:eastAsia="Times New Roman" w:hAnsi="Times" w:cs="Angsana New"/>
      <w:sz w:val="24"/>
      <w:szCs w:val="20"/>
      <w:lang w:bidi="ar-SA"/>
    </w:rPr>
  </w:style>
  <w:style w:type="paragraph" w:styleId="TOCHeading">
    <w:name w:val="TOC Heading"/>
    <w:basedOn w:val="Heading1"/>
    <w:next w:val="Normal"/>
    <w:uiPriority w:val="39"/>
    <w:unhideWhenUsed/>
    <w:qFormat/>
    <w:rsid w:val="00BB0565"/>
    <w:pPr>
      <w:outlineLvl w:val="9"/>
    </w:pPr>
    <w:rPr>
      <w:szCs w:val="32"/>
      <w:lang w:bidi="ar-SA"/>
    </w:rPr>
  </w:style>
  <w:style w:type="paragraph" w:styleId="TOC1">
    <w:name w:val="toc 1"/>
    <w:basedOn w:val="Normal"/>
    <w:next w:val="Normal"/>
    <w:autoRedefine/>
    <w:uiPriority w:val="39"/>
    <w:unhideWhenUsed/>
    <w:rsid w:val="00BB0565"/>
    <w:pPr>
      <w:spacing w:after="100"/>
    </w:pPr>
  </w:style>
  <w:style w:type="paragraph" w:styleId="TOC2">
    <w:name w:val="toc 2"/>
    <w:basedOn w:val="Normal"/>
    <w:next w:val="Normal"/>
    <w:autoRedefine/>
    <w:uiPriority w:val="39"/>
    <w:unhideWhenUsed/>
    <w:rsid w:val="00BB0565"/>
    <w:pPr>
      <w:spacing w:after="100"/>
      <w:ind w:left="220"/>
    </w:pPr>
  </w:style>
  <w:style w:type="paragraph" w:styleId="TOC3">
    <w:name w:val="toc 3"/>
    <w:basedOn w:val="Normal"/>
    <w:next w:val="Normal"/>
    <w:autoRedefine/>
    <w:uiPriority w:val="39"/>
    <w:unhideWhenUsed/>
    <w:rsid w:val="00640838"/>
    <w:pPr>
      <w:spacing w:after="100"/>
      <w:ind w:left="446"/>
    </w:pPr>
    <w:rPr>
      <w:rFonts w:eastAsiaTheme="minorEastAsia" w:cs="Times New Roman"/>
      <w:sz w:val="44"/>
      <w:szCs w:val="44"/>
      <w:lang w:bidi="ar-SA"/>
    </w:rPr>
  </w:style>
  <w:style w:type="character" w:styleId="CommentReference">
    <w:name w:val="annotation reference"/>
    <w:basedOn w:val="DefaultParagraphFont"/>
    <w:uiPriority w:val="99"/>
    <w:semiHidden/>
    <w:unhideWhenUsed/>
    <w:rsid w:val="009F63F1"/>
    <w:rPr>
      <w:sz w:val="16"/>
      <w:szCs w:val="18"/>
    </w:rPr>
  </w:style>
  <w:style w:type="paragraph" w:styleId="CommentText">
    <w:name w:val="annotation text"/>
    <w:basedOn w:val="Normal"/>
    <w:link w:val="CommentTextChar"/>
    <w:uiPriority w:val="99"/>
    <w:semiHidden/>
    <w:unhideWhenUsed/>
    <w:rsid w:val="009F63F1"/>
    <w:pPr>
      <w:spacing w:line="240" w:lineRule="auto"/>
    </w:pPr>
    <w:rPr>
      <w:sz w:val="20"/>
      <w:szCs w:val="25"/>
    </w:rPr>
  </w:style>
  <w:style w:type="character" w:customStyle="1" w:styleId="CommentTextChar">
    <w:name w:val="Comment Text Char"/>
    <w:basedOn w:val="DefaultParagraphFont"/>
    <w:link w:val="CommentText"/>
    <w:uiPriority w:val="99"/>
    <w:semiHidden/>
    <w:rsid w:val="009F63F1"/>
    <w:rPr>
      <w:sz w:val="20"/>
      <w:szCs w:val="25"/>
    </w:rPr>
  </w:style>
  <w:style w:type="paragraph" w:styleId="CommentSubject">
    <w:name w:val="annotation subject"/>
    <w:basedOn w:val="CommentText"/>
    <w:next w:val="CommentText"/>
    <w:link w:val="CommentSubjectChar"/>
    <w:uiPriority w:val="99"/>
    <w:semiHidden/>
    <w:unhideWhenUsed/>
    <w:rsid w:val="009F63F1"/>
    <w:rPr>
      <w:b/>
      <w:bCs/>
    </w:rPr>
  </w:style>
  <w:style w:type="character" w:customStyle="1" w:styleId="CommentSubjectChar">
    <w:name w:val="Comment Subject Char"/>
    <w:basedOn w:val="CommentTextChar"/>
    <w:link w:val="CommentSubject"/>
    <w:uiPriority w:val="99"/>
    <w:semiHidden/>
    <w:rsid w:val="009F63F1"/>
    <w:rPr>
      <w:b/>
      <w:bCs/>
      <w:sz w:val="20"/>
      <w:szCs w:val="25"/>
    </w:rPr>
  </w:style>
  <w:style w:type="paragraph" w:styleId="BalloonText">
    <w:name w:val="Balloon Text"/>
    <w:basedOn w:val="Normal"/>
    <w:link w:val="BalloonTextChar"/>
    <w:uiPriority w:val="99"/>
    <w:semiHidden/>
    <w:unhideWhenUsed/>
    <w:rsid w:val="009F63F1"/>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9F63F1"/>
    <w:rPr>
      <w:rFonts w:ascii="Segoe UI"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86571">
      <w:bodyDiv w:val="1"/>
      <w:marLeft w:val="0"/>
      <w:marRight w:val="0"/>
      <w:marTop w:val="0"/>
      <w:marBottom w:val="0"/>
      <w:divBdr>
        <w:top w:val="none" w:sz="0" w:space="0" w:color="auto"/>
        <w:left w:val="none" w:sz="0" w:space="0" w:color="auto"/>
        <w:bottom w:val="none" w:sz="0" w:space="0" w:color="auto"/>
        <w:right w:val="none" w:sz="0" w:space="0" w:color="auto"/>
      </w:divBdr>
    </w:div>
    <w:div w:id="788403280">
      <w:bodyDiv w:val="1"/>
      <w:marLeft w:val="0"/>
      <w:marRight w:val="0"/>
      <w:marTop w:val="0"/>
      <w:marBottom w:val="0"/>
      <w:divBdr>
        <w:top w:val="none" w:sz="0" w:space="0" w:color="auto"/>
        <w:left w:val="none" w:sz="0" w:space="0" w:color="auto"/>
        <w:bottom w:val="none" w:sz="0" w:space="0" w:color="auto"/>
        <w:right w:val="none" w:sz="0" w:space="0" w:color="auto"/>
      </w:divBdr>
    </w:div>
    <w:div w:id="86186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oftwareadvice.com/hr/"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hyperlink" Target="http://en.wikipedia.org/wiki/Open_source" TargetMode="External"/><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17.tmp"/><Relationship Id="rId7" Type="http://schemas.openxmlformats.org/officeDocument/2006/relationships/endnotes" Target="endnotes.xml"/><Relationship Id="rId12" Type="http://schemas.openxmlformats.org/officeDocument/2006/relationships/hyperlink" Target="http://en.wikipedia.org/wiki/Precarious_work" TargetMode="External"/><Relationship Id="rId17" Type="http://schemas.openxmlformats.org/officeDocument/2006/relationships/image" Target="media/image5.jpeg"/><Relationship Id="rId25" Type="http://schemas.openxmlformats.org/officeDocument/2006/relationships/hyperlink" Target="http://en.wikipedia.org/wiki/Revision_control" TargetMode="External"/><Relationship Id="rId33" Type="http://schemas.openxmlformats.org/officeDocument/2006/relationships/image" Target="media/image16.gi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Value-based_pricing" TargetMode="External"/><Relationship Id="rId24" Type="http://schemas.openxmlformats.org/officeDocument/2006/relationships/hyperlink" Target="http://en.wikipedia.org/wiki/Shared_web_hosting_service" TargetMode="External"/><Relationship Id="rId32" Type="http://schemas.openxmlformats.org/officeDocument/2006/relationships/footer" Target="footer1.xml"/><Relationship Id="rId37" Type="http://schemas.openxmlformats.org/officeDocument/2006/relationships/hyperlink" Target="https://www.freelancer.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2.png"/><Relationship Id="rId36" Type="http://schemas.openxmlformats.org/officeDocument/2006/relationships/image" Target="media/image19.tmp"/><Relationship Id="rId10" Type="http://schemas.openxmlformats.org/officeDocument/2006/relationships/hyperlink" Target="http://en.wikipedia.org/wiki/Contracts" TargetMode="External"/><Relationship Id="rId19" Type="http://schemas.openxmlformats.org/officeDocument/2006/relationships/image" Target="media/image7.png"/><Relationship Id="rId31" Type="http://schemas.openxmlformats.org/officeDocument/2006/relationships/image" Target="media/image15.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hyperlink" Target="http://en.wikipedia.org/wiki/Software" TargetMode="External"/><Relationship Id="rId30" Type="http://schemas.openxmlformats.org/officeDocument/2006/relationships/image" Target="media/image14.png"/><Relationship Id="rId35" Type="http://schemas.openxmlformats.org/officeDocument/2006/relationships/image" Target="media/image1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5F485-8C76-4969-8C99-45A56508F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34</Pages>
  <Words>3784</Words>
  <Characters>21571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SAMSUNG</cp:lastModifiedBy>
  <cp:revision>23</cp:revision>
  <dcterms:created xsi:type="dcterms:W3CDTF">2014-03-18T02:39:00Z</dcterms:created>
  <dcterms:modified xsi:type="dcterms:W3CDTF">2014-03-18T10:52:00Z</dcterms:modified>
</cp:coreProperties>
</file>