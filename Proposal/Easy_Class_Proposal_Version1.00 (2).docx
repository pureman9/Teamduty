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14A51A" w14:textId="532D8C99" w:rsidR="006A77E8" w:rsidRPr="00353697" w:rsidRDefault="00BF3545" w:rsidP="006A77E8">
      <w:pPr>
        <w:jc w:val="center"/>
        <w:rPr>
          <w:rFonts w:ascii="Times New Roman" w:hAnsi="Times New Roman" w:cs="Times New Roman"/>
          <w:b/>
          <w:bCs/>
          <w:sz w:val="32"/>
          <w:szCs w:val="32"/>
        </w:rPr>
      </w:pPr>
      <w:r>
        <w:rPr>
          <w:rFonts w:ascii="Times New Roman" w:hAnsi="Times New Roman" w:cs="Times New Roman"/>
          <w:b/>
          <w:bCs/>
          <w:sz w:val="96"/>
          <w:szCs w:val="96"/>
        </w:rPr>
        <w:t>Easy</w:t>
      </w:r>
      <w:r w:rsidR="006A77E8" w:rsidRPr="00353697">
        <w:rPr>
          <w:rFonts w:ascii="Times New Roman" w:hAnsi="Times New Roman" w:cs="Times New Roman"/>
          <w:b/>
          <w:bCs/>
          <w:sz w:val="96"/>
          <w:szCs w:val="96"/>
        </w:rPr>
        <w:t xml:space="preserve"> Class</w:t>
      </w:r>
    </w:p>
    <w:p w14:paraId="110ED740" w14:textId="77777777" w:rsidR="006A77E8" w:rsidRPr="00353697" w:rsidRDefault="006A77E8" w:rsidP="006A77E8">
      <w:pPr>
        <w:jc w:val="center"/>
        <w:rPr>
          <w:rFonts w:ascii="Times New Roman" w:hAnsi="Times New Roman" w:cs="Times New Roman"/>
          <w:sz w:val="28"/>
        </w:rPr>
      </w:pPr>
      <w:r w:rsidRPr="00353697">
        <w:rPr>
          <w:rFonts w:ascii="Times New Roman" w:hAnsi="Times New Roman" w:cs="Times New Roman"/>
          <w:sz w:val="28"/>
        </w:rPr>
        <w:t xml:space="preserve"> </w:t>
      </w:r>
      <w:r w:rsidRPr="00353697">
        <w:rPr>
          <w:rFonts w:ascii="Times New Roman" w:hAnsi="Times New Roman" w:cs="Times New Roman"/>
          <w:sz w:val="40"/>
          <w:szCs w:val="40"/>
        </w:rPr>
        <w:t>Project Proposal</w:t>
      </w:r>
    </w:p>
    <w:p w14:paraId="01646F05" w14:textId="77777777" w:rsidR="006A77E8" w:rsidRPr="00353697" w:rsidRDefault="006A77E8" w:rsidP="006A77E8">
      <w:pPr>
        <w:jc w:val="center"/>
        <w:rPr>
          <w:rFonts w:ascii="Times New Roman" w:hAnsi="Times New Roman" w:cs="Times New Roman"/>
          <w:sz w:val="28"/>
        </w:rPr>
      </w:pPr>
    </w:p>
    <w:p w14:paraId="0503D236" w14:textId="77777777" w:rsidR="006A77E8" w:rsidRPr="00353697" w:rsidRDefault="006A77E8" w:rsidP="006A77E8">
      <w:pPr>
        <w:rPr>
          <w:rFonts w:ascii="Times New Roman" w:hAnsi="Times New Roman" w:cs="Times New Roman"/>
          <w:sz w:val="28"/>
        </w:rPr>
      </w:pPr>
    </w:p>
    <w:p w14:paraId="7EA4085A" w14:textId="77777777" w:rsidR="006A77E8" w:rsidRPr="00353697" w:rsidRDefault="006A77E8" w:rsidP="006A77E8">
      <w:pPr>
        <w:rPr>
          <w:rFonts w:ascii="Times New Roman" w:hAnsi="Times New Roman" w:cs="Times New Roman"/>
          <w:sz w:val="28"/>
        </w:rPr>
      </w:pPr>
    </w:p>
    <w:p w14:paraId="75E16CDF" w14:textId="77777777" w:rsidR="006A77E8" w:rsidRPr="00353697" w:rsidRDefault="006A77E8" w:rsidP="006A77E8">
      <w:pPr>
        <w:rPr>
          <w:rFonts w:ascii="Times New Roman" w:hAnsi="Times New Roman" w:cs="Times New Roman"/>
          <w:sz w:val="28"/>
        </w:rPr>
      </w:pPr>
    </w:p>
    <w:p w14:paraId="641A917C" w14:textId="77777777" w:rsidR="006A77E8" w:rsidRPr="00353697" w:rsidRDefault="006A77E8" w:rsidP="006A77E8">
      <w:pPr>
        <w:jc w:val="center"/>
        <w:rPr>
          <w:rFonts w:ascii="Times New Roman" w:hAnsi="Times New Roman" w:cs="Times New Roman"/>
          <w:b/>
          <w:bCs/>
          <w:sz w:val="32"/>
          <w:szCs w:val="32"/>
        </w:rPr>
      </w:pPr>
      <w:r w:rsidRPr="00353697">
        <w:rPr>
          <w:rFonts w:ascii="Times New Roman" w:eastAsia="Times New Roman" w:hAnsi="Times New Roman" w:cs="Times New Roman"/>
          <w:bCs/>
          <w:iCs/>
          <w:sz w:val="36"/>
          <w:szCs w:val="36"/>
          <w:lang w:eastAsia="en-US" w:bidi="ar-SA"/>
        </w:rPr>
        <w:t>By</w:t>
      </w:r>
    </w:p>
    <w:tbl>
      <w:tblPr>
        <w:tblStyle w:val="TableGrid"/>
        <w:tblW w:w="9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8"/>
        <w:gridCol w:w="4768"/>
      </w:tblGrid>
      <w:tr w:rsidR="006A77E8" w:rsidRPr="00353697" w14:paraId="357E06C4" w14:textId="77777777" w:rsidTr="006A77E8">
        <w:trPr>
          <w:trHeight w:val="512"/>
          <w:jc w:val="center"/>
        </w:trPr>
        <w:tc>
          <w:tcPr>
            <w:tcW w:w="4768" w:type="dxa"/>
          </w:tcPr>
          <w:p w14:paraId="6A4C203B" w14:textId="77777777" w:rsidR="006A77E8" w:rsidRPr="00353697" w:rsidRDefault="006A77E8" w:rsidP="006A77E8">
            <w:pPr>
              <w:jc w:val="right"/>
              <w:rPr>
                <w:rFonts w:ascii="Times New Roman" w:hAnsi="Times New Roman" w:cs="Times New Roman"/>
                <w:b/>
                <w:bCs/>
                <w:sz w:val="36"/>
                <w:szCs w:val="36"/>
              </w:rPr>
            </w:pPr>
            <w:r w:rsidRPr="00353697">
              <w:rPr>
                <w:rFonts w:ascii="Times New Roman" w:hAnsi="Times New Roman" w:cs="Times New Roman"/>
                <w:b/>
                <w:bCs/>
                <w:sz w:val="36"/>
                <w:szCs w:val="36"/>
              </w:rPr>
              <w:t>Pichet Potha</w:t>
            </w:r>
          </w:p>
        </w:tc>
        <w:tc>
          <w:tcPr>
            <w:tcW w:w="4768" w:type="dxa"/>
          </w:tcPr>
          <w:p w14:paraId="057D5DA4" w14:textId="77777777" w:rsidR="006A77E8" w:rsidRPr="00353697" w:rsidRDefault="006A77E8" w:rsidP="006A77E8">
            <w:pPr>
              <w:rPr>
                <w:rFonts w:ascii="Times New Roman" w:hAnsi="Times New Roman" w:cs="Times New Roman"/>
                <w:b/>
                <w:bCs/>
                <w:sz w:val="36"/>
                <w:szCs w:val="36"/>
              </w:rPr>
            </w:pPr>
            <w:r w:rsidRPr="00353697">
              <w:rPr>
                <w:rFonts w:ascii="Times New Roman" w:hAnsi="Times New Roman" w:cs="Times New Roman"/>
                <w:b/>
                <w:bCs/>
                <w:sz w:val="36"/>
                <w:szCs w:val="36"/>
              </w:rPr>
              <w:t xml:space="preserve">  542115041</w:t>
            </w:r>
          </w:p>
        </w:tc>
      </w:tr>
      <w:tr w:rsidR="006A77E8" w:rsidRPr="00353697" w14:paraId="28C1A2BB" w14:textId="77777777" w:rsidTr="006A77E8">
        <w:trPr>
          <w:trHeight w:val="512"/>
          <w:jc w:val="center"/>
        </w:trPr>
        <w:tc>
          <w:tcPr>
            <w:tcW w:w="4768" w:type="dxa"/>
          </w:tcPr>
          <w:p w14:paraId="3ED64ACB" w14:textId="77777777" w:rsidR="006A77E8" w:rsidRPr="00353697" w:rsidRDefault="006A77E8" w:rsidP="006A77E8">
            <w:pPr>
              <w:jc w:val="right"/>
              <w:rPr>
                <w:rFonts w:ascii="Times New Roman" w:hAnsi="Times New Roman" w:cs="Times New Roman"/>
                <w:b/>
                <w:bCs/>
                <w:sz w:val="36"/>
                <w:szCs w:val="36"/>
              </w:rPr>
            </w:pPr>
            <w:r w:rsidRPr="00353697">
              <w:rPr>
                <w:rFonts w:ascii="Times New Roman" w:hAnsi="Times New Roman" w:cs="Times New Roman"/>
                <w:b/>
                <w:bCs/>
                <w:sz w:val="36"/>
                <w:szCs w:val="36"/>
              </w:rPr>
              <w:t>Sittipong Borripan</w:t>
            </w:r>
          </w:p>
        </w:tc>
        <w:tc>
          <w:tcPr>
            <w:tcW w:w="4768" w:type="dxa"/>
          </w:tcPr>
          <w:p w14:paraId="3E00336D" w14:textId="77777777" w:rsidR="006A77E8" w:rsidRPr="00353697" w:rsidRDefault="006A77E8" w:rsidP="006A77E8">
            <w:pPr>
              <w:rPr>
                <w:rFonts w:ascii="Times New Roman" w:hAnsi="Times New Roman" w:cs="Times New Roman"/>
                <w:b/>
                <w:bCs/>
                <w:sz w:val="36"/>
                <w:szCs w:val="36"/>
              </w:rPr>
            </w:pPr>
            <w:r w:rsidRPr="00353697">
              <w:rPr>
                <w:rFonts w:ascii="Times New Roman" w:hAnsi="Times New Roman" w:cs="Times New Roman"/>
                <w:b/>
                <w:bCs/>
                <w:sz w:val="36"/>
                <w:szCs w:val="36"/>
              </w:rPr>
              <w:t xml:space="preserve">  542115066</w:t>
            </w:r>
          </w:p>
        </w:tc>
      </w:tr>
    </w:tbl>
    <w:p w14:paraId="278CBA60" w14:textId="77777777" w:rsidR="006A77E8" w:rsidRPr="00353697" w:rsidRDefault="006A77E8" w:rsidP="006A77E8">
      <w:pPr>
        <w:rPr>
          <w:rFonts w:ascii="Times New Roman" w:hAnsi="Times New Roman" w:cs="Times New Roman"/>
          <w:sz w:val="32"/>
          <w:szCs w:val="32"/>
        </w:rPr>
      </w:pPr>
    </w:p>
    <w:p w14:paraId="5CD6B191" w14:textId="77777777" w:rsidR="006A77E8" w:rsidRPr="00353697" w:rsidRDefault="006A77E8" w:rsidP="006A77E8">
      <w:pPr>
        <w:rPr>
          <w:rFonts w:ascii="Times New Roman" w:hAnsi="Times New Roman" w:cs="Times New Roman"/>
          <w:sz w:val="32"/>
          <w:szCs w:val="32"/>
        </w:rPr>
      </w:pPr>
    </w:p>
    <w:p w14:paraId="3366E676" w14:textId="77777777" w:rsidR="006A77E8" w:rsidRPr="00353697" w:rsidRDefault="006A77E8" w:rsidP="006A77E8">
      <w:pPr>
        <w:rPr>
          <w:rFonts w:ascii="Times New Roman" w:hAnsi="Times New Roman" w:cs="Times New Roman"/>
          <w:sz w:val="32"/>
          <w:szCs w:val="32"/>
        </w:rPr>
      </w:pPr>
    </w:p>
    <w:p w14:paraId="0DA40E18" w14:textId="77777777" w:rsidR="006A77E8" w:rsidRPr="00353697" w:rsidRDefault="006A77E8" w:rsidP="006A77E8">
      <w:pPr>
        <w:spacing w:line="300" w:lineRule="exact"/>
        <w:jc w:val="center"/>
        <w:rPr>
          <w:rFonts w:ascii="Times New Roman" w:hAnsi="Times New Roman" w:cs="Times New Roman"/>
          <w:sz w:val="32"/>
          <w:szCs w:val="32"/>
        </w:rPr>
      </w:pPr>
      <w:r w:rsidRPr="00353697">
        <w:rPr>
          <w:rFonts w:ascii="Times New Roman" w:hAnsi="Times New Roman" w:cs="Times New Roman"/>
          <w:sz w:val="32"/>
          <w:szCs w:val="32"/>
        </w:rPr>
        <w:t>Department of Software Engineering</w:t>
      </w:r>
    </w:p>
    <w:p w14:paraId="69BD5E4C" w14:textId="77777777" w:rsidR="006A77E8" w:rsidRPr="00353697" w:rsidRDefault="006A77E8" w:rsidP="006A77E8">
      <w:pPr>
        <w:spacing w:line="300" w:lineRule="exact"/>
        <w:jc w:val="center"/>
        <w:rPr>
          <w:rFonts w:ascii="Times New Roman" w:hAnsi="Times New Roman" w:cs="Times New Roman"/>
          <w:sz w:val="32"/>
          <w:szCs w:val="32"/>
        </w:rPr>
      </w:pPr>
      <w:r w:rsidRPr="00353697">
        <w:rPr>
          <w:rFonts w:ascii="Times New Roman" w:hAnsi="Times New Roman" w:cs="Times New Roman"/>
          <w:sz w:val="32"/>
          <w:szCs w:val="32"/>
        </w:rPr>
        <w:t>College of Arts, Media and Technology</w:t>
      </w:r>
    </w:p>
    <w:p w14:paraId="20D77090" w14:textId="77777777" w:rsidR="006A77E8" w:rsidRPr="00353697" w:rsidRDefault="006A77E8" w:rsidP="006A77E8">
      <w:pPr>
        <w:spacing w:line="300" w:lineRule="exact"/>
        <w:jc w:val="center"/>
        <w:rPr>
          <w:rFonts w:ascii="Times New Roman" w:hAnsi="Times New Roman" w:cs="Times New Roman"/>
          <w:sz w:val="32"/>
          <w:szCs w:val="32"/>
        </w:rPr>
      </w:pPr>
      <w:r w:rsidRPr="00353697">
        <w:rPr>
          <w:rFonts w:ascii="Times New Roman" w:hAnsi="Times New Roman" w:cs="Times New Roman"/>
          <w:sz w:val="32"/>
          <w:szCs w:val="32"/>
        </w:rPr>
        <w:t>Chiang Mai University</w:t>
      </w:r>
    </w:p>
    <w:p w14:paraId="04060DD2" w14:textId="77777777" w:rsidR="006A77E8" w:rsidRPr="00353697" w:rsidRDefault="006A77E8" w:rsidP="006A77E8">
      <w:pPr>
        <w:rPr>
          <w:rFonts w:ascii="Times New Roman" w:hAnsi="Times New Roman" w:cs="Times New Roman"/>
          <w:sz w:val="32"/>
          <w:szCs w:val="32"/>
        </w:rPr>
      </w:pPr>
    </w:p>
    <w:p w14:paraId="774CEC08" w14:textId="77777777" w:rsidR="006A77E8" w:rsidRPr="00353697" w:rsidRDefault="006A77E8" w:rsidP="006A77E8">
      <w:pPr>
        <w:rPr>
          <w:rFonts w:ascii="Times New Roman" w:hAnsi="Times New Roman" w:cs="Times New Roman"/>
          <w:sz w:val="32"/>
          <w:szCs w:val="32"/>
        </w:rPr>
      </w:pPr>
    </w:p>
    <w:p w14:paraId="5D07D854" w14:textId="77777777" w:rsidR="006A77E8" w:rsidRPr="00353697" w:rsidRDefault="006A77E8" w:rsidP="006A77E8">
      <w:pPr>
        <w:widowControl w:val="0"/>
        <w:jc w:val="center"/>
        <w:rPr>
          <w:rFonts w:ascii="Times New Roman" w:hAnsi="Times New Roman" w:cs="Times New Roman"/>
          <w:bCs/>
          <w:sz w:val="32"/>
          <w:szCs w:val="32"/>
        </w:rPr>
      </w:pPr>
      <w:r w:rsidRPr="00353697">
        <w:rPr>
          <w:rFonts w:ascii="Times New Roman" w:hAnsi="Times New Roman" w:cs="Times New Roman"/>
          <w:bCs/>
          <w:sz w:val="32"/>
          <w:szCs w:val="32"/>
        </w:rPr>
        <w:t>Project Adviser</w:t>
      </w:r>
    </w:p>
    <w:p w14:paraId="1102FE3D" w14:textId="77777777" w:rsidR="006A77E8" w:rsidRPr="00353697" w:rsidRDefault="006A77E8" w:rsidP="006A77E8">
      <w:pPr>
        <w:widowControl w:val="0"/>
        <w:jc w:val="center"/>
        <w:rPr>
          <w:rFonts w:ascii="Times New Roman" w:hAnsi="Times New Roman" w:cs="Times New Roman"/>
          <w:bCs/>
          <w:sz w:val="32"/>
          <w:szCs w:val="32"/>
        </w:rPr>
      </w:pPr>
    </w:p>
    <w:p w14:paraId="3AE016F8" w14:textId="77777777" w:rsidR="006A77E8" w:rsidRPr="00353697" w:rsidRDefault="006A77E8" w:rsidP="006A77E8">
      <w:pPr>
        <w:widowControl w:val="0"/>
        <w:jc w:val="center"/>
        <w:rPr>
          <w:rFonts w:ascii="Times New Roman" w:hAnsi="Times New Roman" w:cs="Times New Roman"/>
          <w:bCs/>
          <w:sz w:val="32"/>
          <w:szCs w:val="32"/>
        </w:rPr>
      </w:pPr>
      <w:r w:rsidRPr="00353697">
        <w:rPr>
          <w:rFonts w:ascii="Times New Roman" w:hAnsi="Times New Roman" w:cs="Times New Roman"/>
          <w:bCs/>
          <w:sz w:val="32"/>
          <w:szCs w:val="32"/>
        </w:rPr>
        <w:t>______________________________</w:t>
      </w:r>
    </w:p>
    <w:p w14:paraId="41DDF366" w14:textId="77777777" w:rsidR="006A77E8" w:rsidRPr="00353697" w:rsidRDefault="006A77E8" w:rsidP="006A77E8">
      <w:pPr>
        <w:widowControl w:val="0"/>
        <w:jc w:val="center"/>
        <w:rPr>
          <w:rFonts w:ascii="Times New Roman" w:hAnsi="Times New Roman" w:cs="Times New Roman"/>
          <w:b/>
          <w:bCs/>
          <w:sz w:val="48"/>
          <w:szCs w:val="48"/>
        </w:rPr>
      </w:pPr>
      <w:r w:rsidRPr="00353697">
        <w:rPr>
          <w:rFonts w:ascii="Times New Roman" w:hAnsi="Times New Roman" w:cs="Times New Roman"/>
          <w:bCs/>
          <w:sz w:val="32"/>
          <w:szCs w:val="32"/>
        </w:rPr>
        <w:t>Ms. Yun Rim Park</w:t>
      </w:r>
    </w:p>
    <w:p w14:paraId="5EC6CC90" w14:textId="77777777" w:rsidR="0008710C" w:rsidRDefault="0008710C" w:rsidP="006A77E8">
      <w:pPr>
        <w:jc w:val="center"/>
        <w:rPr>
          <w:rFonts w:ascii="Times New Roman" w:hAnsi="Times New Roman" w:cs="Times New Roman"/>
          <w:b/>
          <w:bCs/>
          <w:sz w:val="48"/>
          <w:szCs w:val="48"/>
        </w:rPr>
      </w:pPr>
    </w:p>
    <w:p w14:paraId="7ACF5895" w14:textId="77777777" w:rsidR="006A77E8" w:rsidRPr="00102F22" w:rsidRDefault="006A77E8" w:rsidP="006A77E8">
      <w:pPr>
        <w:jc w:val="center"/>
        <w:rPr>
          <w:rFonts w:ascii="Times New Roman" w:hAnsi="Times New Roman" w:cs="Times New Roman"/>
          <w:b/>
          <w:bCs/>
          <w:sz w:val="48"/>
          <w:szCs w:val="48"/>
        </w:rPr>
      </w:pPr>
      <w:r w:rsidRPr="00102F22">
        <w:rPr>
          <w:rFonts w:ascii="Times New Roman" w:hAnsi="Times New Roman" w:cs="Times New Roman"/>
          <w:b/>
          <w:bCs/>
          <w:sz w:val="48"/>
          <w:szCs w:val="48"/>
        </w:rPr>
        <w:lastRenderedPageBreak/>
        <w:t>Table of contents</w:t>
      </w:r>
    </w:p>
    <w:p w14:paraId="7F8645BC" w14:textId="6FB04F96" w:rsidR="006A77E8" w:rsidRPr="00102F22" w:rsidRDefault="006A77E8" w:rsidP="0008710C">
      <w:pPr>
        <w:spacing w:after="120" w:line="260" w:lineRule="atLeast"/>
        <w:jc w:val="distribute"/>
        <w:rPr>
          <w:rFonts w:ascii="Times New Roman" w:hAnsi="Times New Roman" w:cs="Times New Roman"/>
          <w:szCs w:val="22"/>
        </w:rPr>
      </w:pPr>
      <w:r w:rsidRPr="00102F22">
        <w:rPr>
          <w:rFonts w:ascii="Times New Roman" w:hAnsi="Times New Roman" w:cs="Times New Roman"/>
          <w:b/>
          <w:bCs/>
          <w:szCs w:val="22"/>
        </w:rPr>
        <w:t>Revision History</w:t>
      </w:r>
      <w:r w:rsidRPr="00102F22">
        <w:rPr>
          <w:rFonts w:ascii="Times New Roman" w:hAnsi="Times New Roman" w:cs="Times New Roman"/>
          <w:szCs w:val="22"/>
        </w:rPr>
        <w:t>……………………………………………………...</w:t>
      </w:r>
      <w:r w:rsidR="00102F22">
        <w:rPr>
          <w:rFonts w:ascii="Times New Roman" w:hAnsi="Times New Roman" w:cs="Times New Roman"/>
          <w:szCs w:val="22"/>
        </w:rPr>
        <w:t>..............</w:t>
      </w:r>
      <w:r w:rsidRPr="00102F22">
        <w:rPr>
          <w:rFonts w:ascii="Times New Roman" w:hAnsi="Times New Roman" w:cs="Times New Roman"/>
          <w:szCs w:val="22"/>
        </w:rPr>
        <w:t>..........................................1</w:t>
      </w:r>
    </w:p>
    <w:p w14:paraId="5D2E3601" w14:textId="77D72854" w:rsidR="006A77E8" w:rsidRPr="00102F22" w:rsidRDefault="006A77E8" w:rsidP="0008710C">
      <w:pPr>
        <w:spacing w:after="120" w:line="260" w:lineRule="atLeast"/>
        <w:jc w:val="distribute"/>
        <w:rPr>
          <w:rFonts w:ascii="Times New Roman" w:hAnsi="Times New Roman" w:cs="Times New Roman"/>
          <w:szCs w:val="22"/>
        </w:rPr>
      </w:pPr>
      <w:r w:rsidRPr="00102F22">
        <w:rPr>
          <w:rFonts w:ascii="Times New Roman" w:hAnsi="Times New Roman" w:cs="Times New Roman"/>
          <w:b/>
          <w:bCs/>
          <w:szCs w:val="22"/>
        </w:rPr>
        <w:t>Abstract</w:t>
      </w:r>
      <w:r w:rsidR="00102F22" w:rsidRPr="00102F22">
        <w:rPr>
          <w:rFonts w:ascii="Times New Roman" w:hAnsi="Times New Roman" w:cs="Times New Roman"/>
          <w:szCs w:val="22"/>
        </w:rPr>
        <w:t>…...</w:t>
      </w:r>
      <w:r w:rsidR="00102F22">
        <w:rPr>
          <w:rFonts w:ascii="Times New Roman" w:hAnsi="Times New Roman" w:cs="Times New Roman"/>
          <w:szCs w:val="22"/>
        </w:rPr>
        <w:t>..................................................................................................................................................</w:t>
      </w:r>
      <w:r w:rsidR="00102F22" w:rsidRPr="00102F22">
        <w:rPr>
          <w:rFonts w:ascii="Times New Roman" w:hAnsi="Times New Roman" w:cs="Times New Roman"/>
          <w:szCs w:val="22"/>
        </w:rPr>
        <w:t>3</w:t>
      </w:r>
    </w:p>
    <w:p w14:paraId="50DAB62E" w14:textId="2A9C390E" w:rsidR="006A77E8" w:rsidRPr="00102F22" w:rsidRDefault="006A77E8" w:rsidP="0008710C">
      <w:pPr>
        <w:spacing w:after="120" w:line="260" w:lineRule="atLeast"/>
        <w:jc w:val="distribute"/>
        <w:rPr>
          <w:rFonts w:ascii="Times New Roman" w:hAnsi="Times New Roman" w:cs="Times New Roman"/>
          <w:szCs w:val="22"/>
        </w:rPr>
      </w:pPr>
      <w:r w:rsidRPr="00102F22">
        <w:rPr>
          <w:rFonts w:ascii="Times New Roman" w:hAnsi="Times New Roman" w:cs="Times New Roman"/>
          <w:b/>
          <w:bCs/>
          <w:szCs w:val="22"/>
        </w:rPr>
        <w:t>Chapter I: Introduction and Background</w:t>
      </w:r>
      <w:r w:rsidR="00102F22" w:rsidRPr="00102F22">
        <w:rPr>
          <w:rFonts w:ascii="Times New Roman" w:hAnsi="Times New Roman" w:cs="Times New Roman"/>
          <w:szCs w:val="22"/>
        </w:rPr>
        <w:t>…</w:t>
      </w:r>
      <w:r w:rsidR="00102F22">
        <w:rPr>
          <w:rFonts w:ascii="Times New Roman" w:hAnsi="Times New Roman" w:cs="Times New Roman"/>
          <w:szCs w:val="22"/>
        </w:rPr>
        <w:t>…………………………………………………………….</w:t>
      </w:r>
      <w:r w:rsidR="00102F22" w:rsidRPr="00102F22">
        <w:rPr>
          <w:rFonts w:ascii="Times New Roman" w:hAnsi="Times New Roman" w:cs="Times New Roman"/>
          <w:szCs w:val="22"/>
        </w:rPr>
        <w:t>.4</w:t>
      </w:r>
    </w:p>
    <w:p w14:paraId="718BD92D" w14:textId="078FB81E" w:rsidR="006A77E8" w:rsidRPr="00102F22" w:rsidRDefault="006A77E8" w:rsidP="0008710C">
      <w:pPr>
        <w:spacing w:after="120" w:line="260" w:lineRule="atLeast"/>
        <w:jc w:val="distribute"/>
        <w:rPr>
          <w:rFonts w:ascii="Times New Roman" w:hAnsi="Times New Roman" w:cs="Times New Roman"/>
          <w:szCs w:val="22"/>
        </w:rPr>
      </w:pPr>
      <w:r w:rsidRPr="00102F22">
        <w:rPr>
          <w:rFonts w:ascii="Times New Roman" w:hAnsi="Times New Roman" w:cs="Times New Roman"/>
          <w:b/>
          <w:bCs/>
          <w:szCs w:val="22"/>
        </w:rPr>
        <w:t>Chapter II: Literature Review</w:t>
      </w:r>
      <w:r w:rsidRPr="00102F22">
        <w:rPr>
          <w:rFonts w:ascii="Times New Roman" w:hAnsi="Times New Roman" w:cs="Times New Roman"/>
          <w:szCs w:val="22"/>
        </w:rPr>
        <w:t>……………………………</w:t>
      </w:r>
      <w:r w:rsidR="00102F22">
        <w:rPr>
          <w:rFonts w:ascii="Times New Roman" w:hAnsi="Times New Roman" w:cs="Times New Roman"/>
          <w:szCs w:val="22"/>
        </w:rPr>
        <w:t>………...</w:t>
      </w:r>
      <w:r w:rsidRPr="00102F22">
        <w:rPr>
          <w:rFonts w:ascii="Times New Roman" w:hAnsi="Times New Roman" w:cs="Times New Roman"/>
          <w:szCs w:val="22"/>
        </w:rPr>
        <w:t>……………………………………..5</w:t>
      </w:r>
    </w:p>
    <w:p w14:paraId="1D1784B7" w14:textId="63D827CF" w:rsidR="006A77E8" w:rsidRPr="00102F22" w:rsidRDefault="006A77E8" w:rsidP="0008710C">
      <w:pPr>
        <w:spacing w:after="120" w:line="260" w:lineRule="atLeast"/>
        <w:jc w:val="distribute"/>
        <w:rPr>
          <w:rFonts w:ascii="Times New Roman" w:hAnsi="Times New Roman" w:cs="Times New Roman"/>
          <w:szCs w:val="22"/>
        </w:rPr>
      </w:pPr>
      <w:r w:rsidRPr="00102F22">
        <w:rPr>
          <w:rFonts w:ascii="Times New Roman" w:hAnsi="Times New Roman" w:cs="Times New Roman"/>
          <w:szCs w:val="22"/>
        </w:rPr>
        <w:tab/>
        <w:t>2.1 Business Review……………………………………………………</w:t>
      </w:r>
      <w:r w:rsidR="00102F22">
        <w:rPr>
          <w:rFonts w:ascii="Times New Roman" w:hAnsi="Times New Roman" w:cs="Times New Roman"/>
          <w:szCs w:val="22"/>
        </w:rPr>
        <w:t>………..</w:t>
      </w:r>
      <w:r w:rsidR="001B3805">
        <w:rPr>
          <w:rFonts w:ascii="Times New Roman" w:hAnsi="Times New Roman" w:cs="Times New Roman"/>
          <w:szCs w:val="22"/>
        </w:rPr>
        <w:t>…………………5</w:t>
      </w:r>
    </w:p>
    <w:p w14:paraId="2A4B3394" w14:textId="207CFA85" w:rsidR="006A77E8" w:rsidRPr="00102F22" w:rsidRDefault="006A77E8" w:rsidP="0008710C">
      <w:pPr>
        <w:spacing w:after="120" w:line="260" w:lineRule="atLeast"/>
        <w:jc w:val="distribute"/>
        <w:rPr>
          <w:rFonts w:ascii="Times New Roman" w:hAnsi="Times New Roman" w:cs="Times New Roman"/>
          <w:szCs w:val="22"/>
        </w:rPr>
      </w:pPr>
      <w:r w:rsidRPr="00102F22">
        <w:rPr>
          <w:rFonts w:ascii="Times New Roman" w:hAnsi="Times New Roman" w:cs="Times New Roman"/>
          <w:szCs w:val="22"/>
        </w:rPr>
        <w:tab/>
        <w:t>2.2 Alternative Business related…………………………………………</w:t>
      </w:r>
      <w:r w:rsidR="00102F22">
        <w:rPr>
          <w:rFonts w:ascii="Times New Roman" w:hAnsi="Times New Roman" w:cs="Times New Roman"/>
          <w:szCs w:val="22"/>
        </w:rPr>
        <w:t>………..</w:t>
      </w:r>
      <w:r w:rsidRPr="00102F22">
        <w:rPr>
          <w:rFonts w:ascii="Times New Roman" w:hAnsi="Times New Roman" w:cs="Times New Roman"/>
          <w:szCs w:val="22"/>
        </w:rPr>
        <w:t>………………..6</w:t>
      </w:r>
    </w:p>
    <w:p w14:paraId="2206791A" w14:textId="127CB212" w:rsidR="006A77E8" w:rsidRPr="00102F22" w:rsidRDefault="006A77E8" w:rsidP="0008710C">
      <w:pPr>
        <w:spacing w:after="120" w:line="260" w:lineRule="atLeast"/>
        <w:jc w:val="distribute"/>
        <w:rPr>
          <w:rFonts w:ascii="Times New Roman" w:hAnsi="Times New Roman" w:cs="Times New Roman"/>
          <w:szCs w:val="22"/>
        </w:rPr>
      </w:pPr>
      <w:r w:rsidRPr="00102F22">
        <w:rPr>
          <w:rFonts w:ascii="Times New Roman" w:hAnsi="Times New Roman" w:cs="Times New Roman"/>
          <w:szCs w:val="22"/>
        </w:rPr>
        <w:tab/>
        <w:t>2.3 Technology Review…………………………………………………</w:t>
      </w:r>
      <w:r w:rsidR="00102F22">
        <w:rPr>
          <w:rFonts w:ascii="Times New Roman" w:hAnsi="Times New Roman" w:cs="Times New Roman"/>
          <w:szCs w:val="22"/>
        </w:rPr>
        <w:t>………..</w:t>
      </w:r>
      <w:r w:rsidR="001B3805">
        <w:rPr>
          <w:rFonts w:ascii="Times New Roman" w:hAnsi="Times New Roman" w:cs="Times New Roman"/>
          <w:szCs w:val="22"/>
        </w:rPr>
        <w:t>……………......9</w:t>
      </w:r>
    </w:p>
    <w:p w14:paraId="6D60A718" w14:textId="1C4EA1C8" w:rsidR="006A77E8" w:rsidRPr="00102F22" w:rsidRDefault="006A77E8" w:rsidP="0008710C">
      <w:pPr>
        <w:spacing w:after="120" w:line="260" w:lineRule="atLeast"/>
        <w:jc w:val="distribute"/>
        <w:rPr>
          <w:rFonts w:ascii="Times New Roman" w:hAnsi="Times New Roman" w:cs="Times New Roman"/>
          <w:szCs w:val="22"/>
        </w:rPr>
      </w:pPr>
      <w:r w:rsidRPr="00102F22">
        <w:rPr>
          <w:rFonts w:ascii="Times New Roman" w:hAnsi="Times New Roman" w:cs="Times New Roman"/>
          <w:szCs w:val="22"/>
        </w:rPr>
        <w:tab/>
        <w:t>2.4 Development Tools Review…………………………………………</w:t>
      </w:r>
      <w:r w:rsidR="00102F22">
        <w:rPr>
          <w:rFonts w:ascii="Times New Roman" w:hAnsi="Times New Roman" w:cs="Times New Roman"/>
          <w:szCs w:val="22"/>
        </w:rPr>
        <w:t>……….</w:t>
      </w:r>
      <w:r w:rsidR="001B3805">
        <w:rPr>
          <w:rFonts w:ascii="Times New Roman" w:hAnsi="Times New Roman" w:cs="Times New Roman"/>
          <w:szCs w:val="22"/>
        </w:rPr>
        <w:t>……………….14</w:t>
      </w:r>
    </w:p>
    <w:p w14:paraId="2FF73CF4" w14:textId="3452136C" w:rsidR="006A77E8" w:rsidRPr="00102F22" w:rsidRDefault="006A77E8" w:rsidP="0008710C">
      <w:pPr>
        <w:spacing w:after="120" w:line="260" w:lineRule="atLeast"/>
        <w:jc w:val="distribute"/>
        <w:rPr>
          <w:rFonts w:ascii="Times New Roman" w:hAnsi="Times New Roman" w:cs="Times New Roman"/>
          <w:b/>
          <w:bCs/>
          <w:szCs w:val="22"/>
        </w:rPr>
      </w:pPr>
      <w:r w:rsidRPr="00102F22">
        <w:rPr>
          <w:rFonts w:ascii="Times New Roman" w:hAnsi="Times New Roman" w:cs="Times New Roman"/>
          <w:b/>
          <w:bCs/>
          <w:szCs w:val="22"/>
        </w:rPr>
        <w:t>Chapter III: Quality Standard</w:t>
      </w:r>
      <w:r w:rsidRPr="00102F22">
        <w:rPr>
          <w:rFonts w:ascii="Times New Roman" w:hAnsi="Times New Roman" w:cs="Times New Roman"/>
          <w:szCs w:val="22"/>
        </w:rPr>
        <w:t>…………………………………………………</w:t>
      </w:r>
      <w:r w:rsidR="00102F22">
        <w:rPr>
          <w:rFonts w:ascii="Times New Roman" w:hAnsi="Times New Roman" w:cs="Times New Roman"/>
          <w:szCs w:val="22"/>
        </w:rPr>
        <w:t>………...</w:t>
      </w:r>
      <w:r w:rsidR="0008710C">
        <w:rPr>
          <w:rFonts w:ascii="Times New Roman" w:hAnsi="Times New Roman" w:cs="Times New Roman"/>
          <w:szCs w:val="22"/>
        </w:rPr>
        <w:t>………</w:t>
      </w:r>
      <w:r w:rsidR="001B3805">
        <w:rPr>
          <w:rFonts w:ascii="Times New Roman" w:hAnsi="Times New Roman" w:cs="Times New Roman"/>
          <w:szCs w:val="22"/>
        </w:rPr>
        <w:t>..…15</w:t>
      </w:r>
    </w:p>
    <w:p w14:paraId="3AEA3296" w14:textId="1B58F25F" w:rsidR="006A77E8" w:rsidRPr="00102F22" w:rsidRDefault="006A77E8" w:rsidP="0008710C">
      <w:pPr>
        <w:spacing w:after="120" w:line="260" w:lineRule="atLeast"/>
        <w:jc w:val="distribute"/>
        <w:rPr>
          <w:rFonts w:ascii="Times New Roman" w:hAnsi="Times New Roman" w:cs="Times New Roman"/>
          <w:szCs w:val="22"/>
        </w:rPr>
      </w:pPr>
      <w:r w:rsidRPr="00102F22">
        <w:rPr>
          <w:rFonts w:ascii="Times New Roman" w:hAnsi="Times New Roman" w:cs="Times New Roman"/>
          <w:szCs w:val="22"/>
        </w:rPr>
        <w:tab/>
        <w:t>3.1 ISO29110 for Very Small Entity (VSE)……………………………</w:t>
      </w:r>
      <w:r w:rsidR="00102F22">
        <w:rPr>
          <w:rFonts w:ascii="Times New Roman" w:hAnsi="Times New Roman" w:cs="Times New Roman"/>
          <w:szCs w:val="22"/>
        </w:rPr>
        <w:t>………..</w:t>
      </w:r>
      <w:r w:rsidRPr="00102F22">
        <w:rPr>
          <w:rFonts w:ascii="Times New Roman" w:hAnsi="Times New Roman" w:cs="Times New Roman"/>
          <w:szCs w:val="22"/>
        </w:rPr>
        <w:t>………</w:t>
      </w:r>
      <w:r w:rsidR="001B3805">
        <w:rPr>
          <w:rFonts w:ascii="Times New Roman" w:hAnsi="Times New Roman" w:cs="Times New Roman"/>
          <w:szCs w:val="22"/>
        </w:rPr>
        <w:t>………..15</w:t>
      </w:r>
    </w:p>
    <w:p w14:paraId="45A36515" w14:textId="294B1EAA" w:rsidR="006A77E8" w:rsidRPr="00102F22" w:rsidRDefault="006A77E8" w:rsidP="0008710C">
      <w:pPr>
        <w:spacing w:after="120" w:line="260" w:lineRule="atLeast"/>
        <w:jc w:val="distribute"/>
        <w:rPr>
          <w:rFonts w:ascii="Times New Roman" w:hAnsi="Times New Roman" w:cs="Times New Roman"/>
          <w:szCs w:val="22"/>
        </w:rPr>
      </w:pPr>
      <w:r w:rsidRPr="00102F22">
        <w:rPr>
          <w:rFonts w:ascii="Times New Roman" w:hAnsi="Times New Roman" w:cs="Times New Roman"/>
          <w:szCs w:val="22"/>
        </w:rPr>
        <w:tab/>
        <w:t>3.1.1 Project Management process………………………………………</w:t>
      </w:r>
      <w:r w:rsidR="00102F22">
        <w:rPr>
          <w:rFonts w:ascii="Times New Roman" w:hAnsi="Times New Roman" w:cs="Times New Roman"/>
          <w:szCs w:val="22"/>
        </w:rPr>
        <w:t>………..</w:t>
      </w:r>
      <w:r w:rsidR="001B3805">
        <w:rPr>
          <w:rFonts w:ascii="Times New Roman" w:hAnsi="Times New Roman" w:cs="Times New Roman"/>
          <w:szCs w:val="22"/>
        </w:rPr>
        <w:t>………………15</w:t>
      </w:r>
    </w:p>
    <w:p w14:paraId="2869A023" w14:textId="68C513CF" w:rsidR="006A77E8" w:rsidRPr="00102F22" w:rsidRDefault="006A77E8" w:rsidP="0008710C">
      <w:pPr>
        <w:spacing w:after="120" w:line="260" w:lineRule="atLeast"/>
        <w:jc w:val="distribute"/>
        <w:rPr>
          <w:rFonts w:ascii="Times New Roman" w:hAnsi="Times New Roman" w:cs="Times New Roman"/>
          <w:szCs w:val="22"/>
        </w:rPr>
      </w:pPr>
      <w:r w:rsidRPr="00102F22">
        <w:rPr>
          <w:rFonts w:ascii="Times New Roman" w:hAnsi="Times New Roman" w:cs="Times New Roman"/>
          <w:szCs w:val="22"/>
        </w:rPr>
        <w:tab/>
        <w:t>3.1.2 Software Implementation process………………………………</w:t>
      </w:r>
      <w:r w:rsidR="00102F22">
        <w:rPr>
          <w:rFonts w:ascii="Times New Roman" w:hAnsi="Times New Roman" w:cs="Times New Roman"/>
          <w:szCs w:val="22"/>
        </w:rPr>
        <w:t>…….….</w:t>
      </w:r>
      <w:r w:rsidR="001B3805">
        <w:rPr>
          <w:rFonts w:ascii="Times New Roman" w:hAnsi="Times New Roman" w:cs="Times New Roman"/>
          <w:szCs w:val="22"/>
        </w:rPr>
        <w:t>………………….15</w:t>
      </w:r>
    </w:p>
    <w:p w14:paraId="77311975" w14:textId="6D00721C" w:rsidR="006A77E8" w:rsidRPr="00102F22" w:rsidRDefault="006A77E8" w:rsidP="0008710C">
      <w:pPr>
        <w:spacing w:after="120" w:line="260" w:lineRule="atLeast"/>
        <w:jc w:val="distribute"/>
        <w:rPr>
          <w:rFonts w:ascii="Times New Roman" w:hAnsi="Times New Roman" w:cs="Times New Roman"/>
          <w:szCs w:val="22"/>
        </w:rPr>
      </w:pPr>
      <w:r w:rsidRPr="00102F22">
        <w:rPr>
          <w:rFonts w:ascii="Times New Roman" w:hAnsi="Times New Roman" w:cs="Times New Roman"/>
          <w:b/>
          <w:bCs/>
          <w:szCs w:val="22"/>
        </w:rPr>
        <w:t>Chapter IV: Project Plan</w:t>
      </w:r>
      <w:r w:rsidRPr="00102F22">
        <w:rPr>
          <w:rFonts w:ascii="Times New Roman" w:hAnsi="Times New Roman" w:cs="Times New Roman"/>
          <w:szCs w:val="22"/>
        </w:rPr>
        <w:t>....................................................................................</w:t>
      </w:r>
      <w:r w:rsidR="00102F22">
        <w:rPr>
          <w:rFonts w:ascii="Times New Roman" w:hAnsi="Times New Roman" w:cs="Times New Roman"/>
          <w:szCs w:val="22"/>
        </w:rPr>
        <w:t>...............</w:t>
      </w:r>
      <w:r w:rsidR="001B3805">
        <w:rPr>
          <w:rFonts w:ascii="Times New Roman" w:hAnsi="Times New Roman" w:cs="Times New Roman"/>
          <w:szCs w:val="22"/>
        </w:rPr>
        <w:t>........................16</w:t>
      </w:r>
    </w:p>
    <w:p w14:paraId="31AA86EE" w14:textId="7577DE8D" w:rsidR="006A77E8" w:rsidRPr="00102F22" w:rsidRDefault="006A77E8" w:rsidP="0008710C">
      <w:pPr>
        <w:spacing w:after="120" w:line="260" w:lineRule="atLeast"/>
        <w:jc w:val="distribute"/>
        <w:rPr>
          <w:rFonts w:ascii="Times New Roman" w:hAnsi="Times New Roman" w:cs="Times New Roman"/>
          <w:szCs w:val="22"/>
        </w:rPr>
      </w:pPr>
      <w:r w:rsidRPr="00102F22">
        <w:rPr>
          <w:rFonts w:ascii="Times New Roman" w:hAnsi="Times New Roman" w:cs="Times New Roman"/>
          <w:szCs w:val="22"/>
        </w:rPr>
        <w:tab/>
        <w:t>4.1 Motivation……………………………………………………………</w:t>
      </w:r>
      <w:r w:rsidR="00102F22">
        <w:rPr>
          <w:rFonts w:ascii="Times New Roman" w:hAnsi="Times New Roman" w:cs="Times New Roman"/>
          <w:szCs w:val="22"/>
        </w:rPr>
        <w:t>….……</w:t>
      </w:r>
      <w:r w:rsidR="001B3805">
        <w:rPr>
          <w:rFonts w:ascii="Times New Roman" w:hAnsi="Times New Roman" w:cs="Times New Roman"/>
          <w:szCs w:val="22"/>
        </w:rPr>
        <w:t>………………16</w:t>
      </w:r>
    </w:p>
    <w:p w14:paraId="158DE48A" w14:textId="255D73C5" w:rsidR="006A77E8" w:rsidRPr="00102F22" w:rsidRDefault="006A77E8" w:rsidP="001B3805">
      <w:pPr>
        <w:spacing w:after="120" w:line="260" w:lineRule="atLeast"/>
        <w:jc w:val="distribute"/>
        <w:rPr>
          <w:rFonts w:ascii="Times New Roman" w:hAnsi="Times New Roman" w:cs="Times New Roman"/>
          <w:szCs w:val="22"/>
        </w:rPr>
      </w:pPr>
      <w:r w:rsidRPr="00102F22">
        <w:rPr>
          <w:rFonts w:ascii="Times New Roman" w:hAnsi="Times New Roman" w:cs="Times New Roman"/>
          <w:szCs w:val="22"/>
        </w:rPr>
        <w:tab/>
        <w:t>4.2 Aims and Objectives…………………………………………………</w:t>
      </w:r>
      <w:r w:rsidR="00102F22">
        <w:rPr>
          <w:rFonts w:ascii="Times New Roman" w:hAnsi="Times New Roman" w:cs="Times New Roman"/>
          <w:szCs w:val="22"/>
        </w:rPr>
        <w:t>……….</w:t>
      </w:r>
      <w:r w:rsidR="001B3805">
        <w:rPr>
          <w:rFonts w:ascii="Times New Roman" w:hAnsi="Times New Roman" w:cs="Times New Roman"/>
          <w:szCs w:val="22"/>
        </w:rPr>
        <w:t>………………16</w:t>
      </w:r>
    </w:p>
    <w:p w14:paraId="7F85323C" w14:textId="637705BF" w:rsidR="006A77E8" w:rsidRPr="00102F22" w:rsidRDefault="006A77E8" w:rsidP="0008710C">
      <w:pPr>
        <w:spacing w:after="120" w:line="260" w:lineRule="atLeast"/>
        <w:jc w:val="distribute"/>
        <w:rPr>
          <w:rFonts w:ascii="Times New Roman" w:hAnsi="Times New Roman" w:cs="Times New Roman"/>
          <w:szCs w:val="22"/>
        </w:rPr>
      </w:pPr>
      <w:r w:rsidRPr="00102F22">
        <w:rPr>
          <w:rFonts w:ascii="Times New Roman" w:hAnsi="Times New Roman" w:cs="Times New Roman"/>
          <w:szCs w:val="22"/>
        </w:rPr>
        <w:tab/>
        <w:t>4.3 Deliverables and Limits……………………………………………………</w:t>
      </w:r>
      <w:r w:rsidR="00102F22">
        <w:rPr>
          <w:rFonts w:ascii="Times New Roman" w:hAnsi="Times New Roman" w:cs="Times New Roman"/>
          <w:szCs w:val="22"/>
        </w:rPr>
        <w:t>………..</w:t>
      </w:r>
      <w:r w:rsidR="001B3805">
        <w:rPr>
          <w:rFonts w:ascii="Times New Roman" w:hAnsi="Times New Roman" w:cs="Times New Roman"/>
          <w:szCs w:val="22"/>
        </w:rPr>
        <w:t>………...17</w:t>
      </w:r>
    </w:p>
    <w:p w14:paraId="33E5192A" w14:textId="5642C215" w:rsidR="006A77E8" w:rsidRDefault="006A77E8" w:rsidP="0008710C">
      <w:pPr>
        <w:spacing w:after="120" w:line="260" w:lineRule="atLeast"/>
        <w:jc w:val="distribute"/>
        <w:rPr>
          <w:rFonts w:ascii="Times New Roman" w:hAnsi="Times New Roman" w:cs="Times New Roman"/>
          <w:szCs w:val="22"/>
        </w:rPr>
      </w:pPr>
      <w:r w:rsidRPr="00102F22">
        <w:rPr>
          <w:rFonts w:ascii="Times New Roman" w:hAnsi="Times New Roman" w:cs="Times New Roman"/>
          <w:szCs w:val="22"/>
        </w:rPr>
        <w:tab/>
      </w:r>
      <w:r w:rsidRPr="00102F22">
        <w:rPr>
          <w:rFonts w:ascii="Times New Roman" w:hAnsi="Times New Roman" w:cs="Times New Roman"/>
          <w:szCs w:val="22"/>
        </w:rPr>
        <w:tab/>
        <w:t>4.3.1 Deliverables……………………………………………………</w:t>
      </w:r>
      <w:r w:rsidR="00102F22">
        <w:rPr>
          <w:rFonts w:ascii="Times New Roman" w:hAnsi="Times New Roman" w:cs="Times New Roman"/>
          <w:szCs w:val="22"/>
        </w:rPr>
        <w:t>……….</w:t>
      </w:r>
      <w:r w:rsidR="001B3805">
        <w:rPr>
          <w:rFonts w:ascii="Times New Roman" w:hAnsi="Times New Roman" w:cs="Times New Roman"/>
          <w:szCs w:val="22"/>
        </w:rPr>
        <w:t>…………..17</w:t>
      </w:r>
    </w:p>
    <w:p w14:paraId="04510C60" w14:textId="7DF85683" w:rsidR="00AA124C" w:rsidRPr="00102F22" w:rsidRDefault="00AA124C" w:rsidP="00AA124C">
      <w:pPr>
        <w:spacing w:after="120" w:line="260" w:lineRule="atLeast"/>
        <w:rPr>
          <w:rFonts w:ascii="Times New Roman" w:hAnsi="Times New Roman" w:cs="Times New Roman"/>
          <w:szCs w:val="22"/>
        </w:rPr>
      </w:pP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 xml:space="preserve">4.3.1.1 </w:t>
      </w:r>
      <w:r w:rsidRPr="00AA124C">
        <w:rPr>
          <w:rFonts w:ascii="Times New Roman" w:eastAsia="Times New Roman" w:hAnsi="Times New Roman" w:cs="Times New Roman"/>
          <w:color w:val="000000" w:themeColor="text1"/>
          <w:szCs w:val="22"/>
        </w:rPr>
        <w:t>Architecture Overview</w:t>
      </w:r>
      <w:r>
        <w:rPr>
          <w:rFonts w:ascii="Times New Roman" w:eastAsia="Times New Roman" w:hAnsi="Times New Roman" w:cs="Times New Roman"/>
          <w:color w:val="000000" w:themeColor="text1"/>
          <w:szCs w:val="22"/>
        </w:rPr>
        <w:t>………………………………………………..…17</w:t>
      </w:r>
    </w:p>
    <w:p w14:paraId="7703335A" w14:textId="1291F514" w:rsidR="006A77E8" w:rsidRPr="00102F22" w:rsidRDefault="00AA124C" w:rsidP="0008710C">
      <w:pPr>
        <w:spacing w:after="120" w:line="260" w:lineRule="atLeast"/>
        <w:jc w:val="distribute"/>
        <w:rPr>
          <w:rFonts w:ascii="Times New Roman" w:hAnsi="Times New Roman" w:cs="Times New Roman"/>
          <w:szCs w:val="22"/>
        </w:rPr>
      </w:pP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t>4.3.1.2</w:t>
      </w:r>
      <w:r w:rsidR="006A77E8" w:rsidRPr="00102F22">
        <w:rPr>
          <w:rFonts w:ascii="Times New Roman" w:hAnsi="Times New Roman" w:cs="Times New Roman"/>
          <w:szCs w:val="22"/>
        </w:rPr>
        <w:t xml:space="preserve"> Documents………………………………………………</w:t>
      </w:r>
      <w:r w:rsidR="00102F22">
        <w:rPr>
          <w:rFonts w:ascii="Times New Roman" w:hAnsi="Times New Roman" w:cs="Times New Roman"/>
          <w:szCs w:val="22"/>
        </w:rPr>
        <w:t>……...</w:t>
      </w:r>
      <w:r w:rsidR="001B3805">
        <w:rPr>
          <w:rFonts w:ascii="Times New Roman" w:hAnsi="Times New Roman" w:cs="Times New Roman"/>
          <w:szCs w:val="22"/>
        </w:rPr>
        <w:t>……….18</w:t>
      </w:r>
    </w:p>
    <w:p w14:paraId="50D5EE64" w14:textId="65F14FA0" w:rsidR="006A77E8" w:rsidRPr="00102F22" w:rsidRDefault="006A77E8" w:rsidP="0008710C">
      <w:pPr>
        <w:spacing w:after="120" w:line="260" w:lineRule="atLeast"/>
        <w:jc w:val="distribute"/>
        <w:rPr>
          <w:rFonts w:ascii="Times New Roman" w:hAnsi="Times New Roman" w:cs="Times New Roman"/>
          <w:szCs w:val="22"/>
        </w:rPr>
      </w:pPr>
      <w:r w:rsidRPr="00102F22">
        <w:rPr>
          <w:rFonts w:ascii="Times New Roman" w:hAnsi="Times New Roman" w:cs="Times New Roman"/>
          <w:szCs w:val="22"/>
        </w:rPr>
        <w:tab/>
      </w:r>
      <w:r w:rsidRPr="00102F22">
        <w:rPr>
          <w:rFonts w:ascii="Times New Roman" w:hAnsi="Times New Roman" w:cs="Times New Roman"/>
          <w:szCs w:val="22"/>
        </w:rPr>
        <w:tab/>
        <w:t>4.3.2 Limits………………………………………………………………</w:t>
      </w:r>
      <w:r w:rsidR="00102F22">
        <w:rPr>
          <w:rFonts w:ascii="Times New Roman" w:hAnsi="Times New Roman" w:cs="Times New Roman"/>
          <w:szCs w:val="22"/>
        </w:rPr>
        <w:t>………</w:t>
      </w:r>
      <w:r w:rsidR="001B3805">
        <w:rPr>
          <w:rFonts w:ascii="Times New Roman" w:hAnsi="Times New Roman" w:cs="Times New Roman"/>
          <w:szCs w:val="22"/>
        </w:rPr>
        <w:t>………18</w:t>
      </w:r>
    </w:p>
    <w:p w14:paraId="3A276558" w14:textId="133B318F" w:rsidR="006A77E8" w:rsidRPr="00102F22" w:rsidRDefault="006A77E8" w:rsidP="0008710C">
      <w:pPr>
        <w:spacing w:after="120" w:line="260" w:lineRule="atLeast"/>
        <w:jc w:val="distribute"/>
        <w:rPr>
          <w:rFonts w:ascii="Times New Roman" w:hAnsi="Times New Roman" w:cs="Times New Roman"/>
          <w:szCs w:val="22"/>
        </w:rPr>
      </w:pPr>
      <w:r w:rsidRPr="00102F22">
        <w:rPr>
          <w:rFonts w:ascii="Times New Roman" w:hAnsi="Times New Roman" w:cs="Times New Roman"/>
          <w:szCs w:val="22"/>
        </w:rPr>
        <w:tab/>
        <w:t>4.4 Future Work…………………………………………………………………</w:t>
      </w:r>
      <w:r w:rsidR="00102F22">
        <w:rPr>
          <w:rFonts w:ascii="Times New Roman" w:hAnsi="Times New Roman" w:cs="Times New Roman"/>
          <w:szCs w:val="22"/>
        </w:rPr>
        <w:t>………..</w:t>
      </w:r>
      <w:r w:rsidR="001B3805">
        <w:rPr>
          <w:rFonts w:ascii="Times New Roman" w:hAnsi="Times New Roman" w:cs="Times New Roman"/>
          <w:szCs w:val="22"/>
        </w:rPr>
        <w:t>……….18</w:t>
      </w:r>
    </w:p>
    <w:p w14:paraId="1467B3D8" w14:textId="64011267" w:rsidR="006A77E8" w:rsidRPr="00102F22" w:rsidRDefault="006A77E8" w:rsidP="0008710C">
      <w:pPr>
        <w:spacing w:after="120" w:line="260" w:lineRule="atLeast"/>
        <w:jc w:val="distribute"/>
        <w:rPr>
          <w:rFonts w:ascii="Times New Roman" w:hAnsi="Times New Roman" w:cs="Times New Roman"/>
          <w:szCs w:val="22"/>
        </w:rPr>
      </w:pPr>
      <w:r w:rsidRPr="00102F22">
        <w:rPr>
          <w:rFonts w:ascii="Times New Roman" w:hAnsi="Times New Roman" w:cs="Times New Roman"/>
          <w:szCs w:val="22"/>
        </w:rPr>
        <w:tab/>
        <w:t>4.5 Schedule and Milestone……………………………………………………</w:t>
      </w:r>
      <w:r w:rsidR="00102F22">
        <w:rPr>
          <w:rFonts w:ascii="Times New Roman" w:hAnsi="Times New Roman" w:cs="Times New Roman"/>
          <w:szCs w:val="22"/>
        </w:rPr>
        <w:t>………</w:t>
      </w:r>
      <w:r w:rsidR="001B3805">
        <w:rPr>
          <w:rFonts w:ascii="Times New Roman" w:hAnsi="Times New Roman" w:cs="Times New Roman"/>
          <w:szCs w:val="22"/>
        </w:rPr>
        <w:t>………...18</w:t>
      </w:r>
    </w:p>
    <w:p w14:paraId="696B14E5" w14:textId="69E05CC2" w:rsidR="006A77E8" w:rsidRPr="00102F22" w:rsidRDefault="006A77E8" w:rsidP="0008710C">
      <w:pPr>
        <w:spacing w:after="120" w:line="260" w:lineRule="atLeast"/>
        <w:jc w:val="distribute"/>
        <w:rPr>
          <w:rFonts w:ascii="Times New Roman" w:hAnsi="Times New Roman" w:cs="Times New Roman"/>
          <w:szCs w:val="22"/>
        </w:rPr>
      </w:pPr>
      <w:r w:rsidRPr="00102F22">
        <w:rPr>
          <w:rFonts w:ascii="Times New Roman" w:hAnsi="Times New Roman" w:cs="Times New Roman"/>
          <w:szCs w:val="22"/>
        </w:rPr>
        <w:tab/>
      </w:r>
      <w:r w:rsidRPr="00102F22">
        <w:rPr>
          <w:rFonts w:ascii="Times New Roman" w:hAnsi="Times New Roman" w:cs="Times New Roman"/>
          <w:szCs w:val="22"/>
        </w:rPr>
        <w:tab/>
        <w:t>4.5.1 Features…………………………………………………………</w:t>
      </w:r>
      <w:r w:rsidR="00102F22">
        <w:rPr>
          <w:rFonts w:ascii="Times New Roman" w:hAnsi="Times New Roman" w:cs="Times New Roman"/>
          <w:szCs w:val="22"/>
        </w:rPr>
        <w:t>………</w:t>
      </w:r>
      <w:r w:rsidR="001B3805">
        <w:rPr>
          <w:rFonts w:ascii="Times New Roman" w:hAnsi="Times New Roman" w:cs="Times New Roman"/>
          <w:szCs w:val="22"/>
        </w:rPr>
        <w:t>………….18</w:t>
      </w:r>
    </w:p>
    <w:p w14:paraId="4C0D9492" w14:textId="20BCB00F" w:rsidR="006A77E8" w:rsidRPr="00102F22" w:rsidRDefault="006A77E8" w:rsidP="0008710C">
      <w:pPr>
        <w:spacing w:after="120" w:line="260" w:lineRule="atLeast"/>
        <w:jc w:val="distribute"/>
        <w:rPr>
          <w:rFonts w:ascii="Times New Roman" w:hAnsi="Times New Roman" w:cs="Times New Roman"/>
          <w:szCs w:val="22"/>
        </w:rPr>
      </w:pPr>
      <w:r w:rsidRPr="00102F22">
        <w:rPr>
          <w:rFonts w:ascii="Times New Roman" w:hAnsi="Times New Roman" w:cs="Times New Roman"/>
          <w:szCs w:val="22"/>
        </w:rPr>
        <w:tab/>
      </w:r>
      <w:r w:rsidRPr="00102F22">
        <w:rPr>
          <w:rFonts w:ascii="Times New Roman" w:hAnsi="Times New Roman" w:cs="Times New Roman"/>
          <w:szCs w:val="22"/>
        </w:rPr>
        <w:tab/>
      </w:r>
      <w:commentRangeStart w:id="0"/>
      <w:r w:rsidRPr="00102F22">
        <w:rPr>
          <w:rFonts w:ascii="Times New Roman" w:hAnsi="Times New Roman" w:cs="Times New Roman"/>
          <w:szCs w:val="22"/>
        </w:rPr>
        <w:t>4.5.2 Software Development process ……….………………………</w:t>
      </w:r>
      <w:r w:rsidR="00102F22">
        <w:rPr>
          <w:rFonts w:ascii="Times New Roman" w:hAnsi="Times New Roman" w:cs="Times New Roman"/>
          <w:szCs w:val="22"/>
        </w:rPr>
        <w:t>……….</w:t>
      </w:r>
      <w:r w:rsidR="001B3805">
        <w:rPr>
          <w:rFonts w:ascii="Times New Roman" w:hAnsi="Times New Roman" w:cs="Times New Roman"/>
          <w:szCs w:val="22"/>
        </w:rPr>
        <w:t>…………...20</w:t>
      </w:r>
    </w:p>
    <w:p w14:paraId="400976C9" w14:textId="7B441CE2" w:rsidR="006A77E8" w:rsidRPr="00102F22" w:rsidRDefault="006A77E8" w:rsidP="0008710C">
      <w:pPr>
        <w:spacing w:after="120" w:line="260" w:lineRule="atLeast"/>
        <w:ind w:left="720" w:firstLine="720"/>
        <w:jc w:val="distribute"/>
        <w:rPr>
          <w:rFonts w:ascii="Times New Roman" w:hAnsi="Times New Roman" w:cs="Times New Roman"/>
          <w:szCs w:val="22"/>
        </w:rPr>
      </w:pPr>
      <w:r w:rsidRPr="00102F22">
        <w:rPr>
          <w:rFonts w:ascii="Times New Roman" w:hAnsi="Times New Roman" w:cs="Times New Roman"/>
          <w:szCs w:val="22"/>
        </w:rPr>
        <w:t>4.5.3 Milestone……………………..………………………………</w:t>
      </w:r>
      <w:r w:rsidR="00102F22">
        <w:rPr>
          <w:rFonts w:ascii="Times New Roman" w:hAnsi="Times New Roman" w:cs="Times New Roman"/>
          <w:szCs w:val="22"/>
        </w:rPr>
        <w:t>………</w:t>
      </w:r>
      <w:r w:rsidR="001B3805">
        <w:rPr>
          <w:rFonts w:ascii="Times New Roman" w:hAnsi="Times New Roman" w:cs="Times New Roman"/>
          <w:szCs w:val="22"/>
        </w:rPr>
        <w:t>…………….21</w:t>
      </w:r>
    </w:p>
    <w:p w14:paraId="461EDD61" w14:textId="66F9A6D5" w:rsidR="006A77E8" w:rsidRPr="00102F22" w:rsidRDefault="006A77E8" w:rsidP="0008710C">
      <w:pPr>
        <w:spacing w:after="120" w:line="260" w:lineRule="atLeast"/>
        <w:ind w:left="720" w:firstLine="720"/>
        <w:jc w:val="distribute"/>
        <w:rPr>
          <w:rFonts w:ascii="Times New Roman" w:hAnsi="Times New Roman" w:cs="Times New Roman"/>
          <w:szCs w:val="22"/>
        </w:rPr>
      </w:pPr>
      <w:r w:rsidRPr="00102F22">
        <w:rPr>
          <w:rFonts w:ascii="Times New Roman" w:hAnsi="Times New Roman" w:cs="Times New Roman"/>
          <w:szCs w:val="22"/>
        </w:rPr>
        <w:t xml:space="preserve">4.5.4 Schedule </w:t>
      </w:r>
      <w:commentRangeEnd w:id="0"/>
      <w:r w:rsidRPr="00102F22">
        <w:rPr>
          <w:rStyle w:val="CommentReference"/>
          <w:rFonts w:ascii="Times New Roman" w:eastAsiaTheme="minorHAnsi" w:hAnsi="Times New Roman" w:cs="Times New Roman"/>
          <w:sz w:val="22"/>
          <w:szCs w:val="22"/>
          <w:lang w:eastAsia="en-US"/>
        </w:rPr>
        <w:commentReference w:id="0"/>
      </w:r>
      <w:r w:rsidRPr="00102F22">
        <w:rPr>
          <w:rFonts w:ascii="Times New Roman" w:hAnsi="Times New Roman" w:cs="Times New Roman"/>
          <w:szCs w:val="22"/>
        </w:rPr>
        <w:t>……………………………………………………</w:t>
      </w:r>
      <w:r w:rsidR="00102F22">
        <w:rPr>
          <w:rFonts w:ascii="Times New Roman" w:hAnsi="Times New Roman" w:cs="Times New Roman"/>
          <w:szCs w:val="22"/>
        </w:rPr>
        <w:t>………</w:t>
      </w:r>
      <w:r w:rsidR="001B3805">
        <w:rPr>
          <w:rFonts w:ascii="Times New Roman" w:hAnsi="Times New Roman" w:cs="Times New Roman"/>
          <w:szCs w:val="22"/>
        </w:rPr>
        <w:t>……………...22</w:t>
      </w:r>
    </w:p>
    <w:p w14:paraId="291F9C58" w14:textId="28E21B10" w:rsidR="006A77E8" w:rsidRPr="00102F22" w:rsidRDefault="006A77E8" w:rsidP="0008710C">
      <w:pPr>
        <w:spacing w:after="120" w:line="260" w:lineRule="atLeast"/>
        <w:ind w:left="720" w:firstLine="720"/>
        <w:jc w:val="distribute"/>
        <w:rPr>
          <w:rFonts w:ascii="Times New Roman" w:hAnsi="Times New Roman" w:cs="Times New Roman"/>
          <w:szCs w:val="22"/>
        </w:rPr>
      </w:pPr>
      <w:r w:rsidRPr="00102F22">
        <w:rPr>
          <w:rFonts w:ascii="Times New Roman" w:hAnsi="Times New Roman" w:cs="Times New Roman"/>
          <w:szCs w:val="22"/>
        </w:rPr>
        <w:tab/>
        <w:t>4.5.4.1 Proposal……………………………………………</w:t>
      </w:r>
      <w:r w:rsidR="00102F22">
        <w:rPr>
          <w:rFonts w:ascii="Times New Roman" w:hAnsi="Times New Roman" w:cs="Times New Roman"/>
          <w:szCs w:val="22"/>
        </w:rPr>
        <w:t>...……</w:t>
      </w:r>
      <w:r w:rsidR="001B3805">
        <w:rPr>
          <w:rFonts w:ascii="Times New Roman" w:hAnsi="Times New Roman" w:cs="Times New Roman"/>
          <w:szCs w:val="22"/>
        </w:rPr>
        <w:t>……………..22</w:t>
      </w:r>
    </w:p>
    <w:p w14:paraId="3CBDA819" w14:textId="5AEB231A" w:rsidR="006A77E8" w:rsidRPr="00102F22" w:rsidRDefault="006A77E8" w:rsidP="0008710C">
      <w:pPr>
        <w:spacing w:after="120" w:line="260" w:lineRule="atLeast"/>
        <w:ind w:left="720" w:firstLine="720"/>
        <w:jc w:val="distribute"/>
        <w:rPr>
          <w:rFonts w:ascii="Times New Roman" w:hAnsi="Times New Roman" w:cs="Times New Roman"/>
          <w:szCs w:val="22"/>
        </w:rPr>
      </w:pPr>
      <w:r w:rsidRPr="00102F22">
        <w:rPr>
          <w:rFonts w:ascii="Times New Roman" w:hAnsi="Times New Roman" w:cs="Times New Roman"/>
          <w:szCs w:val="22"/>
        </w:rPr>
        <w:tab/>
        <w:t>4.5.4.2 Progress report I…………………………………</w:t>
      </w:r>
      <w:r w:rsidR="00102F22">
        <w:rPr>
          <w:rFonts w:ascii="Times New Roman" w:hAnsi="Times New Roman" w:cs="Times New Roman"/>
          <w:szCs w:val="22"/>
        </w:rPr>
        <w:t>……...</w:t>
      </w:r>
      <w:r w:rsidR="001B3805">
        <w:rPr>
          <w:rFonts w:ascii="Times New Roman" w:hAnsi="Times New Roman" w:cs="Times New Roman"/>
          <w:szCs w:val="22"/>
        </w:rPr>
        <w:t>……………….23</w:t>
      </w:r>
    </w:p>
    <w:p w14:paraId="52E68F89" w14:textId="09AE2A23" w:rsidR="006A77E8" w:rsidRPr="00102F22" w:rsidRDefault="006A77E8" w:rsidP="0008710C">
      <w:pPr>
        <w:spacing w:after="120" w:line="260" w:lineRule="atLeast"/>
        <w:ind w:left="720" w:firstLine="720"/>
        <w:jc w:val="distribute"/>
        <w:rPr>
          <w:rFonts w:ascii="Times New Roman" w:hAnsi="Times New Roman" w:cs="Times New Roman"/>
          <w:szCs w:val="22"/>
        </w:rPr>
      </w:pPr>
      <w:r w:rsidRPr="00102F22">
        <w:rPr>
          <w:rFonts w:ascii="Times New Roman" w:hAnsi="Times New Roman" w:cs="Times New Roman"/>
          <w:szCs w:val="22"/>
        </w:rPr>
        <w:tab/>
        <w:t>4.5.4.3 Progress report II…………………………………</w:t>
      </w:r>
      <w:r w:rsidR="00102F22">
        <w:rPr>
          <w:rFonts w:ascii="Times New Roman" w:hAnsi="Times New Roman" w:cs="Times New Roman"/>
          <w:szCs w:val="22"/>
        </w:rPr>
        <w:t>……...</w:t>
      </w:r>
      <w:r w:rsidR="001B3805">
        <w:rPr>
          <w:rFonts w:ascii="Times New Roman" w:hAnsi="Times New Roman" w:cs="Times New Roman"/>
          <w:szCs w:val="22"/>
        </w:rPr>
        <w:t>………………24</w:t>
      </w:r>
    </w:p>
    <w:p w14:paraId="721D6D68" w14:textId="185A1139" w:rsidR="006A77E8" w:rsidRPr="00102F22" w:rsidRDefault="006A77E8" w:rsidP="0008710C">
      <w:pPr>
        <w:spacing w:after="120" w:line="260" w:lineRule="atLeast"/>
        <w:ind w:left="720" w:firstLine="720"/>
        <w:jc w:val="distribute"/>
        <w:rPr>
          <w:rFonts w:ascii="Times New Roman" w:hAnsi="Times New Roman" w:cs="Times New Roman"/>
          <w:szCs w:val="22"/>
        </w:rPr>
      </w:pPr>
      <w:r w:rsidRPr="00102F22">
        <w:rPr>
          <w:rFonts w:ascii="Times New Roman" w:hAnsi="Times New Roman" w:cs="Times New Roman"/>
          <w:szCs w:val="22"/>
        </w:rPr>
        <w:tab/>
        <w:t>4.5.4.4 Progress report III…………………………………</w:t>
      </w:r>
      <w:r w:rsidR="00102F22">
        <w:rPr>
          <w:rFonts w:ascii="Times New Roman" w:hAnsi="Times New Roman" w:cs="Times New Roman"/>
          <w:szCs w:val="22"/>
        </w:rPr>
        <w:t>……….</w:t>
      </w:r>
      <w:r w:rsidR="001B3805">
        <w:rPr>
          <w:rFonts w:ascii="Times New Roman" w:hAnsi="Times New Roman" w:cs="Times New Roman"/>
          <w:szCs w:val="22"/>
        </w:rPr>
        <w:t>…………….25</w:t>
      </w:r>
    </w:p>
    <w:p w14:paraId="183CA62E" w14:textId="03E2A692" w:rsidR="006A77E8" w:rsidRPr="0008710C" w:rsidRDefault="006A77E8" w:rsidP="0008710C">
      <w:pPr>
        <w:spacing w:after="120" w:line="260" w:lineRule="atLeast"/>
        <w:jc w:val="distribute"/>
        <w:rPr>
          <w:rFonts w:ascii="Times New Roman" w:hAnsi="Times New Roman" w:hint="cs"/>
          <w:szCs w:val="22"/>
          <w:cs/>
        </w:rPr>
        <w:sectPr w:rsidR="006A77E8" w:rsidRPr="0008710C">
          <w:pgSz w:w="12240" w:h="15840"/>
          <w:pgMar w:top="1440" w:right="1440" w:bottom="1440" w:left="1440" w:header="720" w:footer="720" w:gutter="0"/>
          <w:cols w:space="720"/>
          <w:docGrid w:linePitch="360"/>
        </w:sectPr>
      </w:pPr>
      <w:r w:rsidRPr="00102F22">
        <w:rPr>
          <w:rFonts w:ascii="Times New Roman" w:hAnsi="Times New Roman" w:cs="Times New Roman"/>
          <w:b/>
          <w:bCs/>
          <w:szCs w:val="22"/>
        </w:rPr>
        <w:t xml:space="preserve">Chapter V: Reference   </w:t>
      </w:r>
      <w:r w:rsidRPr="00102F22">
        <w:rPr>
          <w:rFonts w:ascii="Times New Roman" w:hAnsi="Times New Roman" w:cs="Times New Roman"/>
          <w:szCs w:val="22"/>
        </w:rPr>
        <w:t>………………………………………………………………</w:t>
      </w:r>
      <w:r w:rsidR="00102F22">
        <w:rPr>
          <w:rFonts w:ascii="Times New Roman" w:hAnsi="Times New Roman" w:cs="Times New Roman"/>
          <w:szCs w:val="22"/>
        </w:rPr>
        <w:t>…………</w:t>
      </w:r>
      <w:r w:rsidR="001B3805">
        <w:rPr>
          <w:rFonts w:ascii="Times New Roman" w:hAnsi="Times New Roman" w:cs="Times New Roman"/>
          <w:szCs w:val="22"/>
        </w:rPr>
        <w:t>………..26</w:t>
      </w:r>
    </w:p>
    <w:p w14:paraId="035E8085" w14:textId="5B751953" w:rsidR="006A77E8" w:rsidRPr="0008710C" w:rsidRDefault="0008710C" w:rsidP="0008710C">
      <w:pPr>
        <w:tabs>
          <w:tab w:val="left" w:pos="6774"/>
        </w:tabs>
        <w:rPr>
          <w:rFonts w:ascii="Times New Roman" w:hAnsi="Times New Roman"/>
          <w:cs/>
        </w:rPr>
        <w:sectPr w:rsidR="006A77E8" w:rsidRPr="0008710C">
          <w:footerReference w:type="default" r:id="rId10"/>
          <w:pgSz w:w="12240" w:h="15840"/>
          <w:pgMar w:top="1440" w:right="1440" w:bottom="1440" w:left="1440" w:header="720" w:footer="720" w:gutter="0"/>
          <w:cols w:space="720"/>
          <w:docGrid w:linePitch="360"/>
        </w:sectPr>
      </w:pPr>
      <w:r>
        <w:rPr>
          <w:rFonts w:ascii="Times New Roman" w:hAnsi="Times New Roman"/>
        </w:rPr>
        <w:lastRenderedPageBreak/>
        <w:tab/>
      </w:r>
    </w:p>
    <w:p w14:paraId="5A639931" w14:textId="77777777" w:rsidR="006A77E8" w:rsidRPr="00353697" w:rsidRDefault="006A77E8" w:rsidP="006A77E8">
      <w:pPr>
        <w:tabs>
          <w:tab w:val="center" w:pos="4680"/>
        </w:tabs>
        <w:rPr>
          <w:rFonts w:ascii="Times New Roman" w:hAnsi="Times New Roman" w:cs="Times New Roman"/>
          <w:b/>
          <w:bCs/>
          <w:sz w:val="48"/>
          <w:szCs w:val="48"/>
        </w:rPr>
      </w:pPr>
      <w:r w:rsidRPr="00353697">
        <w:rPr>
          <w:rFonts w:ascii="Times New Roman" w:hAnsi="Times New Roman" w:cs="Times New Roman"/>
          <w:b/>
          <w:bCs/>
          <w:sz w:val="48"/>
          <w:szCs w:val="48"/>
        </w:rPr>
        <w:lastRenderedPageBreak/>
        <w:t>Revision History</w:t>
      </w:r>
    </w:p>
    <w:tbl>
      <w:tblPr>
        <w:tblStyle w:val="TableGrid"/>
        <w:tblW w:w="10103" w:type="dxa"/>
        <w:tblInd w:w="-185" w:type="dxa"/>
        <w:tblLayout w:type="fixed"/>
        <w:tblLook w:val="04A0" w:firstRow="1" w:lastRow="0" w:firstColumn="1" w:lastColumn="0" w:noHBand="0" w:noVBand="1"/>
      </w:tblPr>
      <w:tblGrid>
        <w:gridCol w:w="1260"/>
        <w:gridCol w:w="616"/>
        <w:gridCol w:w="3074"/>
        <w:gridCol w:w="90"/>
        <w:gridCol w:w="900"/>
        <w:gridCol w:w="1322"/>
        <w:gridCol w:w="947"/>
        <w:gridCol w:w="947"/>
        <w:gridCol w:w="947"/>
      </w:tblGrid>
      <w:tr w:rsidR="001F2D0A" w:rsidRPr="00353697" w14:paraId="30CDFA21" w14:textId="77777777" w:rsidTr="00044E5B">
        <w:trPr>
          <w:trHeight w:val="499"/>
        </w:trPr>
        <w:tc>
          <w:tcPr>
            <w:tcW w:w="1260" w:type="dxa"/>
            <w:shd w:val="clear" w:color="auto" w:fill="222A35" w:themeFill="text2" w:themeFillShade="80"/>
          </w:tcPr>
          <w:p w14:paraId="39F8DCAB" w14:textId="77777777" w:rsidR="001F2D0A" w:rsidRPr="00353697" w:rsidRDefault="001F2D0A" w:rsidP="006A77E8">
            <w:pPr>
              <w:jc w:val="center"/>
              <w:rPr>
                <w:rFonts w:ascii="Times New Roman" w:hAnsi="Times New Roman" w:cs="Times New Roman"/>
                <w:b/>
                <w:bCs/>
                <w:sz w:val="16"/>
                <w:szCs w:val="16"/>
              </w:rPr>
            </w:pPr>
            <w:r w:rsidRPr="00353697">
              <w:rPr>
                <w:rFonts w:ascii="Times New Roman" w:hAnsi="Times New Roman" w:cs="Times New Roman"/>
                <w:b/>
                <w:bCs/>
                <w:sz w:val="16"/>
                <w:szCs w:val="16"/>
              </w:rPr>
              <w:t>Document Name</w:t>
            </w:r>
          </w:p>
        </w:tc>
        <w:tc>
          <w:tcPr>
            <w:tcW w:w="3690" w:type="dxa"/>
            <w:gridSpan w:val="2"/>
            <w:tcBorders>
              <w:bottom w:val="single" w:sz="4" w:space="0" w:color="auto"/>
            </w:tcBorders>
            <w:shd w:val="clear" w:color="auto" w:fill="222A35" w:themeFill="text2" w:themeFillShade="80"/>
          </w:tcPr>
          <w:p w14:paraId="1209337F" w14:textId="77777777" w:rsidR="001F2D0A" w:rsidRPr="00353697" w:rsidRDefault="001F2D0A" w:rsidP="006A77E8">
            <w:pPr>
              <w:jc w:val="center"/>
              <w:rPr>
                <w:rFonts w:ascii="Times New Roman" w:hAnsi="Times New Roman" w:cs="Times New Roman"/>
                <w:b/>
                <w:bCs/>
                <w:sz w:val="16"/>
                <w:szCs w:val="16"/>
              </w:rPr>
            </w:pPr>
            <w:r w:rsidRPr="00353697">
              <w:rPr>
                <w:rFonts w:ascii="Times New Roman" w:hAnsi="Times New Roman" w:cs="Times New Roman"/>
                <w:b/>
                <w:bCs/>
                <w:sz w:val="16"/>
                <w:szCs w:val="16"/>
              </w:rPr>
              <w:t>Version</w:t>
            </w:r>
          </w:p>
        </w:tc>
        <w:tc>
          <w:tcPr>
            <w:tcW w:w="990" w:type="dxa"/>
            <w:gridSpan w:val="2"/>
            <w:shd w:val="clear" w:color="auto" w:fill="222A35" w:themeFill="text2" w:themeFillShade="80"/>
          </w:tcPr>
          <w:p w14:paraId="0609586C" w14:textId="77777777" w:rsidR="001F2D0A" w:rsidRPr="00353697" w:rsidRDefault="001F2D0A" w:rsidP="006A77E8">
            <w:pPr>
              <w:jc w:val="center"/>
              <w:rPr>
                <w:rFonts w:ascii="Times New Roman" w:hAnsi="Times New Roman" w:cs="Times New Roman"/>
                <w:b/>
                <w:bCs/>
                <w:sz w:val="16"/>
                <w:szCs w:val="16"/>
              </w:rPr>
            </w:pPr>
            <w:r w:rsidRPr="00353697">
              <w:rPr>
                <w:rFonts w:ascii="Times New Roman" w:hAnsi="Times New Roman" w:cs="Times New Roman"/>
                <w:b/>
                <w:bCs/>
                <w:sz w:val="16"/>
                <w:szCs w:val="16"/>
              </w:rPr>
              <w:t>Status</w:t>
            </w:r>
          </w:p>
        </w:tc>
        <w:tc>
          <w:tcPr>
            <w:tcW w:w="1322" w:type="dxa"/>
            <w:shd w:val="clear" w:color="auto" w:fill="222A35" w:themeFill="text2" w:themeFillShade="80"/>
          </w:tcPr>
          <w:p w14:paraId="2F91CD13" w14:textId="77777777" w:rsidR="001F2D0A" w:rsidRPr="00353697" w:rsidRDefault="001F2D0A" w:rsidP="006A77E8">
            <w:pPr>
              <w:jc w:val="center"/>
              <w:rPr>
                <w:rFonts w:ascii="Times New Roman" w:hAnsi="Times New Roman" w:cs="Times New Roman"/>
                <w:b/>
                <w:bCs/>
                <w:sz w:val="16"/>
                <w:szCs w:val="16"/>
              </w:rPr>
            </w:pPr>
            <w:r w:rsidRPr="00353697">
              <w:rPr>
                <w:rFonts w:ascii="Times New Roman" w:hAnsi="Times New Roman" w:cs="Times New Roman"/>
                <w:b/>
                <w:bCs/>
                <w:sz w:val="16"/>
                <w:szCs w:val="16"/>
              </w:rPr>
              <w:t>Date</w:t>
            </w:r>
          </w:p>
        </w:tc>
        <w:tc>
          <w:tcPr>
            <w:tcW w:w="947" w:type="dxa"/>
            <w:shd w:val="clear" w:color="auto" w:fill="222A35" w:themeFill="text2" w:themeFillShade="80"/>
          </w:tcPr>
          <w:p w14:paraId="07752155" w14:textId="77777777" w:rsidR="001F2D0A" w:rsidRPr="00353697" w:rsidRDefault="001F2D0A" w:rsidP="006A77E8">
            <w:pPr>
              <w:jc w:val="center"/>
              <w:rPr>
                <w:rFonts w:ascii="Times New Roman" w:hAnsi="Times New Roman" w:cs="Times New Roman"/>
                <w:b/>
                <w:bCs/>
                <w:sz w:val="16"/>
                <w:szCs w:val="16"/>
              </w:rPr>
            </w:pPr>
            <w:r w:rsidRPr="00353697">
              <w:rPr>
                <w:rFonts w:ascii="Times New Roman" w:hAnsi="Times New Roman" w:cs="Times New Roman"/>
                <w:b/>
                <w:bCs/>
                <w:sz w:val="16"/>
                <w:szCs w:val="16"/>
              </w:rPr>
              <w:t xml:space="preserve">Viewable </w:t>
            </w:r>
          </w:p>
        </w:tc>
        <w:tc>
          <w:tcPr>
            <w:tcW w:w="947" w:type="dxa"/>
            <w:shd w:val="clear" w:color="auto" w:fill="222A35" w:themeFill="text2" w:themeFillShade="80"/>
          </w:tcPr>
          <w:p w14:paraId="338C5BAC" w14:textId="77777777" w:rsidR="001F2D0A" w:rsidRPr="00353697" w:rsidRDefault="001F2D0A" w:rsidP="006A77E8">
            <w:pPr>
              <w:jc w:val="center"/>
              <w:rPr>
                <w:rFonts w:ascii="Times New Roman" w:hAnsi="Times New Roman" w:cs="Times New Roman"/>
                <w:b/>
                <w:bCs/>
                <w:sz w:val="16"/>
                <w:szCs w:val="16"/>
              </w:rPr>
            </w:pPr>
            <w:r w:rsidRPr="00353697">
              <w:rPr>
                <w:rFonts w:ascii="Times New Roman" w:hAnsi="Times New Roman" w:cs="Times New Roman"/>
                <w:b/>
                <w:bCs/>
                <w:sz w:val="16"/>
                <w:szCs w:val="16"/>
              </w:rPr>
              <w:t>Reviewer</w:t>
            </w:r>
          </w:p>
        </w:tc>
        <w:tc>
          <w:tcPr>
            <w:tcW w:w="947" w:type="dxa"/>
            <w:shd w:val="clear" w:color="auto" w:fill="222A35" w:themeFill="text2" w:themeFillShade="80"/>
          </w:tcPr>
          <w:p w14:paraId="2AA5AC41" w14:textId="77777777" w:rsidR="001F2D0A" w:rsidRPr="00353697" w:rsidRDefault="001F2D0A" w:rsidP="006A77E8">
            <w:pPr>
              <w:jc w:val="center"/>
              <w:rPr>
                <w:rFonts w:ascii="Times New Roman" w:hAnsi="Times New Roman" w:cs="Times New Roman"/>
                <w:b/>
                <w:bCs/>
                <w:sz w:val="16"/>
                <w:szCs w:val="16"/>
              </w:rPr>
            </w:pPr>
            <w:r w:rsidRPr="00353697">
              <w:rPr>
                <w:rFonts w:ascii="Times New Roman" w:hAnsi="Times New Roman" w:cs="Times New Roman"/>
                <w:b/>
                <w:bCs/>
                <w:sz w:val="16"/>
                <w:szCs w:val="16"/>
              </w:rPr>
              <w:t>Responsible</w:t>
            </w:r>
          </w:p>
        </w:tc>
      </w:tr>
      <w:tr w:rsidR="006A77E8" w:rsidRPr="00353697" w14:paraId="6EB976FE" w14:textId="77777777" w:rsidTr="00044E5B">
        <w:trPr>
          <w:trHeight w:val="1000"/>
        </w:trPr>
        <w:tc>
          <w:tcPr>
            <w:tcW w:w="1260" w:type="dxa"/>
          </w:tcPr>
          <w:p w14:paraId="69018686" w14:textId="77777777" w:rsidR="006A77E8" w:rsidRPr="00353697" w:rsidRDefault="006A77E8" w:rsidP="006A77E8">
            <w:pPr>
              <w:jc w:val="center"/>
              <w:rPr>
                <w:rFonts w:ascii="Times New Roman" w:hAnsi="Times New Roman" w:cs="Times New Roman"/>
              </w:rPr>
            </w:pPr>
            <w:commentRangeStart w:id="1"/>
            <w:r w:rsidRPr="00353697">
              <w:rPr>
                <w:rFonts w:ascii="Times New Roman" w:hAnsi="Times New Roman" w:cs="Times New Roman"/>
              </w:rPr>
              <w:t>Easy_Class</w:t>
            </w:r>
            <w:commentRangeEnd w:id="1"/>
            <w:r w:rsidRPr="00353697">
              <w:rPr>
                <w:rStyle w:val="CommentReference"/>
                <w:rFonts w:ascii="Times New Roman" w:eastAsiaTheme="minorHAnsi" w:hAnsi="Times New Roman" w:cs="Times New Roman"/>
                <w:lang w:eastAsia="en-US"/>
              </w:rPr>
              <w:commentReference w:id="1"/>
            </w:r>
            <w:r w:rsidRPr="00353697">
              <w:rPr>
                <w:rFonts w:ascii="Times New Roman" w:hAnsi="Times New Roman" w:cs="Times New Roman"/>
              </w:rPr>
              <w:t>_Proposal_Version0.1</w:t>
            </w:r>
          </w:p>
        </w:tc>
        <w:tc>
          <w:tcPr>
            <w:tcW w:w="616" w:type="dxa"/>
            <w:tcBorders>
              <w:right w:val="nil"/>
            </w:tcBorders>
          </w:tcPr>
          <w:p w14:paraId="7A92A7E8" w14:textId="77777777" w:rsidR="006A77E8" w:rsidRPr="00353697" w:rsidRDefault="006A77E8" w:rsidP="006A77E8">
            <w:pPr>
              <w:spacing w:line="276" w:lineRule="auto"/>
              <w:rPr>
                <w:rFonts w:ascii="Times New Roman" w:hAnsi="Times New Roman" w:cs="Times New Roman"/>
              </w:rPr>
            </w:pPr>
          </w:p>
          <w:p w14:paraId="67405854" w14:textId="77777777" w:rsidR="006A77E8" w:rsidRPr="00353697" w:rsidRDefault="006A77E8" w:rsidP="006A77E8">
            <w:pPr>
              <w:spacing w:line="276" w:lineRule="auto"/>
              <w:rPr>
                <w:rFonts w:ascii="Times New Roman" w:hAnsi="Times New Roman" w:cs="Times New Roman"/>
              </w:rPr>
            </w:pPr>
            <w:r w:rsidRPr="00353697">
              <w:rPr>
                <w:rFonts w:ascii="Times New Roman" w:hAnsi="Times New Roman" w:cs="Times New Roman"/>
              </w:rPr>
              <w:t>Add</w:t>
            </w:r>
          </w:p>
          <w:p w14:paraId="2A8981D5" w14:textId="77777777" w:rsidR="006A77E8" w:rsidRPr="00353697" w:rsidRDefault="006A77E8" w:rsidP="006A77E8">
            <w:pPr>
              <w:spacing w:line="276" w:lineRule="auto"/>
              <w:rPr>
                <w:rFonts w:ascii="Times New Roman" w:hAnsi="Times New Roman" w:cs="Times New Roman"/>
              </w:rPr>
            </w:pPr>
          </w:p>
        </w:tc>
        <w:tc>
          <w:tcPr>
            <w:tcW w:w="3164" w:type="dxa"/>
            <w:gridSpan w:val="2"/>
            <w:tcBorders>
              <w:left w:val="nil"/>
            </w:tcBorders>
          </w:tcPr>
          <w:p w14:paraId="784690C2" w14:textId="77777777" w:rsidR="006A77E8" w:rsidRPr="00353697" w:rsidRDefault="006A77E8" w:rsidP="006A77E8">
            <w:pPr>
              <w:pStyle w:val="ListParagraph"/>
              <w:numPr>
                <w:ilvl w:val="0"/>
                <w:numId w:val="1"/>
              </w:numPr>
              <w:spacing w:line="276" w:lineRule="auto"/>
              <w:ind w:left="133" w:hanging="241"/>
              <w:rPr>
                <w:rFonts w:ascii="Times New Roman" w:hAnsi="Times New Roman" w:cs="Times New Roman"/>
                <w:sz w:val="20"/>
                <w:szCs w:val="20"/>
              </w:rPr>
            </w:pPr>
            <w:r w:rsidRPr="00353697">
              <w:rPr>
                <w:rFonts w:ascii="Times New Roman" w:hAnsi="Times New Roman" w:cs="Times New Roman"/>
                <w:sz w:val="20"/>
                <w:szCs w:val="20"/>
              </w:rPr>
              <w:t>Change the title  to “Easy Class”</w:t>
            </w:r>
          </w:p>
          <w:p w14:paraId="462C4E26" w14:textId="77777777" w:rsidR="006A77E8" w:rsidRPr="00353697" w:rsidRDefault="006A77E8" w:rsidP="006A77E8">
            <w:pPr>
              <w:pStyle w:val="ListParagraph"/>
              <w:numPr>
                <w:ilvl w:val="0"/>
                <w:numId w:val="1"/>
              </w:numPr>
              <w:spacing w:line="276" w:lineRule="auto"/>
              <w:ind w:left="133" w:hanging="241"/>
              <w:rPr>
                <w:rFonts w:ascii="Times New Roman" w:hAnsi="Times New Roman" w:cs="Times New Roman"/>
                <w:sz w:val="20"/>
                <w:szCs w:val="20"/>
              </w:rPr>
            </w:pPr>
            <w:r w:rsidRPr="00353697">
              <w:rPr>
                <w:rFonts w:ascii="Times New Roman" w:eastAsia="Times New Roman" w:hAnsi="Times New Roman" w:cs="Times New Roman"/>
                <w:color w:val="000000"/>
                <w:sz w:val="20"/>
                <w:szCs w:val="20"/>
              </w:rPr>
              <w:t>Technology Review</w:t>
            </w:r>
          </w:p>
          <w:p w14:paraId="2CBEE265" w14:textId="77777777" w:rsidR="006A77E8" w:rsidRPr="00353697" w:rsidRDefault="006A77E8" w:rsidP="006A77E8">
            <w:pPr>
              <w:pStyle w:val="ListParagraph"/>
              <w:numPr>
                <w:ilvl w:val="0"/>
                <w:numId w:val="1"/>
              </w:numPr>
              <w:spacing w:line="276" w:lineRule="auto"/>
              <w:ind w:left="133" w:hanging="241"/>
              <w:rPr>
                <w:rFonts w:ascii="Times New Roman" w:hAnsi="Times New Roman" w:cs="Times New Roman"/>
                <w:sz w:val="20"/>
                <w:szCs w:val="20"/>
              </w:rPr>
            </w:pPr>
            <w:r w:rsidRPr="00353697">
              <w:rPr>
                <w:rFonts w:ascii="Times New Roman" w:eastAsia="Times New Roman" w:hAnsi="Times New Roman" w:cs="Times New Roman"/>
                <w:color w:val="000000"/>
                <w:sz w:val="20"/>
                <w:szCs w:val="20"/>
              </w:rPr>
              <w:t>Motivation</w:t>
            </w:r>
          </w:p>
          <w:p w14:paraId="32000752" w14:textId="77777777" w:rsidR="006A77E8" w:rsidRPr="00353697" w:rsidRDefault="006A77E8" w:rsidP="006A77E8">
            <w:pPr>
              <w:pStyle w:val="ListParagraph"/>
              <w:numPr>
                <w:ilvl w:val="0"/>
                <w:numId w:val="1"/>
              </w:numPr>
              <w:spacing w:line="276" w:lineRule="auto"/>
              <w:ind w:left="133" w:hanging="241"/>
              <w:rPr>
                <w:rFonts w:ascii="Times New Roman" w:hAnsi="Times New Roman" w:cs="Times New Roman"/>
                <w:sz w:val="20"/>
                <w:szCs w:val="20"/>
              </w:rPr>
            </w:pPr>
            <w:r w:rsidRPr="00353697">
              <w:rPr>
                <w:rFonts w:ascii="Times New Roman" w:eastAsia="Times New Roman" w:hAnsi="Times New Roman" w:cs="Times New Roman"/>
                <w:color w:val="000000"/>
                <w:sz w:val="20"/>
                <w:szCs w:val="20"/>
              </w:rPr>
              <w:t>Aims and Objectives</w:t>
            </w:r>
          </w:p>
          <w:p w14:paraId="4625AB55" w14:textId="77777777" w:rsidR="006A77E8" w:rsidRPr="00353697" w:rsidRDefault="006A77E8" w:rsidP="006A77E8">
            <w:pPr>
              <w:pStyle w:val="ListParagraph"/>
              <w:numPr>
                <w:ilvl w:val="0"/>
                <w:numId w:val="1"/>
              </w:numPr>
              <w:spacing w:line="276" w:lineRule="auto"/>
              <w:ind w:left="133" w:hanging="241"/>
              <w:rPr>
                <w:rFonts w:ascii="Times New Roman" w:hAnsi="Times New Roman" w:cs="Times New Roman"/>
                <w:sz w:val="20"/>
                <w:szCs w:val="20"/>
              </w:rPr>
            </w:pPr>
            <w:r w:rsidRPr="00353697">
              <w:rPr>
                <w:rFonts w:ascii="Times New Roman" w:hAnsi="Times New Roman" w:cs="Times New Roman"/>
                <w:sz w:val="20"/>
                <w:szCs w:val="20"/>
              </w:rPr>
              <w:t>system architecture</w:t>
            </w:r>
          </w:p>
          <w:p w14:paraId="2E2AADDA" w14:textId="77777777" w:rsidR="006A77E8" w:rsidRPr="00353697" w:rsidRDefault="006A77E8" w:rsidP="006A77E8">
            <w:pPr>
              <w:pStyle w:val="ListParagraph"/>
              <w:numPr>
                <w:ilvl w:val="0"/>
                <w:numId w:val="1"/>
              </w:numPr>
              <w:spacing w:line="276" w:lineRule="auto"/>
              <w:ind w:left="133" w:hanging="241"/>
              <w:rPr>
                <w:rFonts w:ascii="Times New Roman" w:hAnsi="Times New Roman" w:cs="Times New Roman"/>
                <w:sz w:val="20"/>
                <w:szCs w:val="20"/>
              </w:rPr>
            </w:pPr>
            <w:r w:rsidRPr="00353697">
              <w:rPr>
                <w:rFonts w:ascii="Times New Roman" w:hAnsi="Times New Roman" w:cs="Times New Roman"/>
                <w:sz w:val="20"/>
                <w:szCs w:val="25"/>
              </w:rPr>
              <w:t>Feature</w:t>
            </w:r>
          </w:p>
        </w:tc>
        <w:tc>
          <w:tcPr>
            <w:tcW w:w="900" w:type="dxa"/>
          </w:tcPr>
          <w:p w14:paraId="365C5319" w14:textId="77777777" w:rsidR="006A77E8" w:rsidRPr="00353697" w:rsidRDefault="006A77E8" w:rsidP="006A77E8">
            <w:pPr>
              <w:jc w:val="center"/>
              <w:rPr>
                <w:rFonts w:ascii="Times New Roman" w:hAnsi="Times New Roman" w:cs="Times New Roman"/>
                <w:sz w:val="20"/>
                <w:szCs w:val="20"/>
              </w:rPr>
            </w:pPr>
            <w:r w:rsidRPr="00353697">
              <w:rPr>
                <w:rFonts w:ascii="Times New Roman" w:hAnsi="Times New Roman" w:cs="Times New Roman"/>
                <w:sz w:val="20"/>
                <w:szCs w:val="20"/>
              </w:rPr>
              <w:t>Draft</w:t>
            </w:r>
          </w:p>
        </w:tc>
        <w:tc>
          <w:tcPr>
            <w:tcW w:w="1322" w:type="dxa"/>
          </w:tcPr>
          <w:p w14:paraId="0EECA3D4"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13/03/2014</w:t>
            </w:r>
          </w:p>
        </w:tc>
        <w:tc>
          <w:tcPr>
            <w:tcW w:w="947" w:type="dxa"/>
          </w:tcPr>
          <w:p w14:paraId="2755A2E8"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PP,SB,YP</w:t>
            </w:r>
          </w:p>
        </w:tc>
        <w:tc>
          <w:tcPr>
            <w:tcW w:w="947" w:type="dxa"/>
          </w:tcPr>
          <w:p w14:paraId="1B575C2D"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w:t>
            </w:r>
          </w:p>
        </w:tc>
        <w:tc>
          <w:tcPr>
            <w:tcW w:w="947" w:type="dxa"/>
          </w:tcPr>
          <w:p w14:paraId="0177DF2D"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w:t>
            </w:r>
          </w:p>
        </w:tc>
      </w:tr>
      <w:tr w:rsidR="006A77E8" w:rsidRPr="00353697" w14:paraId="798B5BB3" w14:textId="77777777" w:rsidTr="00044E5B">
        <w:trPr>
          <w:trHeight w:val="1407"/>
        </w:trPr>
        <w:tc>
          <w:tcPr>
            <w:tcW w:w="1260" w:type="dxa"/>
          </w:tcPr>
          <w:p w14:paraId="5C16F093"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Easy_Class_Proposal_Version0.2</w:t>
            </w:r>
          </w:p>
        </w:tc>
        <w:tc>
          <w:tcPr>
            <w:tcW w:w="616" w:type="dxa"/>
            <w:tcBorders>
              <w:right w:val="nil"/>
            </w:tcBorders>
          </w:tcPr>
          <w:p w14:paraId="771817FB" w14:textId="77777777" w:rsidR="006A77E8" w:rsidRPr="00353697" w:rsidRDefault="006A77E8" w:rsidP="006A77E8">
            <w:pPr>
              <w:spacing w:line="276" w:lineRule="auto"/>
              <w:rPr>
                <w:rFonts w:ascii="Times New Roman" w:hAnsi="Times New Roman" w:cs="Times New Roman"/>
              </w:rPr>
            </w:pPr>
            <w:r w:rsidRPr="00353697">
              <w:rPr>
                <w:rFonts w:ascii="Times New Roman" w:hAnsi="Times New Roman" w:cs="Times New Roman"/>
              </w:rPr>
              <w:t>Edit</w:t>
            </w:r>
          </w:p>
          <w:p w14:paraId="725CFD8E" w14:textId="77777777" w:rsidR="006A77E8" w:rsidRPr="00353697" w:rsidRDefault="006A77E8" w:rsidP="006A77E8">
            <w:pPr>
              <w:spacing w:line="276" w:lineRule="auto"/>
              <w:rPr>
                <w:rFonts w:ascii="Times New Roman" w:hAnsi="Times New Roman" w:cs="Times New Roman"/>
              </w:rPr>
            </w:pPr>
          </w:p>
          <w:p w14:paraId="747816B6" w14:textId="77777777" w:rsidR="006A77E8" w:rsidRPr="00353697" w:rsidRDefault="006A77E8" w:rsidP="006A77E8">
            <w:pPr>
              <w:spacing w:line="276" w:lineRule="auto"/>
              <w:rPr>
                <w:rFonts w:ascii="Times New Roman" w:hAnsi="Times New Roman" w:cs="Times New Roman"/>
              </w:rPr>
            </w:pPr>
          </w:p>
          <w:p w14:paraId="3E0C3423" w14:textId="77777777" w:rsidR="006A77E8" w:rsidRPr="00353697" w:rsidRDefault="006A77E8" w:rsidP="006A77E8">
            <w:pPr>
              <w:spacing w:line="276" w:lineRule="auto"/>
              <w:rPr>
                <w:rFonts w:ascii="Times New Roman" w:hAnsi="Times New Roman" w:cs="Times New Roman"/>
              </w:rPr>
            </w:pPr>
          </w:p>
          <w:p w14:paraId="7538EB78" w14:textId="77777777" w:rsidR="006A77E8" w:rsidRPr="00353697" w:rsidRDefault="006A77E8" w:rsidP="006A77E8">
            <w:pPr>
              <w:spacing w:line="276" w:lineRule="auto"/>
              <w:rPr>
                <w:rFonts w:ascii="Times New Roman" w:hAnsi="Times New Roman" w:cs="Times New Roman"/>
              </w:rPr>
            </w:pPr>
            <w:r w:rsidRPr="00353697">
              <w:rPr>
                <w:rFonts w:ascii="Times New Roman" w:hAnsi="Times New Roman" w:cs="Times New Roman"/>
              </w:rPr>
              <w:t>Add</w:t>
            </w:r>
          </w:p>
        </w:tc>
        <w:tc>
          <w:tcPr>
            <w:tcW w:w="3164" w:type="dxa"/>
            <w:gridSpan w:val="2"/>
            <w:tcBorders>
              <w:left w:val="nil"/>
            </w:tcBorders>
          </w:tcPr>
          <w:p w14:paraId="23AE42BF" w14:textId="77777777" w:rsidR="006A77E8" w:rsidRPr="00353697" w:rsidRDefault="006A77E8" w:rsidP="006A77E8">
            <w:pPr>
              <w:pStyle w:val="ListParagraph"/>
              <w:numPr>
                <w:ilvl w:val="0"/>
                <w:numId w:val="2"/>
              </w:numPr>
              <w:spacing w:line="276" w:lineRule="auto"/>
              <w:ind w:left="133" w:hanging="241"/>
              <w:rPr>
                <w:rFonts w:ascii="Times New Roman" w:hAnsi="Times New Roman" w:cs="Times New Roman"/>
                <w:sz w:val="20"/>
                <w:szCs w:val="20"/>
              </w:rPr>
            </w:pPr>
            <w:r w:rsidRPr="00353697">
              <w:rPr>
                <w:rFonts w:ascii="Times New Roman" w:eastAsia="Times New Roman" w:hAnsi="Times New Roman" w:cs="Times New Roman"/>
                <w:color w:val="000000"/>
                <w:sz w:val="20"/>
                <w:szCs w:val="20"/>
              </w:rPr>
              <w:t>Technology Review</w:t>
            </w:r>
          </w:p>
          <w:p w14:paraId="6F435F71" w14:textId="77777777" w:rsidR="006A77E8" w:rsidRPr="00353697" w:rsidRDefault="006A77E8" w:rsidP="006A77E8">
            <w:pPr>
              <w:pStyle w:val="ListParagraph"/>
              <w:numPr>
                <w:ilvl w:val="0"/>
                <w:numId w:val="2"/>
              </w:numPr>
              <w:spacing w:line="276" w:lineRule="auto"/>
              <w:ind w:left="133" w:hanging="241"/>
              <w:rPr>
                <w:rFonts w:ascii="Times New Roman" w:hAnsi="Times New Roman" w:cs="Times New Roman"/>
                <w:sz w:val="20"/>
                <w:szCs w:val="20"/>
              </w:rPr>
            </w:pPr>
            <w:r w:rsidRPr="00353697">
              <w:rPr>
                <w:rFonts w:ascii="Times New Roman" w:eastAsia="Times New Roman" w:hAnsi="Times New Roman" w:cs="Times New Roman"/>
                <w:color w:val="000000"/>
                <w:sz w:val="20"/>
                <w:szCs w:val="20"/>
              </w:rPr>
              <w:t>Motivation</w:t>
            </w:r>
          </w:p>
          <w:p w14:paraId="06B16BE3" w14:textId="77777777" w:rsidR="006A77E8" w:rsidRPr="00353697" w:rsidRDefault="006A77E8" w:rsidP="006A77E8">
            <w:pPr>
              <w:pStyle w:val="ListParagraph"/>
              <w:numPr>
                <w:ilvl w:val="0"/>
                <w:numId w:val="2"/>
              </w:numPr>
              <w:spacing w:line="276" w:lineRule="auto"/>
              <w:ind w:left="133" w:hanging="241"/>
              <w:rPr>
                <w:rFonts w:ascii="Times New Roman" w:hAnsi="Times New Roman" w:cs="Times New Roman"/>
              </w:rPr>
            </w:pPr>
            <w:r w:rsidRPr="00353697">
              <w:rPr>
                <w:rFonts w:ascii="Times New Roman" w:eastAsia="Times New Roman" w:hAnsi="Times New Roman" w:cs="Times New Roman"/>
                <w:color w:val="000000"/>
                <w:sz w:val="20"/>
                <w:szCs w:val="20"/>
              </w:rPr>
              <w:t>Aims and Objectives</w:t>
            </w:r>
          </w:p>
          <w:p w14:paraId="5F84A46D" w14:textId="77777777" w:rsidR="006A77E8" w:rsidRPr="00353697" w:rsidRDefault="006A77E8" w:rsidP="006A77E8">
            <w:pPr>
              <w:pStyle w:val="ListParagraph"/>
              <w:numPr>
                <w:ilvl w:val="0"/>
                <w:numId w:val="2"/>
              </w:numPr>
              <w:spacing w:line="276" w:lineRule="auto"/>
              <w:ind w:left="133" w:hanging="241"/>
              <w:rPr>
                <w:rFonts w:ascii="Times New Roman" w:hAnsi="Times New Roman" w:cs="Times New Roman"/>
              </w:rPr>
            </w:pPr>
            <w:r w:rsidRPr="00353697">
              <w:rPr>
                <w:rFonts w:ascii="Times New Roman" w:hAnsi="Times New Roman" w:cs="Times New Roman"/>
                <w:sz w:val="20"/>
                <w:szCs w:val="25"/>
              </w:rPr>
              <w:t>Features</w:t>
            </w:r>
          </w:p>
          <w:p w14:paraId="7EA4D5F1" w14:textId="77777777" w:rsidR="006A77E8" w:rsidRPr="00353697" w:rsidRDefault="006A77E8" w:rsidP="006A77E8">
            <w:pPr>
              <w:pStyle w:val="ListParagraph"/>
              <w:numPr>
                <w:ilvl w:val="0"/>
                <w:numId w:val="3"/>
              </w:numPr>
              <w:spacing w:line="276" w:lineRule="auto"/>
              <w:ind w:left="133" w:hanging="241"/>
              <w:rPr>
                <w:rFonts w:ascii="Times New Roman" w:hAnsi="Times New Roman" w:cs="Times New Roman"/>
              </w:rPr>
            </w:pPr>
            <w:r w:rsidRPr="00353697">
              <w:rPr>
                <w:rFonts w:ascii="Times New Roman" w:hAnsi="Times New Roman" w:cs="Times New Roman"/>
              </w:rPr>
              <w:t>Reference</w:t>
            </w:r>
          </w:p>
        </w:tc>
        <w:tc>
          <w:tcPr>
            <w:tcW w:w="900" w:type="dxa"/>
          </w:tcPr>
          <w:p w14:paraId="14B0716B" w14:textId="77777777" w:rsidR="006A77E8" w:rsidRPr="00353697" w:rsidRDefault="006A77E8" w:rsidP="006A77E8">
            <w:pPr>
              <w:jc w:val="center"/>
              <w:rPr>
                <w:rFonts w:ascii="Times New Roman" w:hAnsi="Times New Roman" w:cs="Times New Roman"/>
                <w:sz w:val="20"/>
                <w:szCs w:val="20"/>
              </w:rPr>
            </w:pPr>
            <w:r w:rsidRPr="00353697">
              <w:rPr>
                <w:rFonts w:ascii="Times New Roman" w:hAnsi="Times New Roman" w:cs="Times New Roman"/>
                <w:sz w:val="20"/>
                <w:szCs w:val="20"/>
              </w:rPr>
              <w:t>Draft</w:t>
            </w:r>
          </w:p>
        </w:tc>
        <w:tc>
          <w:tcPr>
            <w:tcW w:w="1322" w:type="dxa"/>
          </w:tcPr>
          <w:p w14:paraId="4FFBDAE1"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14/03/2014</w:t>
            </w:r>
          </w:p>
        </w:tc>
        <w:tc>
          <w:tcPr>
            <w:tcW w:w="947" w:type="dxa"/>
          </w:tcPr>
          <w:p w14:paraId="0C08CEBF"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PP,SB,YP</w:t>
            </w:r>
          </w:p>
        </w:tc>
        <w:tc>
          <w:tcPr>
            <w:tcW w:w="947" w:type="dxa"/>
          </w:tcPr>
          <w:p w14:paraId="48F0232B"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w:t>
            </w:r>
          </w:p>
        </w:tc>
        <w:tc>
          <w:tcPr>
            <w:tcW w:w="947" w:type="dxa"/>
          </w:tcPr>
          <w:p w14:paraId="3F8201C9"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w:t>
            </w:r>
          </w:p>
        </w:tc>
      </w:tr>
      <w:tr w:rsidR="006A77E8" w:rsidRPr="00353697" w14:paraId="7AC48491" w14:textId="77777777" w:rsidTr="00044E5B">
        <w:trPr>
          <w:trHeight w:val="1960"/>
        </w:trPr>
        <w:tc>
          <w:tcPr>
            <w:tcW w:w="1260" w:type="dxa"/>
          </w:tcPr>
          <w:p w14:paraId="7249E081"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Easy_Class_Proposal_Version0.3</w:t>
            </w:r>
          </w:p>
        </w:tc>
        <w:tc>
          <w:tcPr>
            <w:tcW w:w="616" w:type="dxa"/>
            <w:tcBorders>
              <w:right w:val="nil"/>
            </w:tcBorders>
          </w:tcPr>
          <w:p w14:paraId="1736A615" w14:textId="77777777" w:rsidR="006A77E8" w:rsidRPr="00353697" w:rsidRDefault="006A77E8" w:rsidP="006A77E8">
            <w:pPr>
              <w:spacing w:line="276" w:lineRule="auto"/>
              <w:rPr>
                <w:rFonts w:ascii="Times New Roman" w:hAnsi="Times New Roman" w:cs="Times New Roman"/>
              </w:rPr>
            </w:pPr>
            <w:r w:rsidRPr="00353697">
              <w:rPr>
                <w:rFonts w:ascii="Times New Roman" w:hAnsi="Times New Roman" w:cs="Times New Roman"/>
              </w:rPr>
              <w:t>Edit</w:t>
            </w:r>
          </w:p>
          <w:p w14:paraId="268E38CA" w14:textId="77777777" w:rsidR="006A77E8" w:rsidRPr="00353697" w:rsidRDefault="006A77E8" w:rsidP="006A77E8">
            <w:pPr>
              <w:spacing w:line="276" w:lineRule="auto"/>
              <w:rPr>
                <w:rFonts w:ascii="Times New Roman" w:hAnsi="Times New Roman" w:cs="Times New Roman"/>
              </w:rPr>
            </w:pPr>
          </w:p>
          <w:p w14:paraId="392569F6" w14:textId="77777777" w:rsidR="006A77E8" w:rsidRPr="00353697" w:rsidRDefault="006A77E8" w:rsidP="006A77E8">
            <w:pPr>
              <w:spacing w:line="276" w:lineRule="auto"/>
              <w:rPr>
                <w:rFonts w:ascii="Times New Roman" w:hAnsi="Times New Roman" w:cs="Times New Roman"/>
                <w:sz w:val="20"/>
                <w:szCs w:val="20"/>
              </w:rPr>
            </w:pPr>
          </w:p>
          <w:p w14:paraId="6B5ECE44" w14:textId="77777777" w:rsidR="006A77E8" w:rsidRPr="00353697" w:rsidRDefault="006A77E8" w:rsidP="006A77E8">
            <w:pPr>
              <w:spacing w:line="276" w:lineRule="auto"/>
              <w:rPr>
                <w:rFonts w:ascii="Times New Roman" w:hAnsi="Times New Roman" w:cs="Times New Roman"/>
                <w:sz w:val="20"/>
                <w:szCs w:val="20"/>
              </w:rPr>
            </w:pPr>
            <w:r w:rsidRPr="00353697">
              <w:rPr>
                <w:rFonts w:ascii="Times New Roman" w:hAnsi="Times New Roman" w:cs="Times New Roman"/>
                <w:sz w:val="20"/>
                <w:szCs w:val="20"/>
              </w:rPr>
              <w:t>Add</w:t>
            </w:r>
          </w:p>
          <w:p w14:paraId="2F1C06FB" w14:textId="77777777" w:rsidR="006A77E8" w:rsidRPr="00353697" w:rsidRDefault="006A77E8" w:rsidP="006A77E8">
            <w:pPr>
              <w:spacing w:line="276" w:lineRule="auto"/>
              <w:rPr>
                <w:rFonts w:ascii="Times New Roman" w:hAnsi="Times New Roman" w:cs="Times New Roman"/>
              </w:rPr>
            </w:pPr>
          </w:p>
        </w:tc>
        <w:tc>
          <w:tcPr>
            <w:tcW w:w="3164" w:type="dxa"/>
            <w:gridSpan w:val="2"/>
            <w:tcBorders>
              <w:left w:val="nil"/>
            </w:tcBorders>
          </w:tcPr>
          <w:p w14:paraId="6144A3D2" w14:textId="77777777" w:rsidR="006A77E8" w:rsidRPr="00353697" w:rsidRDefault="006A77E8" w:rsidP="006A77E8">
            <w:pPr>
              <w:pStyle w:val="ListParagraph"/>
              <w:numPr>
                <w:ilvl w:val="0"/>
                <w:numId w:val="3"/>
              </w:numPr>
              <w:spacing w:line="276" w:lineRule="auto"/>
              <w:ind w:left="133" w:hanging="241"/>
              <w:rPr>
                <w:rFonts w:ascii="Times New Roman" w:hAnsi="Times New Roman" w:cs="Times New Roman"/>
                <w:sz w:val="20"/>
                <w:szCs w:val="20"/>
              </w:rPr>
            </w:pPr>
            <w:r w:rsidRPr="00353697">
              <w:rPr>
                <w:rFonts w:ascii="Times New Roman" w:hAnsi="Times New Roman" w:cs="Times New Roman"/>
                <w:sz w:val="20"/>
                <w:szCs w:val="20"/>
              </w:rPr>
              <w:t>Deliverables and limits</w:t>
            </w:r>
          </w:p>
          <w:p w14:paraId="214DAAEC" w14:textId="77777777" w:rsidR="006A77E8" w:rsidRPr="00353697" w:rsidRDefault="006A77E8" w:rsidP="006A77E8">
            <w:pPr>
              <w:pStyle w:val="ListParagraph"/>
              <w:numPr>
                <w:ilvl w:val="0"/>
                <w:numId w:val="3"/>
              </w:numPr>
              <w:spacing w:line="276" w:lineRule="auto"/>
              <w:ind w:left="133" w:hanging="241"/>
              <w:rPr>
                <w:rFonts w:ascii="Times New Roman" w:hAnsi="Times New Roman" w:cs="Times New Roman"/>
              </w:rPr>
            </w:pPr>
            <w:r w:rsidRPr="00353697">
              <w:rPr>
                <w:rFonts w:ascii="Times New Roman" w:hAnsi="Times New Roman" w:cs="Times New Roman"/>
              </w:rPr>
              <w:t>Features</w:t>
            </w:r>
          </w:p>
          <w:p w14:paraId="3BA2EE56" w14:textId="77777777" w:rsidR="006A77E8" w:rsidRPr="00353697" w:rsidRDefault="006A77E8" w:rsidP="006A77E8">
            <w:pPr>
              <w:pStyle w:val="ListParagraph"/>
              <w:numPr>
                <w:ilvl w:val="0"/>
                <w:numId w:val="3"/>
              </w:numPr>
              <w:spacing w:line="276" w:lineRule="auto"/>
              <w:ind w:left="133" w:hanging="241"/>
              <w:rPr>
                <w:rFonts w:ascii="Times New Roman" w:hAnsi="Times New Roman" w:cs="Times New Roman"/>
              </w:rPr>
            </w:pPr>
            <w:r w:rsidRPr="00353697">
              <w:rPr>
                <w:rFonts w:ascii="Times New Roman" w:hAnsi="Times New Roman" w:cs="Times New Roman"/>
              </w:rPr>
              <w:t>Reference</w:t>
            </w:r>
          </w:p>
          <w:p w14:paraId="749E2178" w14:textId="77777777" w:rsidR="006A77E8" w:rsidRPr="00353697" w:rsidRDefault="006A77E8" w:rsidP="006A77E8">
            <w:pPr>
              <w:pStyle w:val="ListParagraph"/>
              <w:numPr>
                <w:ilvl w:val="0"/>
                <w:numId w:val="3"/>
              </w:numPr>
              <w:spacing w:line="276" w:lineRule="auto"/>
              <w:ind w:left="133" w:hanging="241"/>
              <w:rPr>
                <w:rFonts w:ascii="Times New Roman" w:hAnsi="Times New Roman" w:cs="Times New Roman"/>
                <w:sz w:val="20"/>
                <w:szCs w:val="20"/>
              </w:rPr>
            </w:pPr>
            <w:r w:rsidRPr="00353697">
              <w:rPr>
                <w:rFonts w:ascii="Times New Roman" w:hAnsi="Times New Roman" w:cs="Times New Roman"/>
                <w:sz w:val="20"/>
                <w:szCs w:val="20"/>
              </w:rPr>
              <w:t>Document in Deliverables and limits</w:t>
            </w:r>
          </w:p>
          <w:p w14:paraId="7176FCB1" w14:textId="77777777" w:rsidR="006A77E8" w:rsidRPr="00353697" w:rsidRDefault="006A77E8" w:rsidP="006A77E8">
            <w:pPr>
              <w:pStyle w:val="ListParagraph"/>
              <w:numPr>
                <w:ilvl w:val="0"/>
                <w:numId w:val="3"/>
              </w:numPr>
              <w:spacing w:line="276" w:lineRule="auto"/>
              <w:ind w:left="133" w:hanging="241"/>
              <w:rPr>
                <w:rFonts w:ascii="Times New Roman" w:hAnsi="Times New Roman" w:cs="Times New Roman"/>
                <w:sz w:val="20"/>
                <w:szCs w:val="20"/>
              </w:rPr>
            </w:pPr>
            <w:r w:rsidRPr="00353697">
              <w:rPr>
                <w:rFonts w:ascii="Times New Roman" w:hAnsi="Times New Roman" w:cs="Times New Roman"/>
                <w:sz w:val="20"/>
                <w:szCs w:val="20"/>
              </w:rPr>
              <w:t>Limits in Deliverables and limits</w:t>
            </w:r>
          </w:p>
          <w:p w14:paraId="7CC8F521" w14:textId="77777777" w:rsidR="006A77E8" w:rsidRPr="00353697" w:rsidRDefault="006A77E8" w:rsidP="006A77E8">
            <w:pPr>
              <w:pStyle w:val="ListParagraph"/>
              <w:numPr>
                <w:ilvl w:val="0"/>
                <w:numId w:val="3"/>
              </w:numPr>
              <w:spacing w:line="276" w:lineRule="auto"/>
              <w:ind w:left="133" w:hanging="241"/>
              <w:rPr>
                <w:rFonts w:ascii="Times New Roman" w:hAnsi="Times New Roman" w:cs="Times New Roman"/>
                <w:sz w:val="20"/>
                <w:szCs w:val="20"/>
              </w:rPr>
            </w:pPr>
            <w:r w:rsidRPr="00353697">
              <w:rPr>
                <w:rFonts w:ascii="Times New Roman" w:eastAsia="Times New Roman" w:hAnsi="Times New Roman" w:cs="Times New Roman"/>
                <w:color w:val="000000"/>
                <w:sz w:val="20"/>
                <w:szCs w:val="20"/>
              </w:rPr>
              <w:t>Schedule &amp; Milestones</w:t>
            </w:r>
          </w:p>
        </w:tc>
        <w:tc>
          <w:tcPr>
            <w:tcW w:w="900" w:type="dxa"/>
          </w:tcPr>
          <w:p w14:paraId="4470E34E" w14:textId="77777777" w:rsidR="006A77E8" w:rsidRPr="00353697" w:rsidRDefault="006A77E8" w:rsidP="006A77E8">
            <w:pPr>
              <w:jc w:val="center"/>
              <w:rPr>
                <w:rFonts w:ascii="Times New Roman" w:hAnsi="Times New Roman" w:cs="Times New Roman"/>
                <w:sz w:val="20"/>
                <w:szCs w:val="20"/>
              </w:rPr>
            </w:pPr>
            <w:r w:rsidRPr="00353697">
              <w:rPr>
                <w:rFonts w:ascii="Times New Roman" w:hAnsi="Times New Roman" w:cs="Times New Roman"/>
                <w:sz w:val="20"/>
                <w:szCs w:val="20"/>
              </w:rPr>
              <w:t>Draft</w:t>
            </w:r>
          </w:p>
        </w:tc>
        <w:tc>
          <w:tcPr>
            <w:tcW w:w="1322" w:type="dxa"/>
          </w:tcPr>
          <w:p w14:paraId="39CD0BF7"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15/03/2014</w:t>
            </w:r>
          </w:p>
        </w:tc>
        <w:tc>
          <w:tcPr>
            <w:tcW w:w="947" w:type="dxa"/>
          </w:tcPr>
          <w:p w14:paraId="0A50DA66"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PP,SB,YP</w:t>
            </w:r>
          </w:p>
        </w:tc>
        <w:tc>
          <w:tcPr>
            <w:tcW w:w="947" w:type="dxa"/>
          </w:tcPr>
          <w:p w14:paraId="5AD74276"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w:t>
            </w:r>
          </w:p>
        </w:tc>
        <w:tc>
          <w:tcPr>
            <w:tcW w:w="947" w:type="dxa"/>
          </w:tcPr>
          <w:p w14:paraId="0F1D86AE"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w:t>
            </w:r>
          </w:p>
        </w:tc>
      </w:tr>
      <w:tr w:rsidR="006A77E8" w:rsidRPr="00353697" w14:paraId="33ED9D42" w14:textId="77777777" w:rsidTr="00044E5B">
        <w:trPr>
          <w:trHeight w:val="1210"/>
        </w:trPr>
        <w:tc>
          <w:tcPr>
            <w:tcW w:w="1260" w:type="dxa"/>
            <w:tcBorders>
              <w:bottom w:val="single" w:sz="4" w:space="0" w:color="000000"/>
            </w:tcBorders>
          </w:tcPr>
          <w:p w14:paraId="601EBA31"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Easy_Class_Proposal_Version0.4</w:t>
            </w:r>
          </w:p>
        </w:tc>
        <w:tc>
          <w:tcPr>
            <w:tcW w:w="616" w:type="dxa"/>
            <w:tcBorders>
              <w:bottom w:val="single" w:sz="4" w:space="0" w:color="auto"/>
              <w:right w:val="nil"/>
            </w:tcBorders>
          </w:tcPr>
          <w:p w14:paraId="15D9CC09" w14:textId="77777777" w:rsidR="006A77E8" w:rsidRPr="00353697" w:rsidRDefault="006A77E8" w:rsidP="006A77E8">
            <w:pPr>
              <w:spacing w:line="276" w:lineRule="auto"/>
              <w:rPr>
                <w:rFonts w:ascii="Times New Roman" w:hAnsi="Times New Roman" w:cs="Times New Roman"/>
              </w:rPr>
            </w:pPr>
            <w:r w:rsidRPr="00353697">
              <w:rPr>
                <w:rFonts w:ascii="Times New Roman" w:hAnsi="Times New Roman" w:cs="Times New Roman"/>
              </w:rPr>
              <w:t>Edit</w:t>
            </w:r>
          </w:p>
          <w:p w14:paraId="5F752DC4" w14:textId="77777777" w:rsidR="006A77E8" w:rsidRPr="00353697" w:rsidRDefault="006A77E8" w:rsidP="006A77E8">
            <w:pPr>
              <w:spacing w:line="276" w:lineRule="auto"/>
              <w:rPr>
                <w:rFonts w:ascii="Times New Roman" w:hAnsi="Times New Roman" w:cs="Times New Roman"/>
              </w:rPr>
            </w:pPr>
          </w:p>
          <w:p w14:paraId="2D699065" w14:textId="77777777" w:rsidR="006A77E8" w:rsidRPr="00353697" w:rsidRDefault="006A77E8" w:rsidP="006A77E8">
            <w:pPr>
              <w:spacing w:line="276" w:lineRule="auto"/>
              <w:rPr>
                <w:rFonts w:ascii="Times New Roman" w:hAnsi="Times New Roman" w:cs="Times New Roman"/>
              </w:rPr>
            </w:pPr>
            <w:r w:rsidRPr="00353697">
              <w:rPr>
                <w:rFonts w:ascii="Times New Roman" w:hAnsi="Times New Roman" w:cs="Times New Roman"/>
              </w:rPr>
              <w:t>Add</w:t>
            </w:r>
          </w:p>
          <w:p w14:paraId="45D54483" w14:textId="77777777" w:rsidR="006A77E8" w:rsidRPr="00353697" w:rsidRDefault="006A77E8" w:rsidP="006A77E8">
            <w:pPr>
              <w:spacing w:line="276" w:lineRule="auto"/>
              <w:rPr>
                <w:rFonts w:ascii="Times New Roman" w:hAnsi="Times New Roman" w:cs="Times New Roman"/>
              </w:rPr>
            </w:pPr>
          </w:p>
        </w:tc>
        <w:tc>
          <w:tcPr>
            <w:tcW w:w="3164" w:type="dxa"/>
            <w:gridSpan w:val="2"/>
            <w:tcBorders>
              <w:left w:val="nil"/>
              <w:bottom w:val="single" w:sz="4" w:space="0" w:color="auto"/>
            </w:tcBorders>
          </w:tcPr>
          <w:p w14:paraId="21B23CEB" w14:textId="77777777" w:rsidR="006A77E8" w:rsidRPr="00353697" w:rsidRDefault="006A77E8" w:rsidP="006A77E8">
            <w:pPr>
              <w:pStyle w:val="ListParagraph"/>
              <w:numPr>
                <w:ilvl w:val="0"/>
                <w:numId w:val="4"/>
              </w:numPr>
              <w:spacing w:line="276" w:lineRule="auto"/>
              <w:ind w:left="133" w:hanging="241"/>
              <w:rPr>
                <w:rFonts w:ascii="Times New Roman" w:hAnsi="Times New Roman" w:cs="Times New Roman"/>
              </w:rPr>
            </w:pPr>
            <w:r w:rsidRPr="00353697">
              <w:rPr>
                <w:rFonts w:ascii="Times New Roman" w:hAnsi="Times New Roman" w:cs="Times New Roman"/>
                <w:sz w:val="20"/>
                <w:szCs w:val="25"/>
              </w:rPr>
              <w:t>Features</w:t>
            </w:r>
          </w:p>
          <w:p w14:paraId="4DD7C95B" w14:textId="77777777" w:rsidR="006A77E8" w:rsidRPr="00353697" w:rsidRDefault="006A77E8" w:rsidP="006A77E8">
            <w:pPr>
              <w:pStyle w:val="ListParagraph"/>
              <w:numPr>
                <w:ilvl w:val="0"/>
                <w:numId w:val="4"/>
              </w:numPr>
              <w:spacing w:line="276" w:lineRule="auto"/>
              <w:ind w:left="133" w:hanging="241"/>
              <w:rPr>
                <w:rFonts w:ascii="Times New Roman" w:hAnsi="Times New Roman" w:cs="Times New Roman"/>
              </w:rPr>
            </w:pPr>
            <w:r w:rsidRPr="00353697">
              <w:rPr>
                <w:rFonts w:ascii="Times New Roman" w:hAnsi="Times New Roman" w:cs="Times New Roman"/>
              </w:rPr>
              <w:t>Reference</w:t>
            </w:r>
          </w:p>
          <w:p w14:paraId="6A54748F" w14:textId="77777777" w:rsidR="006A77E8" w:rsidRPr="00353697" w:rsidRDefault="006A77E8" w:rsidP="006A77E8">
            <w:pPr>
              <w:pStyle w:val="ListParagraph"/>
              <w:numPr>
                <w:ilvl w:val="0"/>
                <w:numId w:val="4"/>
              </w:numPr>
              <w:spacing w:line="276" w:lineRule="auto"/>
              <w:ind w:left="133" w:hanging="241"/>
              <w:rPr>
                <w:rFonts w:ascii="Times New Roman" w:hAnsi="Times New Roman" w:cs="Times New Roman"/>
              </w:rPr>
            </w:pPr>
            <w:r w:rsidRPr="00353697">
              <w:rPr>
                <w:rFonts w:ascii="Times New Roman" w:hAnsi="Times New Roman" w:cs="Times New Roman"/>
              </w:rPr>
              <w:t>Business Review</w:t>
            </w:r>
          </w:p>
          <w:p w14:paraId="45087D3F" w14:textId="77777777" w:rsidR="006A77E8" w:rsidRPr="00353697" w:rsidRDefault="006A77E8" w:rsidP="006A77E8">
            <w:pPr>
              <w:pStyle w:val="ListParagraph"/>
              <w:numPr>
                <w:ilvl w:val="0"/>
                <w:numId w:val="4"/>
              </w:numPr>
              <w:spacing w:line="276" w:lineRule="auto"/>
              <w:ind w:left="133" w:hanging="241"/>
              <w:rPr>
                <w:rFonts w:ascii="Times New Roman" w:hAnsi="Times New Roman" w:cs="Times New Roman"/>
              </w:rPr>
            </w:pPr>
            <w:r w:rsidRPr="00353697">
              <w:rPr>
                <w:rFonts w:ascii="Times New Roman" w:hAnsi="Times New Roman" w:cs="Times New Roman"/>
              </w:rPr>
              <w:t>Alternative Business Related</w:t>
            </w:r>
          </w:p>
        </w:tc>
        <w:tc>
          <w:tcPr>
            <w:tcW w:w="900" w:type="dxa"/>
            <w:tcBorders>
              <w:bottom w:val="single" w:sz="4" w:space="0" w:color="000000"/>
            </w:tcBorders>
          </w:tcPr>
          <w:p w14:paraId="71B9B7EB" w14:textId="77777777" w:rsidR="006A77E8" w:rsidRPr="00353697" w:rsidRDefault="006A77E8" w:rsidP="006A77E8">
            <w:pPr>
              <w:jc w:val="center"/>
              <w:rPr>
                <w:rFonts w:ascii="Times New Roman" w:hAnsi="Times New Roman" w:cs="Times New Roman"/>
                <w:sz w:val="20"/>
                <w:szCs w:val="20"/>
              </w:rPr>
            </w:pPr>
            <w:r w:rsidRPr="00353697">
              <w:rPr>
                <w:rFonts w:ascii="Times New Roman" w:hAnsi="Times New Roman" w:cs="Times New Roman"/>
                <w:sz w:val="20"/>
                <w:szCs w:val="20"/>
              </w:rPr>
              <w:t>Draft</w:t>
            </w:r>
          </w:p>
        </w:tc>
        <w:tc>
          <w:tcPr>
            <w:tcW w:w="1322" w:type="dxa"/>
            <w:tcBorders>
              <w:bottom w:val="single" w:sz="4" w:space="0" w:color="000000"/>
            </w:tcBorders>
          </w:tcPr>
          <w:p w14:paraId="7CD1B0FF"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15/03/2014</w:t>
            </w:r>
          </w:p>
        </w:tc>
        <w:tc>
          <w:tcPr>
            <w:tcW w:w="947" w:type="dxa"/>
            <w:tcBorders>
              <w:bottom w:val="single" w:sz="4" w:space="0" w:color="000000"/>
            </w:tcBorders>
          </w:tcPr>
          <w:p w14:paraId="138025F1"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PP,SB,YP</w:t>
            </w:r>
          </w:p>
        </w:tc>
        <w:tc>
          <w:tcPr>
            <w:tcW w:w="947" w:type="dxa"/>
            <w:tcBorders>
              <w:bottom w:val="single" w:sz="4" w:space="0" w:color="000000"/>
            </w:tcBorders>
          </w:tcPr>
          <w:p w14:paraId="363C5968"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w:t>
            </w:r>
          </w:p>
        </w:tc>
        <w:tc>
          <w:tcPr>
            <w:tcW w:w="947" w:type="dxa"/>
            <w:tcBorders>
              <w:bottom w:val="single" w:sz="4" w:space="0" w:color="000000"/>
              <w:right w:val="single" w:sz="4" w:space="0" w:color="000000"/>
            </w:tcBorders>
          </w:tcPr>
          <w:p w14:paraId="443EAFDD"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w:t>
            </w:r>
          </w:p>
        </w:tc>
      </w:tr>
      <w:tr w:rsidR="006A77E8" w:rsidRPr="00353697" w14:paraId="38B026A6" w14:textId="77777777" w:rsidTr="00044E5B">
        <w:trPr>
          <w:trHeight w:val="429"/>
        </w:trPr>
        <w:tc>
          <w:tcPr>
            <w:tcW w:w="1260" w:type="dxa"/>
            <w:tcBorders>
              <w:top w:val="single" w:sz="4" w:space="0" w:color="000000"/>
              <w:bottom w:val="single" w:sz="4" w:space="0" w:color="000000"/>
            </w:tcBorders>
          </w:tcPr>
          <w:p w14:paraId="3DB6BD00"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Easy_Class_Proposal_Version0.5</w:t>
            </w:r>
          </w:p>
        </w:tc>
        <w:tc>
          <w:tcPr>
            <w:tcW w:w="616" w:type="dxa"/>
            <w:tcBorders>
              <w:top w:val="single" w:sz="4" w:space="0" w:color="auto"/>
              <w:bottom w:val="single" w:sz="4" w:space="0" w:color="auto"/>
              <w:right w:val="nil"/>
            </w:tcBorders>
          </w:tcPr>
          <w:p w14:paraId="267D828B" w14:textId="77777777" w:rsidR="006A77E8" w:rsidRPr="00353697" w:rsidRDefault="006A77E8" w:rsidP="006A77E8">
            <w:pPr>
              <w:spacing w:line="276" w:lineRule="auto"/>
              <w:rPr>
                <w:rFonts w:ascii="Times New Roman" w:hAnsi="Times New Roman" w:cs="Times New Roman"/>
              </w:rPr>
            </w:pPr>
            <w:r w:rsidRPr="00353697">
              <w:rPr>
                <w:rFonts w:ascii="Times New Roman" w:hAnsi="Times New Roman" w:cs="Times New Roman"/>
              </w:rPr>
              <w:t>Edit</w:t>
            </w:r>
          </w:p>
          <w:p w14:paraId="3805C44C" w14:textId="77777777" w:rsidR="006A77E8" w:rsidRPr="00353697" w:rsidRDefault="006A77E8" w:rsidP="006A77E8">
            <w:pPr>
              <w:spacing w:line="276" w:lineRule="auto"/>
              <w:rPr>
                <w:rFonts w:ascii="Times New Roman" w:hAnsi="Times New Roman" w:cs="Times New Roman"/>
              </w:rPr>
            </w:pPr>
          </w:p>
          <w:p w14:paraId="50485B1E" w14:textId="77777777" w:rsidR="006A77E8" w:rsidRPr="00353697" w:rsidRDefault="006A77E8" w:rsidP="006A77E8">
            <w:pPr>
              <w:spacing w:line="276" w:lineRule="auto"/>
              <w:rPr>
                <w:rFonts w:ascii="Times New Roman" w:hAnsi="Times New Roman" w:cs="Times New Roman"/>
              </w:rPr>
            </w:pPr>
          </w:p>
          <w:p w14:paraId="02DC80FE" w14:textId="77777777" w:rsidR="006A77E8" w:rsidRPr="00353697" w:rsidRDefault="006A77E8" w:rsidP="006A77E8">
            <w:pPr>
              <w:spacing w:line="276" w:lineRule="auto"/>
              <w:rPr>
                <w:rFonts w:ascii="Times New Roman" w:hAnsi="Times New Roman" w:cs="Times New Roman"/>
              </w:rPr>
            </w:pPr>
          </w:p>
          <w:p w14:paraId="604D43BF" w14:textId="77777777" w:rsidR="006A77E8" w:rsidRPr="00353697" w:rsidRDefault="006A77E8" w:rsidP="006A77E8">
            <w:pPr>
              <w:spacing w:line="276" w:lineRule="auto"/>
              <w:rPr>
                <w:rFonts w:ascii="Times New Roman" w:hAnsi="Times New Roman" w:cs="Times New Roman"/>
              </w:rPr>
            </w:pPr>
          </w:p>
          <w:p w14:paraId="0F2CEE6D" w14:textId="77777777" w:rsidR="006A77E8" w:rsidRPr="00353697" w:rsidRDefault="006A77E8" w:rsidP="006A77E8">
            <w:pPr>
              <w:spacing w:line="276" w:lineRule="auto"/>
              <w:rPr>
                <w:rFonts w:ascii="Times New Roman" w:hAnsi="Times New Roman" w:cs="Times New Roman"/>
              </w:rPr>
            </w:pPr>
            <w:commentRangeStart w:id="2"/>
            <w:r w:rsidRPr="00353697">
              <w:rPr>
                <w:rFonts w:ascii="Times New Roman" w:hAnsi="Times New Roman" w:cs="Times New Roman"/>
              </w:rPr>
              <w:t>Add</w:t>
            </w:r>
            <w:commentRangeEnd w:id="2"/>
            <w:r w:rsidRPr="00353697">
              <w:rPr>
                <w:rStyle w:val="CommentReference"/>
                <w:rFonts w:ascii="Times New Roman" w:eastAsiaTheme="minorHAnsi" w:hAnsi="Times New Roman" w:cs="Times New Roman"/>
                <w:lang w:eastAsia="en-US"/>
              </w:rPr>
              <w:commentReference w:id="2"/>
            </w:r>
          </w:p>
          <w:p w14:paraId="49C395A0" w14:textId="77777777" w:rsidR="006A77E8" w:rsidRPr="00353697" w:rsidRDefault="006A77E8" w:rsidP="006A77E8">
            <w:pPr>
              <w:spacing w:line="276" w:lineRule="auto"/>
              <w:rPr>
                <w:rFonts w:ascii="Times New Roman" w:hAnsi="Times New Roman" w:cs="Times New Roman"/>
              </w:rPr>
            </w:pPr>
          </w:p>
        </w:tc>
        <w:tc>
          <w:tcPr>
            <w:tcW w:w="3164" w:type="dxa"/>
            <w:gridSpan w:val="2"/>
            <w:tcBorders>
              <w:top w:val="single" w:sz="4" w:space="0" w:color="auto"/>
              <w:left w:val="nil"/>
              <w:bottom w:val="single" w:sz="4" w:space="0" w:color="auto"/>
            </w:tcBorders>
          </w:tcPr>
          <w:p w14:paraId="6F5006A5" w14:textId="77777777" w:rsidR="006A77E8" w:rsidRPr="00353697" w:rsidRDefault="006A77E8" w:rsidP="000A4AA8">
            <w:pPr>
              <w:pStyle w:val="ListParagraph"/>
              <w:numPr>
                <w:ilvl w:val="0"/>
                <w:numId w:val="14"/>
              </w:numPr>
              <w:spacing w:line="276" w:lineRule="auto"/>
              <w:ind w:left="133" w:hanging="241"/>
              <w:rPr>
                <w:rFonts w:ascii="Times New Roman" w:hAnsi="Times New Roman" w:cs="Times New Roman"/>
              </w:rPr>
            </w:pPr>
            <w:r w:rsidRPr="00353697">
              <w:rPr>
                <w:rFonts w:ascii="Times New Roman" w:hAnsi="Times New Roman" w:cs="Times New Roman"/>
              </w:rPr>
              <w:t>Business Review</w:t>
            </w:r>
          </w:p>
          <w:p w14:paraId="6C1BDAE1" w14:textId="77777777" w:rsidR="006A77E8" w:rsidRPr="00353697" w:rsidRDefault="006A77E8" w:rsidP="000A4AA8">
            <w:pPr>
              <w:pStyle w:val="ListParagraph"/>
              <w:numPr>
                <w:ilvl w:val="0"/>
                <w:numId w:val="7"/>
              </w:numPr>
              <w:spacing w:line="276" w:lineRule="auto"/>
              <w:ind w:left="133" w:hanging="241"/>
              <w:rPr>
                <w:rFonts w:ascii="Times New Roman" w:hAnsi="Times New Roman" w:cs="Times New Roman"/>
              </w:rPr>
            </w:pPr>
            <w:r w:rsidRPr="00353697">
              <w:rPr>
                <w:rFonts w:ascii="Times New Roman" w:hAnsi="Times New Roman" w:cs="Times New Roman"/>
              </w:rPr>
              <w:t>Alternative Business Related</w:t>
            </w:r>
          </w:p>
          <w:p w14:paraId="03A8DC28" w14:textId="77777777" w:rsidR="006A77E8" w:rsidRPr="00353697" w:rsidRDefault="006A77E8" w:rsidP="000A4AA8">
            <w:pPr>
              <w:pStyle w:val="ListParagraph"/>
              <w:numPr>
                <w:ilvl w:val="0"/>
                <w:numId w:val="7"/>
              </w:numPr>
              <w:spacing w:line="276" w:lineRule="auto"/>
              <w:ind w:left="133" w:hanging="241"/>
              <w:rPr>
                <w:rFonts w:ascii="Times New Roman" w:hAnsi="Times New Roman" w:cs="Times New Roman"/>
              </w:rPr>
            </w:pPr>
            <w:r w:rsidRPr="00353697">
              <w:rPr>
                <w:rFonts w:ascii="Times New Roman" w:hAnsi="Times New Roman" w:cs="Times New Roman"/>
              </w:rPr>
              <w:t>Deliverables</w:t>
            </w:r>
          </w:p>
          <w:p w14:paraId="0012AC19" w14:textId="77777777" w:rsidR="006A77E8" w:rsidRPr="00353697" w:rsidRDefault="006A77E8" w:rsidP="000A4AA8">
            <w:pPr>
              <w:pStyle w:val="ListParagraph"/>
              <w:numPr>
                <w:ilvl w:val="0"/>
                <w:numId w:val="7"/>
              </w:numPr>
              <w:spacing w:line="276" w:lineRule="auto"/>
              <w:ind w:left="133" w:hanging="241"/>
              <w:rPr>
                <w:rFonts w:ascii="Times New Roman" w:hAnsi="Times New Roman" w:cs="Times New Roman"/>
              </w:rPr>
            </w:pPr>
            <w:r w:rsidRPr="00353697">
              <w:rPr>
                <w:rFonts w:ascii="Times New Roman" w:hAnsi="Times New Roman" w:cs="Times New Roman"/>
              </w:rPr>
              <w:t>Features</w:t>
            </w:r>
          </w:p>
          <w:p w14:paraId="6760EC15" w14:textId="77777777" w:rsidR="006A77E8" w:rsidRPr="00353697" w:rsidRDefault="006A77E8" w:rsidP="000A4AA8">
            <w:pPr>
              <w:pStyle w:val="ListParagraph"/>
              <w:numPr>
                <w:ilvl w:val="0"/>
                <w:numId w:val="7"/>
              </w:numPr>
              <w:spacing w:line="276" w:lineRule="auto"/>
              <w:ind w:left="133" w:hanging="241"/>
              <w:rPr>
                <w:rFonts w:ascii="Times New Roman" w:hAnsi="Times New Roman" w:cs="Times New Roman"/>
              </w:rPr>
            </w:pPr>
            <w:r w:rsidRPr="00353697">
              <w:rPr>
                <w:rFonts w:ascii="Times New Roman" w:hAnsi="Times New Roman" w:cs="Times New Roman"/>
              </w:rPr>
              <w:t>Reference</w:t>
            </w:r>
          </w:p>
          <w:p w14:paraId="0C4DD9E5" w14:textId="77777777" w:rsidR="006A77E8" w:rsidRPr="00353697" w:rsidRDefault="006A77E8" w:rsidP="000A4AA8">
            <w:pPr>
              <w:pStyle w:val="ListParagraph"/>
              <w:numPr>
                <w:ilvl w:val="0"/>
                <w:numId w:val="9"/>
              </w:numPr>
              <w:spacing w:line="276" w:lineRule="auto"/>
              <w:ind w:left="133" w:hanging="241"/>
              <w:rPr>
                <w:rFonts w:ascii="Times New Roman" w:hAnsi="Times New Roman" w:cs="Times New Roman"/>
              </w:rPr>
            </w:pPr>
            <w:r w:rsidRPr="00353697">
              <w:rPr>
                <w:rFonts w:ascii="Times New Roman" w:hAnsi="Times New Roman" w:cs="Times New Roman"/>
                <w:szCs w:val="22"/>
              </w:rPr>
              <w:t>ISO29110 for Very Small Entity (VSE) in Chapter III</w:t>
            </w:r>
          </w:p>
        </w:tc>
        <w:tc>
          <w:tcPr>
            <w:tcW w:w="900" w:type="dxa"/>
            <w:tcBorders>
              <w:top w:val="single" w:sz="4" w:space="0" w:color="000000"/>
              <w:bottom w:val="single" w:sz="4" w:space="0" w:color="000000"/>
            </w:tcBorders>
          </w:tcPr>
          <w:p w14:paraId="21ACD566" w14:textId="77777777" w:rsidR="006A77E8" w:rsidRPr="00353697" w:rsidRDefault="006A77E8" w:rsidP="006A77E8">
            <w:pPr>
              <w:jc w:val="center"/>
              <w:rPr>
                <w:rFonts w:ascii="Times New Roman" w:hAnsi="Times New Roman" w:cs="Times New Roman"/>
                <w:sz w:val="20"/>
                <w:szCs w:val="20"/>
              </w:rPr>
            </w:pPr>
            <w:r w:rsidRPr="00353697">
              <w:rPr>
                <w:rFonts w:ascii="Times New Roman" w:hAnsi="Times New Roman" w:cs="Times New Roman"/>
                <w:sz w:val="20"/>
                <w:szCs w:val="20"/>
              </w:rPr>
              <w:t>Draft</w:t>
            </w:r>
          </w:p>
        </w:tc>
        <w:tc>
          <w:tcPr>
            <w:tcW w:w="1322" w:type="dxa"/>
            <w:tcBorders>
              <w:top w:val="single" w:sz="4" w:space="0" w:color="000000"/>
              <w:bottom w:val="single" w:sz="4" w:space="0" w:color="000000"/>
            </w:tcBorders>
          </w:tcPr>
          <w:p w14:paraId="7E836E29"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16/03/2014</w:t>
            </w:r>
          </w:p>
        </w:tc>
        <w:tc>
          <w:tcPr>
            <w:tcW w:w="947" w:type="dxa"/>
            <w:tcBorders>
              <w:top w:val="single" w:sz="4" w:space="0" w:color="000000"/>
              <w:bottom w:val="single" w:sz="4" w:space="0" w:color="000000"/>
            </w:tcBorders>
          </w:tcPr>
          <w:p w14:paraId="13261F5F"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PP,SB,YP</w:t>
            </w:r>
          </w:p>
        </w:tc>
        <w:tc>
          <w:tcPr>
            <w:tcW w:w="947" w:type="dxa"/>
            <w:tcBorders>
              <w:top w:val="single" w:sz="4" w:space="0" w:color="000000"/>
              <w:bottom w:val="single" w:sz="4" w:space="0" w:color="000000"/>
            </w:tcBorders>
          </w:tcPr>
          <w:p w14:paraId="388E3862"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w:t>
            </w:r>
          </w:p>
        </w:tc>
        <w:tc>
          <w:tcPr>
            <w:tcW w:w="947" w:type="dxa"/>
            <w:tcBorders>
              <w:top w:val="single" w:sz="4" w:space="0" w:color="000000"/>
              <w:bottom w:val="single" w:sz="4" w:space="0" w:color="000000"/>
              <w:right w:val="single" w:sz="4" w:space="0" w:color="000000"/>
            </w:tcBorders>
          </w:tcPr>
          <w:p w14:paraId="4315DC45"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w:t>
            </w:r>
          </w:p>
        </w:tc>
      </w:tr>
      <w:tr w:rsidR="006A77E8" w:rsidRPr="00353697" w14:paraId="34B0421C" w14:textId="77777777" w:rsidTr="00044E5B">
        <w:trPr>
          <w:trHeight w:val="429"/>
        </w:trPr>
        <w:tc>
          <w:tcPr>
            <w:tcW w:w="1260" w:type="dxa"/>
            <w:tcBorders>
              <w:top w:val="single" w:sz="4" w:space="0" w:color="000000"/>
              <w:bottom w:val="single" w:sz="4" w:space="0" w:color="000000"/>
            </w:tcBorders>
          </w:tcPr>
          <w:p w14:paraId="58C77124"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Easy_Class_Proposal_Version0.6</w:t>
            </w:r>
          </w:p>
        </w:tc>
        <w:tc>
          <w:tcPr>
            <w:tcW w:w="616" w:type="dxa"/>
            <w:tcBorders>
              <w:top w:val="single" w:sz="4" w:space="0" w:color="auto"/>
              <w:bottom w:val="single" w:sz="4" w:space="0" w:color="auto"/>
              <w:right w:val="nil"/>
            </w:tcBorders>
          </w:tcPr>
          <w:p w14:paraId="764C4CD0" w14:textId="77777777" w:rsidR="006A77E8" w:rsidRPr="00353697" w:rsidRDefault="006A77E8" w:rsidP="006A77E8">
            <w:pPr>
              <w:spacing w:line="276" w:lineRule="auto"/>
              <w:rPr>
                <w:rFonts w:ascii="Times New Roman" w:hAnsi="Times New Roman" w:cs="Times New Roman"/>
              </w:rPr>
            </w:pPr>
            <w:r w:rsidRPr="00353697">
              <w:rPr>
                <w:rFonts w:ascii="Times New Roman" w:hAnsi="Times New Roman" w:cs="Times New Roman"/>
              </w:rPr>
              <w:t>Edit</w:t>
            </w:r>
          </w:p>
          <w:p w14:paraId="682BC67D" w14:textId="77777777" w:rsidR="006A77E8" w:rsidRPr="00353697" w:rsidRDefault="006A77E8" w:rsidP="006A77E8">
            <w:pPr>
              <w:spacing w:line="276" w:lineRule="auto"/>
              <w:rPr>
                <w:rFonts w:ascii="Times New Roman" w:hAnsi="Times New Roman" w:cs="Times New Roman"/>
              </w:rPr>
            </w:pPr>
          </w:p>
          <w:p w14:paraId="726A9E38" w14:textId="77777777" w:rsidR="006A77E8" w:rsidRPr="00353697" w:rsidRDefault="006A77E8" w:rsidP="006A77E8">
            <w:pPr>
              <w:spacing w:line="276" w:lineRule="auto"/>
              <w:rPr>
                <w:rFonts w:ascii="Times New Roman" w:hAnsi="Times New Roman" w:cs="Times New Roman"/>
              </w:rPr>
            </w:pPr>
          </w:p>
          <w:p w14:paraId="7F44D15C" w14:textId="77777777" w:rsidR="006A77E8" w:rsidRPr="00353697" w:rsidRDefault="006A77E8" w:rsidP="006A77E8">
            <w:pPr>
              <w:spacing w:line="276" w:lineRule="auto"/>
              <w:rPr>
                <w:rFonts w:ascii="Times New Roman" w:hAnsi="Times New Roman" w:cs="Times New Roman"/>
              </w:rPr>
            </w:pPr>
            <w:r w:rsidRPr="00353697">
              <w:rPr>
                <w:rFonts w:ascii="Times New Roman" w:hAnsi="Times New Roman" w:cs="Times New Roman"/>
              </w:rPr>
              <w:t>Add</w:t>
            </w:r>
          </w:p>
          <w:p w14:paraId="0E20C2EA" w14:textId="77777777" w:rsidR="006A77E8" w:rsidRPr="00353697" w:rsidRDefault="006A77E8" w:rsidP="006A77E8">
            <w:pPr>
              <w:spacing w:line="276" w:lineRule="auto"/>
              <w:rPr>
                <w:rFonts w:ascii="Times New Roman" w:hAnsi="Times New Roman" w:cs="Times New Roman"/>
              </w:rPr>
            </w:pPr>
          </w:p>
        </w:tc>
        <w:tc>
          <w:tcPr>
            <w:tcW w:w="3164" w:type="dxa"/>
            <w:gridSpan w:val="2"/>
            <w:tcBorders>
              <w:top w:val="single" w:sz="4" w:space="0" w:color="auto"/>
              <w:left w:val="nil"/>
              <w:bottom w:val="single" w:sz="4" w:space="0" w:color="auto"/>
            </w:tcBorders>
          </w:tcPr>
          <w:p w14:paraId="19E254AA" w14:textId="77777777" w:rsidR="006A77E8" w:rsidRPr="00353697" w:rsidRDefault="006A77E8" w:rsidP="000A4AA8">
            <w:pPr>
              <w:pStyle w:val="ListParagraph"/>
              <w:numPr>
                <w:ilvl w:val="0"/>
                <w:numId w:val="9"/>
              </w:numPr>
              <w:spacing w:line="276" w:lineRule="auto"/>
              <w:ind w:left="133" w:hanging="241"/>
              <w:rPr>
                <w:rFonts w:ascii="Times New Roman" w:hAnsi="Times New Roman" w:cs="Times New Roman"/>
              </w:rPr>
            </w:pPr>
            <w:r w:rsidRPr="00353697">
              <w:rPr>
                <w:rFonts w:ascii="Times New Roman" w:hAnsi="Times New Roman" w:cs="Times New Roman"/>
              </w:rPr>
              <w:t>Chang version form x.x.x to x.x</w:t>
            </w:r>
          </w:p>
          <w:p w14:paraId="1AD6C671" w14:textId="77777777" w:rsidR="006A77E8" w:rsidRPr="00353697" w:rsidRDefault="006A77E8" w:rsidP="000A4AA8">
            <w:pPr>
              <w:pStyle w:val="ListParagraph"/>
              <w:numPr>
                <w:ilvl w:val="0"/>
                <w:numId w:val="9"/>
              </w:numPr>
              <w:spacing w:line="276" w:lineRule="auto"/>
              <w:ind w:left="133" w:hanging="241"/>
              <w:rPr>
                <w:rFonts w:ascii="Times New Roman" w:hAnsi="Times New Roman" w:cs="Times New Roman"/>
              </w:rPr>
            </w:pPr>
            <w:r w:rsidRPr="00353697">
              <w:rPr>
                <w:rFonts w:ascii="Times New Roman" w:hAnsi="Times New Roman" w:cs="Times New Roman"/>
              </w:rPr>
              <w:t>Technology Review</w:t>
            </w:r>
          </w:p>
          <w:p w14:paraId="3C8797DF" w14:textId="77777777" w:rsidR="006A77E8" w:rsidRPr="00353697" w:rsidRDefault="006A77E8" w:rsidP="000A4AA8">
            <w:pPr>
              <w:pStyle w:val="ListParagraph"/>
              <w:numPr>
                <w:ilvl w:val="0"/>
                <w:numId w:val="9"/>
              </w:numPr>
              <w:spacing w:line="276" w:lineRule="auto"/>
              <w:ind w:left="133" w:hanging="241"/>
              <w:rPr>
                <w:rFonts w:ascii="Times New Roman" w:hAnsi="Times New Roman" w:cs="Times New Roman"/>
              </w:rPr>
            </w:pPr>
            <w:r w:rsidRPr="00353697">
              <w:rPr>
                <w:rFonts w:ascii="Times New Roman" w:hAnsi="Times New Roman" w:cs="Times New Roman"/>
              </w:rPr>
              <w:t>Reference</w:t>
            </w:r>
          </w:p>
          <w:p w14:paraId="38DA100B" w14:textId="77777777" w:rsidR="006A77E8" w:rsidRPr="00353697" w:rsidRDefault="006A77E8" w:rsidP="000A4AA8">
            <w:pPr>
              <w:pStyle w:val="ListParagraph"/>
              <w:numPr>
                <w:ilvl w:val="0"/>
                <w:numId w:val="9"/>
              </w:numPr>
              <w:spacing w:line="276" w:lineRule="auto"/>
              <w:ind w:left="133" w:hanging="241"/>
              <w:rPr>
                <w:rFonts w:ascii="Times New Roman" w:hAnsi="Times New Roman" w:cs="Times New Roman"/>
                <w:szCs w:val="22"/>
              </w:rPr>
            </w:pPr>
            <w:r w:rsidRPr="00353697">
              <w:rPr>
                <w:rFonts w:ascii="Times New Roman" w:eastAsia="Times New Roman" w:hAnsi="Times New Roman" w:cs="Times New Roman"/>
                <w:color w:val="000000" w:themeColor="text1"/>
                <w:szCs w:val="22"/>
              </w:rPr>
              <w:t>Business Review</w:t>
            </w:r>
          </w:p>
          <w:p w14:paraId="20A63B28" w14:textId="77777777" w:rsidR="006A77E8" w:rsidRPr="00353697" w:rsidRDefault="006A77E8" w:rsidP="000A4AA8">
            <w:pPr>
              <w:pStyle w:val="ListParagraph"/>
              <w:numPr>
                <w:ilvl w:val="0"/>
                <w:numId w:val="9"/>
              </w:numPr>
              <w:spacing w:line="276" w:lineRule="auto"/>
              <w:ind w:left="133" w:hanging="241"/>
              <w:rPr>
                <w:rFonts w:ascii="Times New Roman" w:hAnsi="Times New Roman" w:cs="Times New Roman"/>
                <w:szCs w:val="22"/>
              </w:rPr>
            </w:pPr>
            <w:r w:rsidRPr="00353697">
              <w:rPr>
                <w:rFonts w:ascii="Times New Roman" w:eastAsia="Times New Roman" w:hAnsi="Times New Roman" w:cs="Times New Roman"/>
                <w:color w:val="000000" w:themeColor="text1"/>
                <w:szCs w:val="22"/>
              </w:rPr>
              <w:t>Development Tool Review</w:t>
            </w:r>
          </w:p>
          <w:p w14:paraId="24383A1C" w14:textId="77777777" w:rsidR="006A77E8" w:rsidRPr="00353697" w:rsidRDefault="006A77E8" w:rsidP="000A4AA8">
            <w:pPr>
              <w:pStyle w:val="ListParagraph"/>
              <w:numPr>
                <w:ilvl w:val="0"/>
                <w:numId w:val="9"/>
              </w:numPr>
              <w:spacing w:line="276" w:lineRule="auto"/>
              <w:ind w:left="133" w:hanging="241"/>
              <w:rPr>
                <w:rFonts w:ascii="Times New Roman" w:hAnsi="Times New Roman" w:cs="Times New Roman"/>
                <w:szCs w:val="22"/>
              </w:rPr>
            </w:pPr>
            <w:r w:rsidRPr="00353697">
              <w:rPr>
                <w:rFonts w:ascii="Times New Roman" w:hAnsi="Times New Roman" w:cs="Times New Roman"/>
                <w:szCs w:val="22"/>
              </w:rPr>
              <w:t>Limits</w:t>
            </w:r>
          </w:p>
          <w:p w14:paraId="1C1A1014" w14:textId="77777777" w:rsidR="006A77E8" w:rsidRPr="00353697" w:rsidRDefault="006A77E8" w:rsidP="000A4AA8">
            <w:pPr>
              <w:pStyle w:val="ListParagraph"/>
              <w:numPr>
                <w:ilvl w:val="0"/>
                <w:numId w:val="9"/>
              </w:numPr>
              <w:spacing w:line="276" w:lineRule="auto"/>
              <w:ind w:left="133" w:hanging="241"/>
              <w:rPr>
                <w:rFonts w:ascii="Times New Roman" w:hAnsi="Times New Roman" w:cs="Times New Roman"/>
              </w:rPr>
            </w:pPr>
            <w:r w:rsidRPr="00353697">
              <w:rPr>
                <w:rFonts w:ascii="Times New Roman" w:hAnsi="Times New Roman" w:cs="Times New Roman"/>
                <w:szCs w:val="22"/>
              </w:rPr>
              <w:t>Future Work</w:t>
            </w:r>
          </w:p>
        </w:tc>
        <w:tc>
          <w:tcPr>
            <w:tcW w:w="900" w:type="dxa"/>
            <w:tcBorders>
              <w:top w:val="single" w:sz="4" w:space="0" w:color="000000"/>
              <w:bottom w:val="single" w:sz="4" w:space="0" w:color="000000"/>
            </w:tcBorders>
          </w:tcPr>
          <w:p w14:paraId="2EE782D1" w14:textId="77777777" w:rsidR="006A77E8" w:rsidRPr="00353697" w:rsidRDefault="006A77E8" w:rsidP="006A77E8">
            <w:pPr>
              <w:jc w:val="center"/>
              <w:rPr>
                <w:rFonts w:ascii="Times New Roman" w:hAnsi="Times New Roman" w:cs="Times New Roman"/>
                <w:sz w:val="20"/>
                <w:szCs w:val="20"/>
              </w:rPr>
            </w:pPr>
            <w:r w:rsidRPr="00353697">
              <w:rPr>
                <w:rFonts w:ascii="Times New Roman" w:hAnsi="Times New Roman" w:cs="Times New Roman"/>
                <w:sz w:val="20"/>
                <w:szCs w:val="20"/>
              </w:rPr>
              <w:t>Draft</w:t>
            </w:r>
          </w:p>
        </w:tc>
        <w:tc>
          <w:tcPr>
            <w:tcW w:w="1322" w:type="dxa"/>
            <w:tcBorders>
              <w:top w:val="single" w:sz="4" w:space="0" w:color="000000"/>
              <w:bottom w:val="single" w:sz="4" w:space="0" w:color="000000"/>
            </w:tcBorders>
          </w:tcPr>
          <w:p w14:paraId="02926492"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18/03/2014</w:t>
            </w:r>
          </w:p>
        </w:tc>
        <w:tc>
          <w:tcPr>
            <w:tcW w:w="947" w:type="dxa"/>
            <w:tcBorders>
              <w:top w:val="single" w:sz="4" w:space="0" w:color="000000"/>
              <w:bottom w:val="single" w:sz="4" w:space="0" w:color="000000"/>
            </w:tcBorders>
          </w:tcPr>
          <w:p w14:paraId="4528E3F2"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PP,SB,YP</w:t>
            </w:r>
          </w:p>
        </w:tc>
        <w:tc>
          <w:tcPr>
            <w:tcW w:w="947" w:type="dxa"/>
            <w:tcBorders>
              <w:top w:val="single" w:sz="4" w:space="0" w:color="000000"/>
              <w:bottom w:val="single" w:sz="4" w:space="0" w:color="000000"/>
            </w:tcBorders>
          </w:tcPr>
          <w:p w14:paraId="4CBD8984"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w:t>
            </w:r>
          </w:p>
        </w:tc>
        <w:tc>
          <w:tcPr>
            <w:tcW w:w="947" w:type="dxa"/>
            <w:tcBorders>
              <w:top w:val="single" w:sz="4" w:space="0" w:color="000000"/>
              <w:bottom w:val="single" w:sz="4" w:space="0" w:color="000000"/>
              <w:right w:val="single" w:sz="4" w:space="0" w:color="000000"/>
            </w:tcBorders>
          </w:tcPr>
          <w:p w14:paraId="1E516C30"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w:t>
            </w:r>
          </w:p>
        </w:tc>
      </w:tr>
      <w:tr w:rsidR="006A77E8" w:rsidRPr="00353697" w14:paraId="47D70DA1" w14:textId="77777777" w:rsidTr="00044E5B">
        <w:trPr>
          <w:trHeight w:val="429"/>
        </w:trPr>
        <w:tc>
          <w:tcPr>
            <w:tcW w:w="1260" w:type="dxa"/>
            <w:tcBorders>
              <w:top w:val="single" w:sz="4" w:space="0" w:color="000000"/>
              <w:bottom w:val="single" w:sz="4" w:space="0" w:color="000000"/>
            </w:tcBorders>
          </w:tcPr>
          <w:p w14:paraId="68E4E963"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lastRenderedPageBreak/>
              <w:t>Easy_Class_Proposal_Version0.</w:t>
            </w:r>
          </w:p>
        </w:tc>
        <w:tc>
          <w:tcPr>
            <w:tcW w:w="616" w:type="dxa"/>
            <w:tcBorders>
              <w:top w:val="single" w:sz="4" w:space="0" w:color="auto"/>
              <w:bottom w:val="single" w:sz="4" w:space="0" w:color="auto"/>
              <w:right w:val="nil"/>
            </w:tcBorders>
          </w:tcPr>
          <w:p w14:paraId="30DA642A" w14:textId="77777777" w:rsidR="006A77E8" w:rsidRPr="00353697" w:rsidRDefault="006A77E8" w:rsidP="006A77E8">
            <w:pPr>
              <w:spacing w:line="276" w:lineRule="auto"/>
              <w:rPr>
                <w:rFonts w:ascii="Times New Roman" w:hAnsi="Times New Roman" w:cs="Times New Roman"/>
              </w:rPr>
            </w:pPr>
            <w:r w:rsidRPr="00353697">
              <w:rPr>
                <w:rFonts w:ascii="Times New Roman" w:hAnsi="Times New Roman" w:cs="Times New Roman"/>
              </w:rPr>
              <w:t>Edit</w:t>
            </w:r>
          </w:p>
          <w:p w14:paraId="454179FF" w14:textId="77777777" w:rsidR="006A77E8" w:rsidRPr="00353697" w:rsidRDefault="006A77E8" w:rsidP="006A77E8">
            <w:pPr>
              <w:spacing w:line="276" w:lineRule="auto"/>
              <w:rPr>
                <w:rFonts w:ascii="Times New Roman" w:hAnsi="Times New Roman" w:cs="Times New Roman"/>
              </w:rPr>
            </w:pPr>
            <w:r w:rsidRPr="00353697">
              <w:rPr>
                <w:rFonts w:ascii="Times New Roman" w:hAnsi="Times New Roman" w:cs="Times New Roman"/>
              </w:rPr>
              <w:t>Add</w:t>
            </w:r>
          </w:p>
        </w:tc>
        <w:tc>
          <w:tcPr>
            <w:tcW w:w="3164" w:type="dxa"/>
            <w:gridSpan w:val="2"/>
            <w:tcBorders>
              <w:top w:val="single" w:sz="4" w:space="0" w:color="auto"/>
              <w:left w:val="nil"/>
              <w:bottom w:val="single" w:sz="4" w:space="0" w:color="auto"/>
            </w:tcBorders>
          </w:tcPr>
          <w:p w14:paraId="7BF20433" w14:textId="77777777" w:rsidR="006A77E8" w:rsidRPr="00353697" w:rsidRDefault="006A77E8" w:rsidP="000A4AA8">
            <w:pPr>
              <w:pStyle w:val="ListParagraph"/>
              <w:numPr>
                <w:ilvl w:val="0"/>
                <w:numId w:val="15"/>
              </w:numPr>
              <w:spacing w:line="276" w:lineRule="auto"/>
              <w:ind w:left="133" w:hanging="241"/>
              <w:rPr>
                <w:rFonts w:ascii="Times New Roman" w:hAnsi="Times New Roman" w:cs="Times New Roman"/>
              </w:rPr>
            </w:pPr>
            <w:r w:rsidRPr="00353697">
              <w:rPr>
                <w:rFonts w:ascii="Times New Roman" w:hAnsi="Times New Roman" w:cs="Times New Roman"/>
              </w:rPr>
              <w:t>Technology Review</w:t>
            </w:r>
          </w:p>
          <w:p w14:paraId="0E980D32" w14:textId="77777777" w:rsidR="006A77E8" w:rsidRPr="00353697" w:rsidRDefault="006A77E8" w:rsidP="000A4AA8">
            <w:pPr>
              <w:pStyle w:val="ListParagraph"/>
              <w:numPr>
                <w:ilvl w:val="0"/>
                <w:numId w:val="13"/>
              </w:numPr>
              <w:spacing w:line="276" w:lineRule="auto"/>
              <w:ind w:left="133" w:hanging="241"/>
              <w:rPr>
                <w:rFonts w:ascii="Times New Roman" w:hAnsi="Times New Roman" w:cs="Times New Roman"/>
              </w:rPr>
            </w:pPr>
            <w:r w:rsidRPr="00353697">
              <w:rPr>
                <w:rFonts w:ascii="Times New Roman" w:hAnsi="Times New Roman" w:cs="Times New Roman"/>
              </w:rPr>
              <w:t>Software development process.</w:t>
            </w:r>
          </w:p>
        </w:tc>
        <w:tc>
          <w:tcPr>
            <w:tcW w:w="900" w:type="dxa"/>
            <w:tcBorders>
              <w:top w:val="single" w:sz="4" w:space="0" w:color="000000"/>
              <w:bottom w:val="single" w:sz="4" w:space="0" w:color="000000"/>
            </w:tcBorders>
          </w:tcPr>
          <w:p w14:paraId="7A3EE398" w14:textId="77777777" w:rsidR="006A77E8" w:rsidRPr="00353697" w:rsidRDefault="006A77E8" w:rsidP="006A77E8">
            <w:pPr>
              <w:jc w:val="center"/>
              <w:rPr>
                <w:rFonts w:ascii="Times New Roman" w:hAnsi="Times New Roman" w:cs="Times New Roman"/>
                <w:sz w:val="20"/>
                <w:szCs w:val="20"/>
              </w:rPr>
            </w:pPr>
            <w:r w:rsidRPr="00353697">
              <w:rPr>
                <w:rFonts w:ascii="Times New Roman" w:hAnsi="Times New Roman" w:cs="Times New Roman"/>
                <w:sz w:val="20"/>
                <w:szCs w:val="20"/>
              </w:rPr>
              <w:t>Draft</w:t>
            </w:r>
          </w:p>
        </w:tc>
        <w:tc>
          <w:tcPr>
            <w:tcW w:w="1322" w:type="dxa"/>
            <w:tcBorders>
              <w:top w:val="single" w:sz="4" w:space="0" w:color="000000"/>
              <w:bottom w:val="single" w:sz="4" w:space="0" w:color="000000"/>
            </w:tcBorders>
          </w:tcPr>
          <w:p w14:paraId="59AE3368"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18/03/2014</w:t>
            </w:r>
          </w:p>
        </w:tc>
        <w:tc>
          <w:tcPr>
            <w:tcW w:w="947" w:type="dxa"/>
            <w:tcBorders>
              <w:top w:val="single" w:sz="4" w:space="0" w:color="000000"/>
              <w:bottom w:val="single" w:sz="4" w:space="0" w:color="000000"/>
            </w:tcBorders>
          </w:tcPr>
          <w:p w14:paraId="0AF6F9EC"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PP,SB,YP</w:t>
            </w:r>
          </w:p>
        </w:tc>
        <w:tc>
          <w:tcPr>
            <w:tcW w:w="947" w:type="dxa"/>
            <w:tcBorders>
              <w:top w:val="single" w:sz="4" w:space="0" w:color="000000"/>
              <w:bottom w:val="single" w:sz="4" w:space="0" w:color="000000"/>
            </w:tcBorders>
          </w:tcPr>
          <w:p w14:paraId="3FDE7DBE"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w:t>
            </w:r>
          </w:p>
        </w:tc>
        <w:tc>
          <w:tcPr>
            <w:tcW w:w="947" w:type="dxa"/>
            <w:tcBorders>
              <w:top w:val="single" w:sz="4" w:space="0" w:color="000000"/>
              <w:bottom w:val="single" w:sz="4" w:space="0" w:color="000000"/>
              <w:right w:val="single" w:sz="4" w:space="0" w:color="000000"/>
            </w:tcBorders>
          </w:tcPr>
          <w:p w14:paraId="558AC5E7"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w:t>
            </w:r>
          </w:p>
        </w:tc>
      </w:tr>
      <w:tr w:rsidR="006A77E8" w:rsidRPr="00353697" w14:paraId="4089EB26" w14:textId="77777777" w:rsidTr="00044E5B">
        <w:trPr>
          <w:trHeight w:val="800"/>
        </w:trPr>
        <w:tc>
          <w:tcPr>
            <w:tcW w:w="1260" w:type="dxa"/>
            <w:tcBorders>
              <w:top w:val="single" w:sz="4" w:space="0" w:color="000000"/>
              <w:bottom w:val="single" w:sz="4" w:space="0" w:color="000000"/>
            </w:tcBorders>
          </w:tcPr>
          <w:p w14:paraId="2032A3BF"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Easy_Class_Proposal_Version0.8</w:t>
            </w:r>
          </w:p>
        </w:tc>
        <w:tc>
          <w:tcPr>
            <w:tcW w:w="616" w:type="dxa"/>
            <w:tcBorders>
              <w:top w:val="single" w:sz="4" w:space="0" w:color="auto"/>
              <w:bottom w:val="single" w:sz="4" w:space="0" w:color="auto"/>
              <w:right w:val="nil"/>
            </w:tcBorders>
          </w:tcPr>
          <w:p w14:paraId="51C08A16" w14:textId="77777777" w:rsidR="006A77E8" w:rsidRPr="00353697" w:rsidRDefault="006A77E8" w:rsidP="006A77E8">
            <w:pPr>
              <w:spacing w:line="276" w:lineRule="auto"/>
              <w:rPr>
                <w:rFonts w:ascii="Times New Roman" w:hAnsi="Times New Roman" w:cs="Times New Roman"/>
              </w:rPr>
            </w:pPr>
            <w:r w:rsidRPr="00353697">
              <w:rPr>
                <w:rFonts w:ascii="Times New Roman" w:hAnsi="Times New Roman" w:cs="Times New Roman"/>
              </w:rPr>
              <w:t>Edit</w:t>
            </w:r>
          </w:p>
          <w:p w14:paraId="627E5491" w14:textId="77777777" w:rsidR="006A77E8" w:rsidRPr="00353697" w:rsidRDefault="006A77E8" w:rsidP="006A77E8">
            <w:pPr>
              <w:spacing w:line="276" w:lineRule="auto"/>
              <w:rPr>
                <w:rFonts w:ascii="Times New Roman" w:hAnsi="Times New Roman" w:cs="Times New Roman"/>
              </w:rPr>
            </w:pPr>
          </w:p>
          <w:p w14:paraId="237F3211" w14:textId="77777777" w:rsidR="006A77E8" w:rsidRPr="00353697" w:rsidRDefault="006A77E8" w:rsidP="006A77E8">
            <w:pPr>
              <w:spacing w:line="276" w:lineRule="auto"/>
              <w:rPr>
                <w:rFonts w:ascii="Times New Roman" w:hAnsi="Times New Roman" w:cs="Times New Roman"/>
              </w:rPr>
            </w:pPr>
          </w:p>
          <w:p w14:paraId="61B08586" w14:textId="77777777" w:rsidR="006A77E8" w:rsidRPr="00353697" w:rsidRDefault="006A77E8" w:rsidP="006A77E8">
            <w:pPr>
              <w:spacing w:line="276" w:lineRule="auto"/>
              <w:rPr>
                <w:rFonts w:ascii="Times New Roman" w:hAnsi="Times New Roman" w:cs="Times New Roman"/>
              </w:rPr>
            </w:pPr>
          </w:p>
          <w:p w14:paraId="4BFF4D3B" w14:textId="77777777" w:rsidR="006A77E8" w:rsidRPr="00353697" w:rsidRDefault="006A77E8" w:rsidP="006A77E8">
            <w:pPr>
              <w:spacing w:line="276" w:lineRule="auto"/>
              <w:rPr>
                <w:rFonts w:ascii="Times New Roman" w:hAnsi="Times New Roman" w:cs="Times New Roman"/>
              </w:rPr>
            </w:pPr>
            <w:r w:rsidRPr="00353697">
              <w:rPr>
                <w:rFonts w:ascii="Times New Roman" w:hAnsi="Times New Roman" w:cs="Times New Roman"/>
              </w:rPr>
              <w:t>Add</w:t>
            </w:r>
          </w:p>
        </w:tc>
        <w:tc>
          <w:tcPr>
            <w:tcW w:w="3164" w:type="dxa"/>
            <w:gridSpan w:val="2"/>
            <w:tcBorders>
              <w:top w:val="single" w:sz="4" w:space="0" w:color="auto"/>
              <w:left w:val="nil"/>
              <w:bottom w:val="single" w:sz="4" w:space="0" w:color="auto"/>
            </w:tcBorders>
          </w:tcPr>
          <w:p w14:paraId="1C42AB53"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Technology Review</w:t>
            </w:r>
          </w:p>
          <w:p w14:paraId="44B34F4A"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Development Tools</w:t>
            </w:r>
          </w:p>
          <w:p w14:paraId="2DF5B64E"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Motivation</w:t>
            </w:r>
          </w:p>
          <w:p w14:paraId="465FA1CE"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Reference</w:t>
            </w:r>
          </w:p>
          <w:p w14:paraId="5DCF4303"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Abstract</w:t>
            </w:r>
          </w:p>
          <w:p w14:paraId="734AA87F"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Introduction and Background</w:t>
            </w:r>
          </w:p>
        </w:tc>
        <w:tc>
          <w:tcPr>
            <w:tcW w:w="900" w:type="dxa"/>
            <w:tcBorders>
              <w:top w:val="single" w:sz="4" w:space="0" w:color="000000"/>
              <w:bottom w:val="single" w:sz="4" w:space="0" w:color="000000"/>
            </w:tcBorders>
          </w:tcPr>
          <w:p w14:paraId="122F0B3F" w14:textId="6252906D" w:rsidR="006A77E8" w:rsidRPr="009550F4" w:rsidRDefault="009550F4" w:rsidP="006A77E8">
            <w:pPr>
              <w:jc w:val="center"/>
              <w:rPr>
                <w:rFonts w:ascii="Times New Roman" w:hAnsi="Times New Roman"/>
                <w:sz w:val="20"/>
                <w:szCs w:val="20"/>
              </w:rPr>
            </w:pPr>
            <w:r>
              <w:rPr>
                <w:rFonts w:ascii="Times New Roman" w:hAnsi="Times New Roman" w:cs="Times New Roman"/>
                <w:sz w:val="20"/>
                <w:szCs w:val="20"/>
              </w:rPr>
              <w:t>Draft</w:t>
            </w:r>
          </w:p>
        </w:tc>
        <w:tc>
          <w:tcPr>
            <w:tcW w:w="1322" w:type="dxa"/>
            <w:tcBorders>
              <w:top w:val="single" w:sz="4" w:space="0" w:color="000000"/>
              <w:bottom w:val="single" w:sz="4" w:space="0" w:color="000000"/>
            </w:tcBorders>
          </w:tcPr>
          <w:p w14:paraId="31CF3426"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19/03/2014</w:t>
            </w:r>
          </w:p>
        </w:tc>
        <w:tc>
          <w:tcPr>
            <w:tcW w:w="947" w:type="dxa"/>
            <w:tcBorders>
              <w:top w:val="single" w:sz="4" w:space="0" w:color="000000"/>
              <w:bottom w:val="single" w:sz="4" w:space="0" w:color="000000"/>
            </w:tcBorders>
          </w:tcPr>
          <w:p w14:paraId="75105B7C"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PP,SB,YP</w:t>
            </w:r>
          </w:p>
        </w:tc>
        <w:tc>
          <w:tcPr>
            <w:tcW w:w="947" w:type="dxa"/>
            <w:tcBorders>
              <w:top w:val="single" w:sz="4" w:space="0" w:color="000000"/>
              <w:bottom w:val="single" w:sz="4" w:space="0" w:color="000000"/>
            </w:tcBorders>
          </w:tcPr>
          <w:p w14:paraId="0F92A168"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w:t>
            </w:r>
          </w:p>
        </w:tc>
        <w:tc>
          <w:tcPr>
            <w:tcW w:w="947" w:type="dxa"/>
            <w:tcBorders>
              <w:top w:val="single" w:sz="4" w:space="0" w:color="000000"/>
              <w:bottom w:val="single" w:sz="4" w:space="0" w:color="000000"/>
              <w:right w:val="single" w:sz="4" w:space="0" w:color="000000"/>
            </w:tcBorders>
          </w:tcPr>
          <w:p w14:paraId="0746C1EA"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w:t>
            </w:r>
          </w:p>
        </w:tc>
      </w:tr>
      <w:tr w:rsidR="006A77E8" w:rsidRPr="00353697" w14:paraId="4DC51572" w14:textId="77777777" w:rsidTr="00044E5B">
        <w:trPr>
          <w:trHeight w:val="800"/>
        </w:trPr>
        <w:tc>
          <w:tcPr>
            <w:tcW w:w="1260" w:type="dxa"/>
            <w:tcBorders>
              <w:top w:val="single" w:sz="4" w:space="0" w:color="000000"/>
              <w:bottom w:val="single" w:sz="4" w:space="0" w:color="000000"/>
            </w:tcBorders>
          </w:tcPr>
          <w:p w14:paraId="060EF30A"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Easy_Class_Proposal_Version0.9</w:t>
            </w:r>
          </w:p>
        </w:tc>
        <w:tc>
          <w:tcPr>
            <w:tcW w:w="616" w:type="dxa"/>
            <w:tcBorders>
              <w:top w:val="single" w:sz="4" w:space="0" w:color="auto"/>
              <w:bottom w:val="single" w:sz="4" w:space="0" w:color="auto"/>
              <w:right w:val="nil"/>
            </w:tcBorders>
          </w:tcPr>
          <w:p w14:paraId="068E7F22" w14:textId="77777777" w:rsidR="006A77E8" w:rsidRPr="00353697" w:rsidRDefault="006A77E8" w:rsidP="006A77E8">
            <w:pPr>
              <w:spacing w:line="276" w:lineRule="auto"/>
              <w:rPr>
                <w:rFonts w:ascii="Times New Roman" w:hAnsi="Times New Roman" w:cs="Times New Roman"/>
              </w:rPr>
            </w:pPr>
            <w:r w:rsidRPr="00353697">
              <w:rPr>
                <w:rFonts w:ascii="Times New Roman" w:hAnsi="Times New Roman" w:cs="Times New Roman"/>
              </w:rPr>
              <w:t>Edit</w:t>
            </w:r>
          </w:p>
          <w:p w14:paraId="23AFED2E" w14:textId="77777777" w:rsidR="006A77E8" w:rsidRPr="00353697" w:rsidRDefault="006A77E8" w:rsidP="006A77E8">
            <w:pPr>
              <w:spacing w:line="276" w:lineRule="auto"/>
              <w:rPr>
                <w:rFonts w:ascii="Times New Roman" w:hAnsi="Times New Roman" w:cs="Times New Roman"/>
              </w:rPr>
            </w:pPr>
          </w:p>
          <w:p w14:paraId="2F2ACF89" w14:textId="77777777" w:rsidR="006A77E8" w:rsidRPr="00353697" w:rsidRDefault="006A77E8" w:rsidP="006A77E8">
            <w:pPr>
              <w:spacing w:line="276" w:lineRule="auto"/>
              <w:rPr>
                <w:rFonts w:ascii="Times New Roman" w:hAnsi="Times New Roman" w:cs="Times New Roman"/>
              </w:rPr>
            </w:pPr>
          </w:p>
          <w:p w14:paraId="18687BBC" w14:textId="77777777" w:rsidR="006A77E8" w:rsidRPr="00353697" w:rsidRDefault="006A77E8" w:rsidP="006A77E8">
            <w:pPr>
              <w:spacing w:line="276" w:lineRule="auto"/>
              <w:rPr>
                <w:rFonts w:ascii="Times New Roman" w:hAnsi="Times New Roman" w:cs="Times New Roman"/>
              </w:rPr>
            </w:pPr>
          </w:p>
        </w:tc>
        <w:tc>
          <w:tcPr>
            <w:tcW w:w="3164" w:type="dxa"/>
            <w:gridSpan w:val="2"/>
            <w:tcBorders>
              <w:top w:val="single" w:sz="4" w:space="0" w:color="auto"/>
              <w:left w:val="nil"/>
              <w:bottom w:val="single" w:sz="4" w:space="0" w:color="auto"/>
            </w:tcBorders>
          </w:tcPr>
          <w:p w14:paraId="7B5FA147"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Technology Review</w:t>
            </w:r>
          </w:p>
          <w:p w14:paraId="1EBB13A9"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Development Tools</w:t>
            </w:r>
          </w:p>
          <w:p w14:paraId="09EDFF68"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Motivation</w:t>
            </w:r>
          </w:p>
          <w:p w14:paraId="0A6BF76D"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Aim and Objective</w:t>
            </w:r>
          </w:p>
          <w:p w14:paraId="6AFFBE60"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Limits</w:t>
            </w:r>
          </w:p>
          <w:p w14:paraId="70376866"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Future Work</w:t>
            </w:r>
          </w:p>
          <w:p w14:paraId="18AD1741"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Feature</w:t>
            </w:r>
          </w:p>
          <w:p w14:paraId="4361D861"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Software Development Process</w:t>
            </w:r>
          </w:p>
          <w:p w14:paraId="1BB6CAD2"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Reference</w:t>
            </w:r>
          </w:p>
        </w:tc>
        <w:tc>
          <w:tcPr>
            <w:tcW w:w="900" w:type="dxa"/>
            <w:tcBorders>
              <w:top w:val="single" w:sz="4" w:space="0" w:color="000000"/>
              <w:bottom w:val="single" w:sz="4" w:space="0" w:color="000000"/>
            </w:tcBorders>
          </w:tcPr>
          <w:p w14:paraId="4E8F9C00" w14:textId="5876CDE0" w:rsidR="006A77E8" w:rsidRPr="009550F4" w:rsidRDefault="009550F4" w:rsidP="006A77E8">
            <w:pPr>
              <w:jc w:val="center"/>
              <w:rPr>
                <w:rFonts w:ascii="Times New Roman" w:hAnsi="Times New Roman"/>
                <w:sz w:val="20"/>
                <w:szCs w:val="20"/>
              </w:rPr>
            </w:pPr>
            <w:r>
              <w:rPr>
                <w:rFonts w:ascii="Times New Roman" w:hAnsi="Times New Roman" w:cs="Times New Roman"/>
                <w:sz w:val="20"/>
                <w:szCs w:val="20"/>
              </w:rPr>
              <w:t>Draft</w:t>
            </w:r>
          </w:p>
        </w:tc>
        <w:tc>
          <w:tcPr>
            <w:tcW w:w="1322" w:type="dxa"/>
            <w:tcBorders>
              <w:top w:val="single" w:sz="4" w:space="0" w:color="000000"/>
              <w:bottom w:val="single" w:sz="4" w:space="0" w:color="000000"/>
            </w:tcBorders>
          </w:tcPr>
          <w:p w14:paraId="7660914D"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19/03/2014</w:t>
            </w:r>
          </w:p>
        </w:tc>
        <w:tc>
          <w:tcPr>
            <w:tcW w:w="947" w:type="dxa"/>
            <w:tcBorders>
              <w:top w:val="single" w:sz="4" w:space="0" w:color="000000"/>
              <w:bottom w:val="single" w:sz="4" w:space="0" w:color="000000"/>
            </w:tcBorders>
          </w:tcPr>
          <w:p w14:paraId="71B326FD"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PP,SB,YP</w:t>
            </w:r>
          </w:p>
        </w:tc>
        <w:tc>
          <w:tcPr>
            <w:tcW w:w="947" w:type="dxa"/>
            <w:tcBorders>
              <w:top w:val="single" w:sz="4" w:space="0" w:color="000000"/>
              <w:bottom w:val="single" w:sz="4" w:space="0" w:color="000000"/>
            </w:tcBorders>
          </w:tcPr>
          <w:p w14:paraId="00EBA708"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w:t>
            </w:r>
          </w:p>
        </w:tc>
        <w:tc>
          <w:tcPr>
            <w:tcW w:w="947" w:type="dxa"/>
            <w:tcBorders>
              <w:top w:val="single" w:sz="4" w:space="0" w:color="000000"/>
              <w:bottom w:val="single" w:sz="4" w:space="0" w:color="000000"/>
              <w:right w:val="single" w:sz="4" w:space="0" w:color="000000"/>
            </w:tcBorders>
          </w:tcPr>
          <w:p w14:paraId="6B739FC4"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w:t>
            </w:r>
          </w:p>
        </w:tc>
      </w:tr>
      <w:tr w:rsidR="006A77E8" w:rsidRPr="00353697" w14:paraId="64364E11" w14:textId="77777777" w:rsidTr="00044E5B">
        <w:trPr>
          <w:trHeight w:val="800"/>
        </w:trPr>
        <w:tc>
          <w:tcPr>
            <w:tcW w:w="1260" w:type="dxa"/>
            <w:tcBorders>
              <w:top w:val="single" w:sz="4" w:space="0" w:color="000000"/>
              <w:bottom w:val="single" w:sz="4" w:space="0" w:color="000000"/>
            </w:tcBorders>
          </w:tcPr>
          <w:p w14:paraId="1CD4835E"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Easy_Class_Proposal_Version0.10</w:t>
            </w:r>
          </w:p>
        </w:tc>
        <w:tc>
          <w:tcPr>
            <w:tcW w:w="616" w:type="dxa"/>
            <w:tcBorders>
              <w:top w:val="single" w:sz="4" w:space="0" w:color="auto"/>
              <w:bottom w:val="single" w:sz="4" w:space="0" w:color="auto"/>
              <w:right w:val="nil"/>
            </w:tcBorders>
          </w:tcPr>
          <w:p w14:paraId="1FC07588" w14:textId="77777777" w:rsidR="006A77E8" w:rsidRPr="00353697" w:rsidRDefault="006A77E8" w:rsidP="006A77E8">
            <w:pPr>
              <w:spacing w:line="276" w:lineRule="auto"/>
              <w:rPr>
                <w:rFonts w:ascii="Times New Roman" w:hAnsi="Times New Roman" w:cs="Times New Roman"/>
              </w:rPr>
            </w:pPr>
            <w:r w:rsidRPr="00353697">
              <w:rPr>
                <w:rFonts w:ascii="Times New Roman" w:hAnsi="Times New Roman" w:cs="Times New Roman"/>
              </w:rPr>
              <w:t>Edit</w:t>
            </w:r>
          </w:p>
          <w:p w14:paraId="3569A7B7" w14:textId="77777777" w:rsidR="006A77E8" w:rsidRPr="00353697" w:rsidRDefault="006A77E8" w:rsidP="006A77E8">
            <w:pPr>
              <w:spacing w:line="276" w:lineRule="auto"/>
              <w:rPr>
                <w:rFonts w:ascii="Times New Roman" w:hAnsi="Times New Roman" w:cs="Times New Roman"/>
              </w:rPr>
            </w:pPr>
          </w:p>
          <w:p w14:paraId="3153F1FF" w14:textId="77777777" w:rsidR="006A77E8" w:rsidRPr="00353697" w:rsidRDefault="006A77E8" w:rsidP="006A77E8">
            <w:pPr>
              <w:spacing w:line="276" w:lineRule="auto"/>
              <w:rPr>
                <w:rFonts w:ascii="Times New Roman" w:hAnsi="Times New Roman" w:cs="Times New Roman"/>
              </w:rPr>
            </w:pPr>
          </w:p>
          <w:p w14:paraId="7C77874B" w14:textId="77777777" w:rsidR="006A77E8" w:rsidRPr="00353697" w:rsidRDefault="006A77E8" w:rsidP="006A77E8">
            <w:pPr>
              <w:spacing w:line="276" w:lineRule="auto"/>
              <w:rPr>
                <w:rFonts w:ascii="Times New Roman" w:hAnsi="Times New Roman" w:cs="Times New Roman"/>
              </w:rPr>
            </w:pPr>
          </w:p>
        </w:tc>
        <w:tc>
          <w:tcPr>
            <w:tcW w:w="3164" w:type="dxa"/>
            <w:gridSpan w:val="2"/>
            <w:tcBorders>
              <w:top w:val="single" w:sz="4" w:space="0" w:color="auto"/>
              <w:left w:val="nil"/>
              <w:bottom w:val="single" w:sz="4" w:space="0" w:color="auto"/>
            </w:tcBorders>
          </w:tcPr>
          <w:p w14:paraId="108E4947"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Technology Review</w:t>
            </w:r>
          </w:p>
          <w:p w14:paraId="3D9DD42D"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Development Tools</w:t>
            </w:r>
          </w:p>
          <w:p w14:paraId="6AE1A2B4"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Aim and Objective</w:t>
            </w:r>
          </w:p>
          <w:p w14:paraId="6D2BC3DB"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Limits</w:t>
            </w:r>
          </w:p>
          <w:p w14:paraId="43059B20"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Future Work</w:t>
            </w:r>
          </w:p>
          <w:p w14:paraId="491CEA20"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Feature</w:t>
            </w:r>
          </w:p>
          <w:p w14:paraId="754E9CBF"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Milestone</w:t>
            </w:r>
          </w:p>
          <w:p w14:paraId="63E04465"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Reference</w:t>
            </w:r>
          </w:p>
        </w:tc>
        <w:tc>
          <w:tcPr>
            <w:tcW w:w="900" w:type="dxa"/>
            <w:tcBorders>
              <w:top w:val="single" w:sz="4" w:space="0" w:color="000000"/>
              <w:bottom w:val="single" w:sz="4" w:space="0" w:color="000000"/>
            </w:tcBorders>
          </w:tcPr>
          <w:p w14:paraId="2DACBE05" w14:textId="4AC371AC" w:rsidR="006A77E8" w:rsidRPr="009550F4" w:rsidRDefault="009550F4" w:rsidP="006A77E8">
            <w:pPr>
              <w:jc w:val="center"/>
              <w:rPr>
                <w:rFonts w:ascii="Times New Roman" w:hAnsi="Times New Roman"/>
                <w:sz w:val="20"/>
                <w:szCs w:val="20"/>
              </w:rPr>
            </w:pPr>
            <w:r>
              <w:rPr>
                <w:rFonts w:ascii="Times New Roman" w:hAnsi="Times New Roman" w:cs="Times New Roman"/>
                <w:sz w:val="20"/>
                <w:szCs w:val="20"/>
              </w:rPr>
              <w:t>Draft</w:t>
            </w:r>
          </w:p>
        </w:tc>
        <w:tc>
          <w:tcPr>
            <w:tcW w:w="1322" w:type="dxa"/>
            <w:tcBorders>
              <w:top w:val="single" w:sz="4" w:space="0" w:color="000000"/>
              <w:bottom w:val="single" w:sz="4" w:space="0" w:color="000000"/>
            </w:tcBorders>
          </w:tcPr>
          <w:p w14:paraId="57028BCC"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22/03/2014</w:t>
            </w:r>
          </w:p>
        </w:tc>
        <w:tc>
          <w:tcPr>
            <w:tcW w:w="947" w:type="dxa"/>
            <w:tcBorders>
              <w:top w:val="single" w:sz="4" w:space="0" w:color="000000"/>
              <w:bottom w:val="single" w:sz="4" w:space="0" w:color="000000"/>
            </w:tcBorders>
          </w:tcPr>
          <w:p w14:paraId="17BA03FA"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PP,SB,YP</w:t>
            </w:r>
          </w:p>
        </w:tc>
        <w:tc>
          <w:tcPr>
            <w:tcW w:w="947" w:type="dxa"/>
            <w:tcBorders>
              <w:top w:val="single" w:sz="4" w:space="0" w:color="000000"/>
              <w:bottom w:val="single" w:sz="4" w:space="0" w:color="000000"/>
            </w:tcBorders>
          </w:tcPr>
          <w:p w14:paraId="563752C1"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w:t>
            </w:r>
          </w:p>
        </w:tc>
        <w:tc>
          <w:tcPr>
            <w:tcW w:w="947" w:type="dxa"/>
            <w:tcBorders>
              <w:top w:val="single" w:sz="4" w:space="0" w:color="000000"/>
              <w:bottom w:val="single" w:sz="4" w:space="0" w:color="000000"/>
              <w:right w:val="single" w:sz="4" w:space="0" w:color="000000"/>
            </w:tcBorders>
          </w:tcPr>
          <w:p w14:paraId="236E9426"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w:t>
            </w:r>
          </w:p>
        </w:tc>
      </w:tr>
      <w:tr w:rsidR="006A77E8" w:rsidRPr="00353697" w14:paraId="5AAC77AC" w14:textId="77777777" w:rsidTr="00044E5B">
        <w:trPr>
          <w:trHeight w:val="800"/>
        </w:trPr>
        <w:tc>
          <w:tcPr>
            <w:tcW w:w="1260" w:type="dxa"/>
            <w:tcBorders>
              <w:top w:val="single" w:sz="4" w:space="0" w:color="000000"/>
              <w:bottom w:val="single" w:sz="4" w:space="0" w:color="000000"/>
            </w:tcBorders>
          </w:tcPr>
          <w:p w14:paraId="125DE155"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Easy_Class_Proposal_Version1.0</w:t>
            </w:r>
          </w:p>
        </w:tc>
        <w:tc>
          <w:tcPr>
            <w:tcW w:w="616" w:type="dxa"/>
            <w:tcBorders>
              <w:top w:val="single" w:sz="4" w:space="0" w:color="auto"/>
              <w:bottom w:val="single" w:sz="4" w:space="0" w:color="auto"/>
              <w:right w:val="nil"/>
            </w:tcBorders>
          </w:tcPr>
          <w:p w14:paraId="369A36B9" w14:textId="77777777" w:rsidR="006A77E8" w:rsidRPr="00353697" w:rsidRDefault="006A77E8" w:rsidP="006A77E8">
            <w:pPr>
              <w:spacing w:line="276" w:lineRule="auto"/>
              <w:rPr>
                <w:rFonts w:ascii="Times New Roman" w:hAnsi="Times New Roman" w:cs="Times New Roman"/>
              </w:rPr>
            </w:pPr>
            <w:r w:rsidRPr="00353697">
              <w:rPr>
                <w:rFonts w:ascii="Times New Roman" w:hAnsi="Times New Roman" w:cs="Times New Roman"/>
              </w:rPr>
              <w:t>Edit</w:t>
            </w:r>
          </w:p>
        </w:tc>
        <w:tc>
          <w:tcPr>
            <w:tcW w:w="3164" w:type="dxa"/>
            <w:gridSpan w:val="2"/>
            <w:tcBorders>
              <w:top w:val="single" w:sz="4" w:space="0" w:color="auto"/>
              <w:left w:val="nil"/>
              <w:bottom w:val="single" w:sz="4" w:space="0" w:color="auto"/>
            </w:tcBorders>
          </w:tcPr>
          <w:p w14:paraId="55321D90"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Abstract</w:t>
            </w:r>
          </w:p>
          <w:p w14:paraId="7EA50CA7"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Introduction and Background</w:t>
            </w:r>
          </w:p>
          <w:p w14:paraId="1CE35FBA"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Technology Review</w:t>
            </w:r>
          </w:p>
          <w:p w14:paraId="59DC1C30"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Aim and Objective</w:t>
            </w:r>
          </w:p>
          <w:p w14:paraId="6C32516D"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Feature</w:t>
            </w:r>
          </w:p>
          <w:p w14:paraId="616AA354"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Milestone</w:t>
            </w:r>
          </w:p>
          <w:p w14:paraId="5308BA89" w14:textId="77777777" w:rsidR="006A77E8" w:rsidRPr="00353697" w:rsidRDefault="006A77E8" w:rsidP="000A4AA8">
            <w:pPr>
              <w:pStyle w:val="ListParagraph"/>
              <w:numPr>
                <w:ilvl w:val="0"/>
                <w:numId w:val="13"/>
              </w:numPr>
              <w:ind w:left="86" w:hanging="184"/>
              <w:rPr>
                <w:rFonts w:ascii="Times New Roman" w:hAnsi="Times New Roman" w:cs="Times New Roman"/>
              </w:rPr>
            </w:pPr>
            <w:r w:rsidRPr="00353697">
              <w:rPr>
                <w:rFonts w:ascii="Times New Roman" w:hAnsi="Times New Roman" w:cs="Times New Roman"/>
              </w:rPr>
              <w:t>Schedule</w:t>
            </w:r>
          </w:p>
        </w:tc>
        <w:tc>
          <w:tcPr>
            <w:tcW w:w="900" w:type="dxa"/>
            <w:tcBorders>
              <w:top w:val="single" w:sz="4" w:space="0" w:color="000000"/>
              <w:bottom w:val="single" w:sz="4" w:space="0" w:color="000000"/>
            </w:tcBorders>
          </w:tcPr>
          <w:p w14:paraId="10E8FEA0" w14:textId="0ED5F6B7" w:rsidR="006A77E8" w:rsidRPr="009550F4" w:rsidRDefault="009550F4" w:rsidP="006A77E8">
            <w:pPr>
              <w:jc w:val="center"/>
              <w:rPr>
                <w:rFonts w:ascii="Times New Roman" w:hAnsi="Times New Roman"/>
                <w:sz w:val="20"/>
                <w:szCs w:val="20"/>
              </w:rPr>
            </w:pPr>
            <w:r>
              <w:rPr>
                <w:rFonts w:ascii="Times New Roman" w:hAnsi="Times New Roman" w:cs="Times New Roman"/>
                <w:sz w:val="20"/>
                <w:szCs w:val="20"/>
              </w:rPr>
              <w:t>Release</w:t>
            </w:r>
          </w:p>
        </w:tc>
        <w:tc>
          <w:tcPr>
            <w:tcW w:w="1322" w:type="dxa"/>
            <w:tcBorders>
              <w:top w:val="single" w:sz="4" w:space="0" w:color="000000"/>
              <w:bottom w:val="single" w:sz="4" w:space="0" w:color="000000"/>
            </w:tcBorders>
          </w:tcPr>
          <w:p w14:paraId="557D0655"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22/03/2014</w:t>
            </w:r>
          </w:p>
        </w:tc>
        <w:tc>
          <w:tcPr>
            <w:tcW w:w="947" w:type="dxa"/>
            <w:tcBorders>
              <w:top w:val="single" w:sz="4" w:space="0" w:color="000000"/>
              <w:bottom w:val="single" w:sz="4" w:space="0" w:color="000000"/>
            </w:tcBorders>
          </w:tcPr>
          <w:p w14:paraId="3868CC49"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PP,SB,YP</w:t>
            </w:r>
          </w:p>
        </w:tc>
        <w:tc>
          <w:tcPr>
            <w:tcW w:w="947" w:type="dxa"/>
            <w:tcBorders>
              <w:top w:val="single" w:sz="4" w:space="0" w:color="000000"/>
              <w:bottom w:val="single" w:sz="4" w:space="0" w:color="000000"/>
            </w:tcBorders>
          </w:tcPr>
          <w:p w14:paraId="2771EB75"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w:t>
            </w:r>
          </w:p>
        </w:tc>
        <w:tc>
          <w:tcPr>
            <w:tcW w:w="947" w:type="dxa"/>
            <w:tcBorders>
              <w:top w:val="single" w:sz="4" w:space="0" w:color="000000"/>
              <w:bottom w:val="single" w:sz="4" w:space="0" w:color="000000"/>
              <w:right w:val="single" w:sz="4" w:space="0" w:color="000000"/>
            </w:tcBorders>
          </w:tcPr>
          <w:p w14:paraId="5862A04C"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rPr>
              <w:t>PP,SB</w:t>
            </w:r>
          </w:p>
        </w:tc>
      </w:tr>
    </w:tbl>
    <w:p w14:paraId="2577E930" w14:textId="77777777" w:rsidR="006A77E8" w:rsidRPr="00353697" w:rsidRDefault="006A77E8" w:rsidP="006A77E8">
      <w:pPr>
        <w:jc w:val="center"/>
        <w:rPr>
          <w:rFonts w:ascii="Times New Roman" w:hAnsi="Times New Roman" w:cs="Times New Roman"/>
          <w:b/>
          <w:bCs/>
          <w:sz w:val="48"/>
          <w:szCs w:val="48"/>
        </w:rPr>
      </w:pPr>
    </w:p>
    <w:p w14:paraId="043998E7" w14:textId="77777777" w:rsidR="006A77E8" w:rsidRPr="00353697" w:rsidRDefault="006A77E8" w:rsidP="006A77E8">
      <w:pPr>
        <w:jc w:val="center"/>
        <w:rPr>
          <w:rFonts w:ascii="Times New Roman" w:hAnsi="Times New Roman" w:cs="Times New Roman"/>
          <w:b/>
          <w:bCs/>
          <w:sz w:val="48"/>
          <w:szCs w:val="48"/>
        </w:rPr>
      </w:pPr>
    </w:p>
    <w:p w14:paraId="30AB8DD1" w14:textId="77777777" w:rsidR="006A77E8" w:rsidRPr="00353697" w:rsidRDefault="006A77E8" w:rsidP="006A77E8">
      <w:pPr>
        <w:jc w:val="center"/>
        <w:rPr>
          <w:rFonts w:ascii="Times New Roman" w:hAnsi="Times New Roman" w:cs="Times New Roman"/>
          <w:b/>
          <w:bCs/>
          <w:sz w:val="48"/>
          <w:szCs w:val="48"/>
        </w:rPr>
      </w:pPr>
    </w:p>
    <w:p w14:paraId="406C51BC" w14:textId="77777777" w:rsidR="006A77E8" w:rsidRPr="00353697" w:rsidRDefault="006A77E8" w:rsidP="006A77E8">
      <w:pPr>
        <w:jc w:val="center"/>
        <w:rPr>
          <w:rFonts w:ascii="Times New Roman" w:hAnsi="Times New Roman" w:cs="Times New Roman"/>
          <w:b/>
          <w:bCs/>
          <w:sz w:val="48"/>
          <w:szCs w:val="48"/>
        </w:rPr>
      </w:pPr>
    </w:p>
    <w:p w14:paraId="168865BA" w14:textId="77777777" w:rsidR="006A77E8" w:rsidRPr="00353697" w:rsidRDefault="006A77E8" w:rsidP="006A77E8">
      <w:pPr>
        <w:rPr>
          <w:rFonts w:ascii="Times New Roman" w:hAnsi="Times New Roman" w:cs="Times New Roman"/>
          <w:b/>
          <w:bCs/>
          <w:sz w:val="48"/>
          <w:szCs w:val="48"/>
        </w:rPr>
      </w:pPr>
    </w:p>
    <w:p w14:paraId="09B34E8A" w14:textId="77777777" w:rsidR="006A77E8" w:rsidRPr="00353697" w:rsidRDefault="006A77E8" w:rsidP="006A77E8">
      <w:pPr>
        <w:jc w:val="center"/>
        <w:rPr>
          <w:rFonts w:ascii="Times New Roman" w:hAnsi="Times New Roman" w:cs="Times New Roman"/>
          <w:b/>
          <w:bCs/>
          <w:sz w:val="48"/>
          <w:szCs w:val="48"/>
        </w:rPr>
      </w:pPr>
      <w:commentRangeStart w:id="3"/>
      <w:r w:rsidRPr="00353697">
        <w:rPr>
          <w:rFonts w:ascii="Times New Roman" w:hAnsi="Times New Roman" w:cs="Times New Roman"/>
          <w:b/>
          <w:bCs/>
          <w:sz w:val="48"/>
          <w:szCs w:val="48"/>
        </w:rPr>
        <w:lastRenderedPageBreak/>
        <w:t>Abstract</w:t>
      </w:r>
      <w:commentRangeEnd w:id="3"/>
      <w:r w:rsidRPr="00353697">
        <w:rPr>
          <w:rStyle w:val="CommentReference"/>
          <w:rFonts w:ascii="Times New Roman" w:eastAsiaTheme="minorHAnsi" w:hAnsi="Times New Roman" w:cs="Times New Roman"/>
          <w:lang w:eastAsia="en-US"/>
        </w:rPr>
        <w:commentReference w:id="3"/>
      </w:r>
    </w:p>
    <w:p w14:paraId="3ED8BFED" w14:textId="77777777" w:rsidR="006A77E8" w:rsidRPr="00353697" w:rsidRDefault="006A77E8" w:rsidP="00F568A2">
      <w:pPr>
        <w:ind w:firstLine="720"/>
        <w:jc w:val="both"/>
        <w:rPr>
          <w:rFonts w:ascii="Times New Roman" w:hAnsi="Times New Roman" w:cs="Times New Roman"/>
        </w:rPr>
      </w:pPr>
      <w:r w:rsidRPr="00353697">
        <w:rPr>
          <w:rFonts w:ascii="Times New Roman" w:hAnsi="Times New Roman" w:cs="Times New Roman"/>
        </w:rPr>
        <w:t>The Smart Classroom is a new way or a new choice for teaching in school, university, or other academies. It is a teaching environment which uses new technology devices and software in the process of teaching and learning. The Smart Classroom software usually has features to control and manage those technology devices.  Teachers can control the devices to make students pay more attention and have fun in class. But there are only a few features that support teaching in class. Teachers may have difficulty creating class activities to make students have fun and get a better understanding of the class content.</w:t>
      </w:r>
    </w:p>
    <w:p w14:paraId="1C47BEFE" w14:textId="77777777" w:rsidR="006A77E8" w:rsidRPr="00353697" w:rsidRDefault="006A77E8" w:rsidP="00F568A2">
      <w:pPr>
        <w:ind w:firstLine="720"/>
        <w:jc w:val="both"/>
        <w:rPr>
          <w:rFonts w:ascii="Times New Roman" w:hAnsi="Times New Roman" w:cs="Times New Roman"/>
        </w:rPr>
      </w:pPr>
      <w:r w:rsidRPr="00353697">
        <w:rPr>
          <w:rFonts w:ascii="Times New Roman" w:hAnsi="Times New Roman" w:cs="Times New Roman"/>
        </w:rPr>
        <w:t>“Easy Class” is a Web Application that aims to help teachers create class activities easily. Teachers can create and design activities to make students get more involved in class activities and feel more fun in the class. The system is implemented in HTML5 and CSS3 that provide appropriate, modern user interface ready to give interesting on students and also collaborative with the featur</w:t>
      </w:r>
      <w:r w:rsidR="00353697">
        <w:rPr>
          <w:rFonts w:ascii="Times New Roman" w:hAnsi="Times New Roman" w:cs="Times New Roman"/>
        </w:rPr>
        <w:t>es. For example is screen board</w:t>
      </w:r>
      <w:r w:rsidRPr="00353697">
        <w:rPr>
          <w:rFonts w:ascii="Times New Roman" w:hAnsi="Times New Roman" w:cs="Times New Roman"/>
        </w:rPr>
        <w:t>cast, it allows teachers sharing screen of own device to students. It maybe uses for collaborative search or mind mapping learning.  The system also provides teachers with the convenience such as checking students’ attendance and getting their attention with pop up messages, which makes managing a classroom easier and teaching more efficient and effective.</w:t>
      </w:r>
    </w:p>
    <w:p w14:paraId="0776CC3A" w14:textId="77777777" w:rsidR="006A77E8" w:rsidRPr="00353697" w:rsidRDefault="006A77E8" w:rsidP="006A77E8">
      <w:pPr>
        <w:rPr>
          <w:rFonts w:ascii="Times New Roman" w:hAnsi="Times New Roman" w:cs="Times New Roman"/>
        </w:rPr>
      </w:pPr>
    </w:p>
    <w:p w14:paraId="73857827" w14:textId="77777777" w:rsidR="006A77E8" w:rsidRPr="00353697" w:rsidRDefault="006A77E8" w:rsidP="006A77E8">
      <w:pPr>
        <w:rPr>
          <w:rFonts w:ascii="Times New Roman" w:hAnsi="Times New Roman" w:cs="Times New Roman"/>
        </w:rPr>
      </w:pPr>
    </w:p>
    <w:p w14:paraId="625F5B04" w14:textId="77777777" w:rsidR="006A77E8" w:rsidRPr="00353697" w:rsidRDefault="006A77E8" w:rsidP="006A77E8">
      <w:pPr>
        <w:rPr>
          <w:rFonts w:ascii="Times New Roman" w:hAnsi="Times New Roman" w:cs="Times New Roman"/>
        </w:rPr>
      </w:pPr>
    </w:p>
    <w:p w14:paraId="7F338330" w14:textId="77777777" w:rsidR="006A77E8" w:rsidRPr="00353697" w:rsidRDefault="006A77E8" w:rsidP="006A77E8">
      <w:pPr>
        <w:rPr>
          <w:rFonts w:ascii="Times New Roman" w:hAnsi="Times New Roman" w:cs="Times New Roman"/>
        </w:rPr>
      </w:pPr>
    </w:p>
    <w:p w14:paraId="763CC75D" w14:textId="77777777" w:rsidR="006A77E8" w:rsidRPr="00353697" w:rsidRDefault="006A77E8" w:rsidP="006A77E8">
      <w:pPr>
        <w:rPr>
          <w:rFonts w:ascii="Times New Roman" w:hAnsi="Times New Roman" w:cs="Times New Roman"/>
        </w:rPr>
      </w:pPr>
    </w:p>
    <w:p w14:paraId="14B92F9A" w14:textId="77777777" w:rsidR="006A77E8" w:rsidRPr="00353697" w:rsidRDefault="006A77E8" w:rsidP="006A77E8">
      <w:pPr>
        <w:rPr>
          <w:rFonts w:ascii="Times New Roman" w:hAnsi="Times New Roman" w:cs="Times New Roman"/>
        </w:rPr>
      </w:pPr>
    </w:p>
    <w:p w14:paraId="1F63E151" w14:textId="77777777" w:rsidR="006A77E8" w:rsidRPr="00353697" w:rsidRDefault="006A77E8" w:rsidP="006A77E8">
      <w:pPr>
        <w:rPr>
          <w:rFonts w:ascii="Times New Roman" w:hAnsi="Times New Roman" w:cs="Times New Roman"/>
        </w:rPr>
      </w:pPr>
    </w:p>
    <w:p w14:paraId="55C7A702" w14:textId="77777777" w:rsidR="006A77E8" w:rsidRPr="00353697" w:rsidRDefault="006A77E8" w:rsidP="006A77E8">
      <w:pPr>
        <w:rPr>
          <w:rFonts w:ascii="Times New Roman" w:hAnsi="Times New Roman" w:cs="Times New Roman"/>
        </w:rPr>
      </w:pPr>
    </w:p>
    <w:p w14:paraId="675ED59C" w14:textId="77777777" w:rsidR="006A77E8" w:rsidRPr="00353697" w:rsidRDefault="006A77E8" w:rsidP="006A77E8">
      <w:pPr>
        <w:rPr>
          <w:rFonts w:ascii="Times New Roman" w:hAnsi="Times New Roman" w:cs="Times New Roman"/>
        </w:rPr>
      </w:pPr>
    </w:p>
    <w:p w14:paraId="3C35B25D" w14:textId="77777777" w:rsidR="006A77E8" w:rsidRPr="00353697" w:rsidRDefault="006A77E8" w:rsidP="006A77E8">
      <w:pPr>
        <w:rPr>
          <w:rFonts w:ascii="Times New Roman" w:hAnsi="Times New Roman" w:cs="Times New Roman"/>
        </w:rPr>
      </w:pPr>
    </w:p>
    <w:p w14:paraId="73087AD1" w14:textId="77777777" w:rsidR="006A77E8" w:rsidRPr="00353697" w:rsidRDefault="006A77E8" w:rsidP="006A77E8">
      <w:pPr>
        <w:rPr>
          <w:rFonts w:ascii="Times New Roman" w:hAnsi="Times New Roman" w:cs="Times New Roman"/>
        </w:rPr>
      </w:pPr>
    </w:p>
    <w:p w14:paraId="275C8662" w14:textId="77777777" w:rsidR="006A77E8" w:rsidRPr="00353697" w:rsidRDefault="006A77E8" w:rsidP="006A77E8">
      <w:pPr>
        <w:rPr>
          <w:rFonts w:ascii="Times New Roman" w:hAnsi="Times New Roman" w:cs="Times New Roman"/>
        </w:rPr>
      </w:pPr>
    </w:p>
    <w:p w14:paraId="239C2B28" w14:textId="77777777" w:rsidR="006A77E8" w:rsidRPr="00353697" w:rsidRDefault="006A77E8" w:rsidP="006A77E8">
      <w:pPr>
        <w:rPr>
          <w:rFonts w:ascii="Times New Roman" w:hAnsi="Times New Roman" w:cs="Times New Roman"/>
        </w:rPr>
      </w:pPr>
    </w:p>
    <w:p w14:paraId="393050EF" w14:textId="77777777" w:rsidR="006A77E8" w:rsidRPr="00353697" w:rsidRDefault="006A77E8" w:rsidP="006A77E8">
      <w:pPr>
        <w:rPr>
          <w:rFonts w:ascii="Times New Roman" w:hAnsi="Times New Roman" w:cs="Times New Roman"/>
        </w:rPr>
      </w:pPr>
    </w:p>
    <w:p w14:paraId="0D9DAB88" w14:textId="77777777" w:rsidR="006A77E8" w:rsidRPr="00353697" w:rsidRDefault="006A77E8" w:rsidP="006A77E8">
      <w:pPr>
        <w:rPr>
          <w:rFonts w:ascii="Times New Roman" w:hAnsi="Times New Roman" w:cs="Times New Roman"/>
        </w:rPr>
      </w:pPr>
    </w:p>
    <w:p w14:paraId="74CA378D" w14:textId="77777777" w:rsidR="006A77E8" w:rsidRPr="00353697" w:rsidRDefault="006A77E8" w:rsidP="006A77E8">
      <w:pPr>
        <w:rPr>
          <w:rFonts w:ascii="Times New Roman" w:hAnsi="Times New Roman" w:cs="Times New Roman"/>
        </w:rPr>
      </w:pPr>
    </w:p>
    <w:p w14:paraId="0CC21071" w14:textId="77777777" w:rsidR="006A77E8" w:rsidRPr="00353697" w:rsidRDefault="006A77E8" w:rsidP="006A77E8">
      <w:pPr>
        <w:rPr>
          <w:rFonts w:ascii="Times New Roman" w:hAnsi="Times New Roman" w:cs="Times New Roman"/>
        </w:rPr>
      </w:pPr>
    </w:p>
    <w:p w14:paraId="0BFD680A" w14:textId="77777777" w:rsidR="006A77E8" w:rsidRPr="00353697" w:rsidRDefault="006A77E8" w:rsidP="006A77E8">
      <w:pPr>
        <w:spacing w:line="240" w:lineRule="auto"/>
        <w:rPr>
          <w:rFonts w:ascii="Times New Roman" w:eastAsia="Times New Roman" w:hAnsi="Times New Roman" w:cs="Times New Roman"/>
          <w:color w:val="000000" w:themeColor="text1"/>
          <w:sz w:val="24"/>
          <w:szCs w:val="24"/>
        </w:rPr>
      </w:pPr>
      <w:commentRangeStart w:id="4"/>
      <w:r w:rsidRPr="00353697">
        <w:rPr>
          <w:rFonts w:ascii="Times New Roman" w:eastAsia="Times New Roman" w:hAnsi="Times New Roman" w:cs="Times New Roman"/>
          <w:b/>
          <w:bCs/>
          <w:color w:val="000000" w:themeColor="text1"/>
          <w:sz w:val="48"/>
          <w:szCs w:val="48"/>
        </w:rPr>
        <w:lastRenderedPageBreak/>
        <w:t>Chapter I: Introduction and Background</w:t>
      </w:r>
      <w:commentRangeEnd w:id="4"/>
      <w:r w:rsidRPr="00353697">
        <w:rPr>
          <w:rStyle w:val="CommentReference"/>
          <w:rFonts w:ascii="Times New Roman" w:eastAsiaTheme="minorHAnsi" w:hAnsi="Times New Roman" w:cs="Times New Roman"/>
          <w:lang w:eastAsia="en-US"/>
        </w:rPr>
        <w:commentReference w:id="4"/>
      </w:r>
    </w:p>
    <w:p w14:paraId="138D08D3" w14:textId="77777777" w:rsidR="006A77E8" w:rsidRPr="00353697" w:rsidRDefault="006A77E8" w:rsidP="00F568A2">
      <w:pPr>
        <w:ind w:firstLine="720"/>
        <w:jc w:val="both"/>
        <w:rPr>
          <w:rFonts w:ascii="Times New Roman" w:hAnsi="Times New Roman" w:cs="Times New Roman"/>
          <w:color w:val="000000"/>
          <w:szCs w:val="22"/>
          <w:shd w:val="clear" w:color="auto" w:fill="FFFFFF"/>
        </w:rPr>
      </w:pPr>
      <w:r w:rsidRPr="00353697">
        <w:rPr>
          <w:rFonts w:ascii="Times New Roman" w:hAnsi="Times New Roman" w:cs="Times New Roman"/>
          <w:color w:val="000000"/>
          <w:szCs w:val="22"/>
          <w:shd w:val="clear" w:color="auto" w:fill="FFFFFF"/>
        </w:rPr>
        <w:t>Education is one of the most important things that any countries emphasize to improve and upgrade themselves. Education has a direct impact to students who will be the key personnel in administrative roles and developing the country in the future. In addition, the educational measurement points are also an indication of the quality of education and the development of the country. That is why many countries try to improve their education policies, course contents, and teaching equipment or learning styles to elevate the quality of education.</w:t>
      </w:r>
    </w:p>
    <w:p w14:paraId="24983B2E" w14:textId="77777777" w:rsidR="006A77E8" w:rsidRPr="00353697" w:rsidRDefault="006A77E8" w:rsidP="00F568A2">
      <w:pPr>
        <w:ind w:firstLine="720"/>
        <w:jc w:val="both"/>
        <w:rPr>
          <w:rFonts w:ascii="Times New Roman" w:hAnsi="Times New Roman" w:cs="Times New Roman"/>
          <w:color w:val="000000"/>
          <w:szCs w:val="22"/>
          <w:shd w:val="clear" w:color="auto" w:fill="FFFFFF"/>
        </w:rPr>
      </w:pPr>
      <w:r w:rsidRPr="00353697">
        <w:rPr>
          <w:rFonts w:ascii="Times New Roman" w:hAnsi="Times New Roman" w:cs="Times New Roman"/>
          <w:color w:val="000000"/>
          <w:szCs w:val="22"/>
          <w:shd w:val="clear" w:color="auto" w:fill="FFFFFF"/>
        </w:rPr>
        <w:t>One of solutions for solving these problems is using a new technology in the learning process in the classrooms, which is often referred to as “Smart Classroom”. Smart Classroom uses the technologies and devices that many people always use in daily lives such as tablets, smartphones, computers, smart TVs, or projectors. In addition, it may also integrate some new technologies that are not yet widespread because they are not quite mature (i.e. still in development or testing phases) or require expensive software or hardware. Some of good examples are smart table, smart projector, smart board, etc.</w:t>
      </w:r>
    </w:p>
    <w:p w14:paraId="7F2313D9" w14:textId="77777777" w:rsidR="006A77E8" w:rsidRPr="00353697" w:rsidRDefault="006A77E8" w:rsidP="00F568A2">
      <w:pPr>
        <w:ind w:firstLine="720"/>
        <w:jc w:val="both"/>
        <w:rPr>
          <w:rFonts w:ascii="Times New Roman" w:hAnsi="Times New Roman" w:cs="Times New Roman"/>
          <w:color w:val="000000"/>
          <w:szCs w:val="22"/>
          <w:shd w:val="clear" w:color="auto" w:fill="FFFFFF"/>
        </w:rPr>
      </w:pPr>
      <w:r w:rsidRPr="00353697">
        <w:rPr>
          <w:rFonts w:ascii="Times New Roman" w:hAnsi="Times New Roman" w:cs="Times New Roman"/>
          <w:color w:val="000000"/>
          <w:szCs w:val="22"/>
          <w:shd w:val="clear" w:color="auto" w:fill="FFFFFF"/>
        </w:rPr>
        <w:t>Many Smart Classroom software used in school or university always includes the software that helps control and manage the overall smart classroom system. Each software may also include features for teachers to create teaching materials and contents.</w:t>
      </w:r>
    </w:p>
    <w:p w14:paraId="7FBD5840" w14:textId="77777777" w:rsidR="006A77E8" w:rsidRPr="00353697" w:rsidRDefault="006A77E8" w:rsidP="00F568A2">
      <w:pPr>
        <w:ind w:firstLine="720"/>
        <w:jc w:val="both"/>
        <w:rPr>
          <w:rFonts w:ascii="Times New Roman" w:hAnsi="Times New Roman" w:cs="Times New Roman"/>
          <w:color w:val="000000"/>
          <w:szCs w:val="22"/>
          <w:shd w:val="clear" w:color="auto" w:fill="FFFFFF"/>
        </w:rPr>
      </w:pPr>
      <w:r w:rsidRPr="00353697">
        <w:rPr>
          <w:rFonts w:ascii="Times New Roman" w:hAnsi="Times New Roman" w:cs="Times New Roman"/>
          <w:color w:val="000000"/>
          <w:szCs w:val="22"/>
          <w:shd w:val="clear" w:color="auto" w:fill="FFFFFF"/>
        </w:rPr>
        <w:t xml:space="preserve">There are many applications that are designed to support teaching and learning in schools and universities. They usually support the core feature, which allows teachers to create, update, and delete assignments and study materials for their students. Teachers may also share their screen by displaying it on their students’ devices and monitor the students' screens, etc. Those applications support students also by providing them with access to the assignments and learning materials anytime and anywhere They can also submit their assignments and homework using the system features, </w:t>
      </w:r>
    </w:p>
    <w:p w14:paraId="1DEF8929" w14:textId="77777777" w:rsidR="006A77E8" w:rsidRPr="00353697" w:rsidRDefault="006A77E8" w:rsidP="00F568A2">
      <w:pPr>
        <w:ind w:firstLine="720"/>
        <w:jc w:val="both"/>
        <w:rPr>
          <w:rFonts w:ascii="Times New Roman" w:hAnsi="Times New Roman" w:cs="Times New Roman"/>
          <w:color w:val="000000"/>
          <w:szCs w:val="22"/>
          <w:shd w:val="clear" w:color="auto" w:fill="FFFFFF"/>
        </w:rPr>
      </w:pPr>
      <w:r w:rsidRPr="00353697">
        <w:rPr>
          <w:rFonts w:ascii="Times New Roman" w:hAnsi="Times New Roman" w:cs="Times New Roman"/>
          <w:color w:val="000000"/>
          <w:szCs w:val="22"/>
          <w:shd w:val="clear" w:color="auto" w:fill="FFFFFF"/>
        </w:rPr>
        <w:t xml:space="preserve">In this project, we propose “Easy Class”, a system that helps change our classrooms ‘smarter’. The system provides a set of features that support teaching and learning activities in class. These features allow teachers to design and create their own class activities. Teachers can adapt each feature appropriately to suit their teaching plan and style. For example, Mind Map is a feature that supports teachers and students creating a mind map collaboratively. Teachers may assign students to make a conclusion with the mind map in group work, pair work, or individual work. </w:t>
      </w:r>
      <w:commentRangeStart w:id="5"/>
      <w:r w:rsidRPr="00353697">
        <w:rPr>
          <w:rFonts w:ascii="Times New Roman" w:hAnsi="Times New Roman" w:cs="Times New Roman"/>
          <w:color w:val="000000"/>
          <w:szCs w:val="22"/>
          <w:shd w:val="clear" w:color="auto" w:fill="FFFFFF"/>
        </w:rPr>
        <w:t xml:space="preserve">In addition, this system is the Web Application. It is comfortable for teachers and students to use this application system. </w:t>
      </w:r>
      <w:commentRangeEnd w:id="5"/>
      <w:r w:rsidRPr="00353697">
        <w:rPr>
          <w:rStyle w:val="CommentReference"/>
          <w:rFonts w:ascii="Times New Roman" w:eastAsiaTheme="minorHAnsi" w:hAnsi="Times New Roman" w:cs="Times New Roman"/>
          <w:lang w:eastAsia="en-US"/>
        </w:rPr>
        <w:commentReference w:id="5"/>
      </w:r>
      <w:r w:rsidRPr="00353697">
        <w:rPr>
          <w:rFonts w:ascii="Times New Roman" w:hAnsi="Times New Roman" w:cs="Times New Roman"/>
          <w:color w:val="000000"/>
          <w:szCs w:val="22"/>
          <w:shd w:val="clear" w:color="auto" w:fill="FFFFFF"/>
        </w:rPr>
        <w:t xml:space="preserve">Teachers and students can use all features via a web browser and do not need to install anything on their device to use the system, which makes it easier for users to use the system. </w:t>
      </w:r>
    </w:p>
    <w:p w14:paraId="096DB1C1" w14:textId="77777777" w:rsidR="006A77E8" w:rsidRPr="00353697" w:rsidRDefault="006A77E8" w:rsidP="00F568A2">
      <w:pPr>
        <w:ind w:firstLine="720"/>
        <w:jc w:val="both"/>
        <w:rPr>
          <w:rFonts w:ascii="Times New Roman" w:hAnsi="Times New Roman" w:cs="Times New Roman"/>
        </w:rPr>
      </w:pPr>
      <w:r w:rsidRPr="00353697">
        <w:rPr>
          <w:rFonts w:ascii="Times New Roman" w:hAnsi="Times New Roman" w:cs="Times New Roman"/>
          <w:color w:val="000000"/>
          <w:szCs w:val="22"/>
          <w:shd w:val="clear" w:color="auto" w:fill="FFFFFF"/>
        </w:rPr>
        <w:t xml:space="preserve">This </w:t>
      </w:r>
      <w:commentRangeStart w:id="6"/>
      <w:r w:rsidRPr="00353697">
        <w:rPr>
          <w:rFonts w:ascii="Times New Roman" w:hAnsi="Times New Roman" w:cs="Times New Roman"/>
          <w:color w:val="000000"/>
          <w:szCs w:val="22"/>
          <w:shd w:val="clear" w:color="auto" w:fill="FFFFFF"/>
        </w:rPr>
        <w:t>application</w:t>
      </w:r>
      <w:commentRangeEnd w:id="6"/>
      <w:r w:rsidRPr="00353697">
        <w:rPr>
          <w:rFonts w:ascii="Times New Roman" w:hAnsi="Times New Roman" w:cs="Times New Roman"/>
          <w:color w:val="000000"/>
          <w:szCs w:val="22"/>
          <w:shd w:val="clear" w:color="auto" w:fill="FFFFFF"/>
        </w:rPr>
        <w:t xml:space="preserve"> system</w:t>
      </w:r>
      <w:r w:rsidRPr="00353697">
        <w:rPr>
          <w:rStyle w:val="CommentReference"/>
          <w:rFonts w:ascii="Times New Roman" w:eastAsiaTheme="minorHAnsi" w:hAnsi="Times New Roman" w:cs="Times New Roman"/>
          <w:lang w:eastAsia="en-US"/>
        </w:rPr>
        <w:commentReference w:id="6"/>
      </w:r>
      <w:r w:rsidRPr="00353697">
        <w:rPr>
          <w:rFonts w:ascii="Times New Roman" w:hAnsi="Times New Roman" w:cs="Times New Roman"/>
          <w:color w:val="000000"/>
          <w:szCs w:val="22"/>
          <w:shd w:val="clear" w:color="auto" w:fill="FFFFFF"/>
        </w:rPr>
        <w:t xml:space="preserve"> will offer a new experience in class with technology devices and the features that come with the system.</w:t>
      </w:r>
    </w:p>
    <w:p w14:paraId="5048F402" w14:textId="77777777" w:rsidR="006A77E8" w:rsidRPr="00353697" w:rsidRDefault="006A77E8" w:rsidP="006A77E8">
      <w:pPr>
        <w:spacing w:line="240" w:lineRule="auto"/>
        <w:rPr>
          <w:rFonts w:ascii="Times New Roman" w:hAnsi="Times New Roman" w:cs="Times New Roman"/>
        </w:rPr>
      </w:pPr>
    </w:p>
    <w:p w14:paraId="19C5C1BA" w14:textId="77777777" w:rsidR="006A77E8" w:rsidRPr="00353697" w:rsidRDefault="006A77E8" w:rsidP="006A77E8">
      <w:pPr>
        <w:spacing w:line="240" w:lineRule="auto"/>
        <w:rPr>
          <w:rFonts w:ascii="Times New Roman" w:hAnsi="Times New Roman" w:cs="Times New Roman"/>
        </w:rPr>
      </w:pPr>
    </w:p>
    <w:p w14:paraId="52A5BD9B" w14:textId="77777777" w:rsidR="006A77E8" w:rsidRPr="00353697" w:rsidRDefault="006A77E8" w:rsidP="006A77E8">
      <w:pPr>
        <w:spacing w:line="240" w:lineRule="auto"/>
        <w:rPr>
          <w:rFonts w:ascii="Times New Roman" w:hAnsi="Times New Roman" w:cs="Times New Roman"/>
        </w:rPr>
      </w:pPr>
    </w:p>
    <w:p w14:paraId="3B67D6A0" w14:textId="77777777" w:rsidR="006A77E8" w:rsidRPr="00353697" w:rsidRDefault="006A77E8" w:rsidP="006A77E8">
      <w:pPr>
        <w:spacing w:line="240" w:lineRule="auto"/>
        <w:rPr>
          <w:rFonts w:ascii="Times New Roman" w:hAnsi="Times New Roman" w:cs="Times New Roman"/>
        </w:rPr>
      </w:pPr>
    </w:p>
    <w:p w14:paraId="19A18082" w14:textId="77777777" w:rsidR="006A77E8" w:rsidRPr="00353697" w:rsidRDefault="006A77E8" w:rsidP="006A77E8">
      <w:pPr>
        <w:spacing w:line="240" w:lineRule="auto"/>
        <w:rPr>
          <w:rFonts w:ascii="Times New Roman" w:eastAsia="Times New Roman" w:hAnsi="Times New Roman" w:cs="Times New Roman"/>
          <w:color w:val="000000" w:themeColor="text1"/>
          <w:sz w:val="24"/>
          <w:szCs w:val="24"/>
        </w:rPr>
      </w:pPr>
      <w:r w:rsidRPr="00353697">
        <w:rPr>
          <w:rFonts w:ascii="Times New Roman" w:eastAsia="Times New Roman" w:hAnsi="Times New Roman" w:cs="Times New Roman"/>
          <w:b/>
          <w:bCs/>
          <w:color w:val="000000" w:themeColor="text1"/>
          <w:sz w:val="48"/>
          <w:szCs w:val="48"/>
        </w:rPr>
        <w:lastRenderedPageBreak/>
        <w:t>Chapter II: Literature Review</w:t>
      </w:r>
    </w:p>
    <w:p w14:paraId="63CBC089" w14:textId="77777777" w:rsidR="006A77E8" w:rsidRPr="00353697" w:rsidRDefault="006A77E8" w:rsidP="006A77E8">
      <w:pPr>
        <w:spacing w:line="240" w:lineRule="auto"/>
        <w:rPr>
          <w:rFonts w:ascii="Times New Roman" w:eastAsia="Times New Roman" w:hAnsi="Times New Roman" w:cs="Times New Roman"/>
          <w:b/>
          <w:bCs/>
          <w:color w:val="000000" w:themeColor="text1"/>
          <w:sz w:val="32"/>
          <w:szCs w:val="32"/>
        </w:rPr>
      </w:pPr>
      <w:r w:rsidRPr="00353697">
        <w:rPr>
          <w:rFonts w:ascii="Times New Roman" w:eastAsia="Times New Roman" w:hAnsi="Times New Roman" w:cs="Times New Roman"/>
          <w:b/>
          <w:bCs/>
          <w:color w:val="000000" w:themeColor="text1"/>
          <w:sz w:val="32"/>
          <w:szCs w:val="32"/>
        </w:rPr>
        <w:t>2.1 Business Review</w:t>
      </w:r>
    </w:p>
    <w:p w14:paraId="1AA62249" w14:textId="77777777" w:rsidR="006A77E8" w:rsidRPr="00353697" w:rsidRDefault="006A77E8" w:rsidP="00F568A2">
      <w:pPr>
        <w:spacing w:after="0" w:line="240" w:lineRule="auto"/>
        <w:ind w:firstLine="720"/>
        <w:jc w:val="both"/>
        <w:rPr>
          <w:rFonts w:ascii="Times New Roman" w:hAnsi="Times New Roman" w:cs="Times New Roman"/>
        </w:rPr>
      </w:pPr>
      <w:r w:rsidRPr="00353697">
        <w:rPr>
          <w:rFonts w:ascii="Times New Roman" w:hAnsi="Times New Roman" w:cs="Times New Roman"/>
        </w:rPr>
        <w:t xml:space="preserve">The Smart Classroom is a new alternative to traditional teaching environment today. Every day, many new technology devices are released in the market. Those devices come to participating in our daily lives more than in the past. Tablet, smartphone, and laptop are the devices that many of us use daily. And now, The Internet network systems are improved so much. People can access the Internet everywhere and every time at fairly high speed. In addition, there are many companies that produce and develop the devices such as projector, smart board, smart table, etc., which can support the services in many business areas. The Smart Classroom is a general name for those classrooms that use such devices and other technologies to improve teaching and learning. Using tablets, laptops, projectors, or personal computers connected to the wired or wireless Internet, the Smart Classroom tries to take advantage of the advancement of technology and make the process of teaching and learning more suitable for the new generation of students. </w:t>
      </w:r>
    </w:p>
    <w:p w14:paraId="727E0E2D" w14:textId="77777777" w:rsidR="006A77E8" w:rsidRPr="00353697" w:rsidRDefault="006A77E8" w:rsidP="00F568A2">
      <w:pPr>
        <w:spacing w:after="0" w:line="240" w:lineRule="auto"/>
        <w:jc w:val="both"/>
        <w:rPr>
          <w:rFonts w:ascii="Times New Roman" w:hAnsi="Times New Roman" w:cs="Times New Roman"/>
        </w:rPr>
      </w:pPr>
    </w:p>
    <w:p w14:paraId="68F2D55F" w14:textId="77777777" w:rsidR="006A77E8" w:rsidRPr="00353697" w:rsidRDefault="006A77E8" w:rsidP="00F568A2">
      <w:pPr>
        <w:spacing w:after="0" w:line="240" w:lineRule="auto"/>
        <w:ind w:firstLine="720"/>
        <w:jc w:val="both"/>
        <w:rPr>
          <w:rFonts w:ascii="Times New Roman" w:hAnsi="Times New Roman" w:cs="Times New Roman"/>
        </w:rPr>
      </w:pPr>
      <w:r w:rsidRPr="00353697">
        <w:rPr>
          <w:rFonts w:ascii="Times New Roman" w:hAnsi="Times New Roman" w:cs="Times New Roman"/>
        </w:rPr>
        <w:t>The Smart Classroom uses technology devices and Internet network in class. Teachers have a lot of choices for instructional media that can be used in class such as photos, video clips, games, animations, etc. These things can help the teachers to create and conduct class activities more easily. They can also help students get a better understanding of the class contents. Students can see what they are reading or learning visually, instead of just relying on their imagination from the content and a few photos in the book. In addition, they can search more information by themselves from the Internet. They can see the model of the things that are difficult to see in the real world such as planets. The Smart Classroom will provide students with a new experience in class. Students will feel more fun and be more curious and collaborative. And they may understand more and participate more in class activities.</w:t>
      </w:r>
    </w:p>
    <w:p w14:paraId="46F0959F" w14:textId="77777777" w:rsidR="006A77E8" w:rsidRPr="00353697" w:rsidRDefault="006A77E8" w:rsidP="00F568A2">
      <w:pPr>
        <w:spacing w:after="0" w:line="240" w:lineRule="auto"/>
        <w:jc w:val="both"/>
        <w:rPr>
          <w:rFonts w:ascii="Times New Roman" w:hAnsi="Times New Roman" w:cs="Times New Roman"/>
        </w:rPr>
      </w:pPr>
    </w:p>
    <w:p w14:paraId="16A8D51F" w14:textId="77777777" w:rsidR="006A77E8" w:rsidRPr="00353697" w:rsidRDefault="006A77E8" w:rsidP="00F568A2">
      <w:pPr>
        <w:spacing w:after="0" w:line="240" w:lineRule="auto"/>
        <w:ind w:firstLine="720"/>
        <w:jc w:val="both"/>
        <w:rPr>
          <w:rFonts w:ascii="Times New Roman" w:hAnsi="Times New Roman" w:cs="Times New Roman"/>
        </w:rPr>
      </w:pPr>
      <w:r w:rsidRPr="00353697">
        <w:rPr>
          <w:rFonts w:ascii="Times New Roman" w:hAnsi="Times New Roman" w:cs="Times New Roman"/>
        </w:rPr>
        <w:t>Besides, the Smart Classroom can provide more convenience to teachers and students. It can reduce paper usage because teachers and students can save lesson materials or exercises in the form of electronic files and each file type and keep them on the server or in their own device memory. Teachers and students may not need to bring too many books or documents when they come to class. During the class session, teachers do not need to worry that students may not pay attention to the lesson because there is software that helps the teachers to monitor and control the class.</w:t>
      </w:r>
    </w:p>
    <w:p w14:paraId="6604D05D" w14:textId="77777777" w:rsidR="006A77E8" w:rsidRPr="00353697" w:rsidRDefault="006A77E8" w:rsidP="00F568A2">
      <w:pPr>
        <w:spacing w:after="0" w:line="240" w:lineRule="auto"/>
        <w:jc w:val="both"/>
        <w:rPr>
          <w:rFonts w:ascii="Times New Roman" w:hAnsi="Times New Roman" w:cs="Times New Roman"/>
        </w:rPr>
      </w:pPr>
    </w:p>
    <w:p w14:paraId="61BA7246" w14:textId="77777777" w:rsidR="006A77E8" w:rsidRPr="00353697" w:rsidRDefault="006A77E8" w:rsidP="00F568A2">
      <w:pPr>
        <w:spacing w:after="0" w:line="240" w:lineRule="auto"/>
        <w:ind w:firstLine="720"/>
        <w:jc w:val="both"/>
        <w:rPr>
          <w:rFonts w:ascii="Times New Roman" w:hAnsi="Times New Roman" w:cs="Times New Roman"/>
        </w:rPr>
      </w:pPr>
      <w:r w:rsidRPr="00353697">
        <w:rPr>
          <w:rFonts w:ascii="Times New Roman" w:hAnsi="Times New Roman" w:cs="Times New Roman"/>
        </w:rPr>
        <w:t>The Smart Classroom does not specify how its components and features are used in class. Each school, university, or other academies can decide how to use the Smart Classroom appropriately with their own courses. The benefit and quality will up to the design of the courses and the ideas of teachers or schools on to use the system.</w:t>
      </w:r>
    </w:p>
    <w:p w14:paraId="48BED640" w14:textId="77777777" w:rsidR="006A77E8" w:rsidRPr="00353697"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5C2E2187" w14:textId="77777777" w:rsidR="006A77E8" w:rsidRPr="00353697"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70C90E6F" w14:textId="77777777" w:rsidR="006A77E8" w:rsidRPr="00353697"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6C3BA2B8" w14:textId="77777777" w:rsidR="006A77E8" w:rsidRPr="00353697"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46DE6A59" w14:textId="77777777" w:rsidR="006A77E8" w:rsidRPr="00353697"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5DA2BBC3" w14:textId="77777777" w:rsidR="006A77E8" w:rsidRPr="00353697"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470A031A" w14:textId="77777777" w:rsidR="006A77E8" w:rsidRPr="00353697"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6625DF6C" w14:textId="77777777" w:rsidR="006A77E8" w:rsidRPr="00353697"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55F9306A" w14:textId="77777777" w:rsidR="006A77E8"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3078267C" w14:textId="77777777" w:rsidR="00F568A2" w:rsidRPr="00353697" w:rsidRDefault="00F568A2" w:rsidP="006A77E8">
      <w:pPr>
        <w:spacing w:after="0" w:line="240" w:lineRule="auto"/>
        <w:ind w:firstLine="720"/>
        <w:rPr>
          <w:rFonts w:ascii="Times New Roman" w:eastAsia="Times New Roman" w:hAnsi="Times New Roman" w:cs="Times New Roman"/>
          <w:color w:val="000000" w:themeColor="text1"/>
          <w:sz w:val="24"/>
          <w:szCs w:val="24"/>
        </w:rPr>
      </w:pPr>
    </w:p>
    <w:p w14:paraId="53C327DA" w14:textId="77777777" w:rsidR="006A77E8" w:rsidRPr="00353697"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00DCABC5" w14:textId="77777777" w:rsidR="006A77E8" w:rsidRPr="00353697" w:rsidRDefault="006A77E8" w:rsidP="006A77E8">
      <w:pPr>
        <w:spacing w:line="240" w:lineRule="auto"/>
        <w:rPr>
          <w:rFonts w:ascii="Times New Roman" w:eastAsia="Times New Roman" w:hAnsi="Times New Roman" w:cs="Times New Roman"/>
          <w:color w:val="000000" w:themeColor="text1"/>
          <w:sz w:val="32"/>
          <w:szCs w:val="32"/>
        </w:rPr>
      </w:pPr>
      <w:r w:rsidRPr="00353697">
        <w:rPr>
          <w:rFonts w:ascii="Times New Roman" w:eastAsia="Times New Roman" w:hAnsi="Times New Roman" w:cs="Times New Roman"/>
          <w:b/>
          <w:bCs/>
          <w:color w:val="000000" w:themeColor="text1"/>
          <w:sz w:val="32"/>
          <w:szCs w:val="32"/>
        </w:rPr>
        <w:lastRenderedPageBreak/>
        <w:t>2.2 Alternative Business Related</w:t>
      </w:r>
    </w:p>
    <w:p w14:paraId="40C7AA0A" w14:textId="77777777" w:rsidR="00F568A2" w:rsidRDefault="006A77E8" w:rsidP="00F568A2">
      <w:pPr>
        <w:spacing w:line="240" w:lineRule="auto"/>
        <w:rPr>
          <w:rFonts w:ascii="Times New Roman" w:eastAsia="Times New Roman" w:hAnsi="Times New Roman" w:cs="Times New Roman"/>
          <w:color w:val="000000" w:themeColor="text1"/>
          <w:sz w:val="28"/>
        </w:rPr>
      </w:pPr>
      <w:r w:rsidRPr="00353697">
        <w:rPr>
          <w:rFonts w:ascii="Times New Roman" w:eastAsia="Times New Roman" w:hAnsi="Times New Roman" w:cs="Times New Roman"/>
          <w:b/>
          <w:bCs/>
          <w:color w:val="000000" w:themeColor="text1"/>
          <w:sz w:val="29"/>
          <w:szCs w:val="29"/>
        </w:rPr>
        <w:tab/>
      </w:r>
      <w:r w:rsidRPr="00353697">
        <w:rPr>
          <w:rFonts w:ascii="Times New Roman" w:eastAsia="Times New Roman" w:hAnsi="Times New Roman" w:cs="Times New Roman"/>
          <w:b/>
          <w:bCs/>
          <w:color w:val="000000" w:themeColor="text1"/>
          <w:sz w:val="28"/>
        </w:rPr>
        <w:t xml:space="preserve">2.2.1 </w:t>
      </w:r>
      <w:r w:rsidRPr="00353697">
        <w:rPr>
          <w:rFonts w:ascii="Times New Roman" w:eastAsia="Times New Roman" w:hAnsi="Times New Roman" w:cs="Times New Roman"/>
          <w:b/>
          <w:bCs/>
          <w:color w:val="000000" w:themeColor="text1"/>
          <w:sz w:val="28"/>
          <w:shd w:val="clear" w:color="auto" w:fill="FFFFFF"/>
        </w:rPr>
        <w:t xml:space="preserve">Radix SmartClass </w:t>
      </w:r>
      <w:r w:rsidRPr="00353697">
        <w:rPr>
          <w:rFonts w:ascii="Times New Roman" w:eastAsia="Times New Roman" w:hAnsi="Times New Roman" w:cs="Times New Roman"/>
          <w:color w:val="000000" w:themeColor="text1"/>
          <w:sz w:val="28"/>
          <w:shd w:val="clear" w:color="auto" w:fill="FFFFFF"/>
        </w:rPr>
        <w:t>[1]</w:t>
      </w:r>
    </w:p>
    <w:p w14:paraId="671AD52C" w14:textId="46D30A3D" w:rsidR="006A77E8" w:rsidRPr="00F568A2" w:rsidRDefault="006A77E8" w:rsidP="00F568A2">
      <w:pPr>
        <w:spacing w:line="240" w:lineRule="auto"/>
        <w:ind w:left="720" w:firstLine="720"/>
        <w:jc w:val="both"/>
        <w:rPr>
          <w:rFonts w:ascii="Times New Roman" w:eastAsia="Times New Roman" w:hAnsi="Times New Roman" w:cs="Times New Roman"/>
          <w:color w:val="000000" w:themeColor="text1"/>
          <w:sz w:val="28"/>
        </w:rPr>
      </w:pPr>
      <w:r w:rsidRPr="00353697">
        <w:rPr>
          <w:rFonts w:ascii="Times New Roman" w:eastAsia="Times New Roman" w:hAnsi="Times New Roman" w:cs="Times New Roman"/>
          <w:color w:val="000000" w:themeColor="text1"/>
          <w:szCs w:val="22"/>
          <w:shd w:val="clear" w:color="auto" w:fill="FFFFFF"/>
        </w:rPr>
        <w:t>Radix SmartClass is the classroom management software that supports teachers and students doing activities in the classroom with their devices such as PC, tablet, or smartphone. Teachers and students use the Wi-Fi network to connect with each other without a middleware server or hardware. All study abilities students perform can be monitored and controlled from the teachers’ tablet or PC.</w:t>
      </w:r>
    </w:p>
    <w:p w14:paraId="0B70E3B9" w14:textId="77777777" w:rsidR="006A77E8" w:rsidRPr="00353697" w:rsidRDefault="006A77E8" w:rsidP="006A77E8">
      <w:pPr>
        <w:spacing w:line="240" w:lineRule="auto"/>
        <w:jc w:val="center"/>
        <w:rPr>
          <w:rFonts w:ascii="Times New Roman" w:eastAsia="Times New Roman" w:hAnsi="Times New Roman" w:cs="Times New Roman"/>
          <w:color w:val="000000" w:themeColor="text1"/>
          <w:szCs w:val="22"/>
        </w:rPr>
      </w:pPr>
      <w:r w:rsidRPr="00353697">
        <w:rPr>
          <w:rFonts w:ascii="Times New Roman" w:hAnsi="Times New Roman" w:cs="Times New Roman"/>
          <w:noProof/>
        </w:rPr>
        <w:drawing>
          <wp:inline distT="0" distB="0" distL="0" distR="0" wp14:anchorId="3269ED99" wp14:editId="24CCE67E">
            <wp:extent cx="2707574" cy="2460666"/>
            <wp:effectExtent l="0" t="0" r="0" b="0"/>
            <wp:docPr id="9" name="Picture 9" descr="Classroom Management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room Management Softwa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9824" cy="2462711"/>
                    </a:xfrm>
                    <a:prstGeom prst="rect">
                      <a:avLst/>
                    </a:prstGeom>
                    <a:noFill/>
                    <a:ln>
                      <a:noFill/>
                    </a:ln>
                  </pic:spPr>
                </pic:pic>
              </a:graphicData>
            </a:graphic>
          </wp:inline>
        </w:drawing>
      </w:r>
    </w:p>
    <w:p w14:paraId="484770C0" w14:textId="77777777" w:rsidR="00061986" w:rsidRDefault="006A77E8" w:rsidP="00F568A2">
      <w:pPr>
        <w:pStyle w:val="Heading5"/>
        <w:shd w:val="clear" w:color="auto" w:fill="FFFFFF"/>
        <w:spacing w:before="0"/>
        <w:jc w:val="center"/>
        <w:textAlignment w:val="baseline"/>
        <w:rPr>
          <w:rFonts w:ascii="Times New Roman" w:eastAsia="Times New Roman" w:hAnsi="Times New Roman" w:cs="Times New Roman"/>
          <w:b/>
          <w:bCs/>
          <w:color w:val="000000" w:themeColor="text1"/>
          <w:szCs w:val="22"/>
          <w:shd w:val="clear" w:color="auto" w:fill="FFFFFF"/>
        </w:rPr>
      </w:pPr>
      <w:r w:rsidRPr="00061986">
        <w:rPr>
          <w:rFonts w:ascii="Times New Roman" w:eastAsia="Times New Roman" w:hAnsi="Times New Roman" w:cs="Times New Roman"/>
          <w:b/>
          <w:bCs/>
          <w:color w:val="000000" w:themeColor="text1"/>
          <w:szCs w:val="22"/>
          <w:shd w:val="clear" w:color="auto" w:fill="FFFFFF"/>
        </w:rPr>
        <w:t xml:space="preserve">Figure 1:  The example of feature in Radix SmartClass: </w:t>
      </w:r>
    </w:p>
    <w:p w14:paraId="04DCED34" w14:textId="77BD5D5F" w:rsidR="006A77E8" w:rsidRPr="00061986" w:rsidRDefault="006A77E8" w:rsidP="00F568A2">
      <w:pPr>
        <w:pStyle w:val="Heading5"/>
        <w:shd w:val="clear" w:color="auto" w:fill="FFFFFF"/>
        <w:spacing w:before="0"/>
        <w:jc w:val="center"/>
        <w:textAlignment w:val="baseline"/>
        <w:rPr>
          <w:rFonts w:ascii="Times New Roman" w:hAnsi="Times New Roman" w:cs="Times New Roman"/>
          <w:color w:val="666666"/>
        </w:rPr>
      </w:pPr>
      <w:r w:rsidRPr="00061986">
        <w:rPr>
          <w:rStyle w:val="Strong"/>
          <w:rFonts w:ascii="Times New Roman" w:hAnsi="Times New Roman" w:cs="Times New Roman"/>
          <w:color w:val="000000" w:themeColor="text1"/>
          <w:bdr w:val="none" w:sz="0" w:space="0" w:color="auto" w:frame="1"/>
        </w:rPr>
        <w:t>Broadcast the teacher’s screen to all or selected student screens</w:t>
      </w:r>
    </w:p>
    <w:p w14:paraId="2A8491D3" w14:textId="77777777" w:rsidR="006A77E8" w:rsidRPr="00353697" w:rsidRDefault="006A77E8" w:rsidP="006A77E8">
      <w:pPr>
        <w:spacing w:line="240" w:lineRule="auto"/>
        <w:rPr>
          <w:rFonts w:ascii="Times New Roman" w:eastAsia="Times New Roman" w:hAnsi="Times New Roman" w:cs="Times New Roman"/>
          <w:color w:val="000000" w:themeColor="text1"/>
          <w:szCs w:val="22"/>
        </w:rPr>
      </w:pPr>
    </w:p>
    <w:p w14:paraId="2A81B36C" w14:textId="77777777" w:rsidR="00F568A2" w:rsidRDefault="006A77E8" w:rsidP="00F568A2">
      <w:pPr>
        <w:spacing w:line="240" w:lineRule="auto"/>
        <w:ind w:firstLine="720"/>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b/>
          <w:bCs/>
          <w:color w:val="000000" w:themeColor="text1"/>
          <w:szCs w:val="22"/>
        </w:rPr>
        <w:t>Feature:</w:t>
      </w:r>
    </w:p>
    <w:p w14:paraId="6088B0B4" w14:textId="77777777" w:rsidR="00F568A2" w:rsidRPr="00F568A2" w:rsidRDefault="006A77E8" w:rsidP="000A4AA8">
      <w:pPr>
        <w:pStyle w:val="ListParagraph"/>
        <w:numPr>
          <w:ilvl w:val="0"/>
          <w:numId w:val="27"/>
        </w:numPr>
        <w:spacing w:line="240" w:lineRule="auto"/>
        <w:rPr>
          <w:rFonts w:ascii="Times New Roman" w:eastAsia="Times New Roman" w:hAnsi="Times New Roman" w:cs="Times New Roman"/>
          <w:b/>
          <w:bCs/>
          <w:color w:val="000000" w:themeColor="text1"/>
          <w:szCs w:val="22"/>
        </w:rPr>
      </w:pPr>
      <w:r w:rsidRPr="00F568A2">
        <w:rPr>
          <w:rFonts w:ascii="Times New Roman" w:eastAsia="Times New Roman" w:hAnsi="Times New Roman" w:cs="Times New Roman"/>
          <w:color w:val="000000" w:themeColor="text1"/>
          <w:szCs w:val="22"/>
          <w:shd w:val="clear" w:color="auto" w:fill="FFFFFF"/>
        </w:rPr>
        <w:t>Screen Sharing.</w:t>
      </w:r>
    </w:p>
    <w:p w14:paraId="7770716E" w14:textId="76EFE398" w:rsidR="006A77E8" w:rsidRPr="00F568A2" w:rsidRDefault="006A77E8" w:rsidP="000A4AA8">
      <w:pPr>
        <w:pStyle w:val="ListParagraph"/>
        <w:numPr>
          <w:ilvl w:val="0"/>
          <w:numId w:val="27"/>
        </w:numPr>
        <w:spacing w:line="240" w:lineRule="auto"/>
        <w:rPr>
          <w:rFonts w:ascii="Times New Roman" w:eastAsia="Times New Roman" w:hAnsi="Times New Roman" w:cs="Times New Roman"/>
          <w:b/>
          <w:bCs/>
          <w:color w:val="000000" w:themeColor="text1"/>
          <w:szCs w:val="22"/>
        </w:rPr>
      </w:pPr>
      <w:r w:rsidRPr="00F568A2">
        <w:rPr>
          <w:rFonts w:ascii="Times New Roman" w:eastAsia="Times New Roman" w:hAnsi="Times New Roman" w:cs="Times New Roman"/>
          <w:color w:val="000000" w:themeColor="text1"/>
          <w:szCs w:val="22"/>
        </w:rPr>
        <w:t>Screen Monitoring.</w:t>
      </w:r>
    </w:p>
    <w:p w14:paraId="2FBC7323" w14:textId="77777777" w:rsidR="006A77E8" w:rsidRPr="00F568A2" w:rsidRDefault="006A77E8" w:rsidP="000A4AA8">
      <w:pPr>
        <w:pStyle w:val="ListParagraph"/>
        <w:numPr>
          <w:ilvl w:val="0"/>
          <w:numId w:val="27"/>
        </w:numPr>
        <w:shd w:val="clear" w:color="auto" w:fill="FFFFFF"/>
        <w:spacing w:line="240" w:lineRule="auto"/>
        <w:textAlignment w:val="baseline"/>
        <w:rPr>
          <w:rFonts w:ascii="Times New Roman" w:eastAsia="Times New Roman" w:hAnsi="Times New Roman" w:cs="Times New Roman"/>
          <w:color w:val="000000" w:themeColor="text1"/>
          <w:szCs w:val="22"/>
        </w:rPr>
      </w:pPr>
      <w:r w:rsidRPr="00F568A2">
        <w:rPr>
          <w:rFonts w:ascii="Times New Roman" w:eastAsia="Times New Roman" w:hAnsi="Times New Roman" w:cs="Times New Roman"/>
          <w:color w:val="000000" w:themeColor="text1"/>
          <w:szCs w:val="22"/>
          <w:shd w:val="clear" w:color="auto" w:fill="FFFFFF"/>
        </w:rPr>
        <w:t xml:space="preserve">Collaborative whiteboard. </w:t>
      </w:r>
    </w:p>
    <w:p w14:paraId="6B99D390" w14:textId="77777777" w:rsidR="006A77E8" w:rsidRPr="00F568A2" w:rsidRDefault="006A77E8" w:rsidP="000A4AA8">
      <w:pPr>
        <w:pStyle w:val="ListParagraph"/>
        <w:numPr>
          <w:ilvl w:val="0"/>
          <w:numId w:val="27"/>
        </w:numPr>
        <w:shd w:val="clear" w:color="auto" w:fill="FFFFFF"/>
        <w:spacing w:line="240" w:lineRule="auto"/>
        <w:textAlignment w:val="baseline"/>
        <w:rPr>
          <w:rFonts w:ascii="Times New Roman" w:eastAsia="Times New Roman" w:hAnsi="Times New Roman" w:cs="Times New Roman"/>
          <w:color w:val="000000" w:themeColor="text1"/>
          <w:szCs w:val="22"/>
        </w:rPr>
      </w:pPr>
      <w:r w:rsidRPr="00F568A2">
        <w:rPr>
          <w:rFonts w:ascii="Times New Roman" w:eastAsia="Times New Roman" w:hAnsi="Times New Roman" w:cs="Times New Roman"/>
          <w:color w:val="000000" w:themeColor="text1"/>
          <w:szCs w:val="22"/>
          <w:shd w:val="clear" w:color="auto" w:fill="FFFFFF"/>
        </w:rPr>
        <w:t>Screen locking.</w:t>
      </w:r>
    </w:p>
    <w:p w14:paraId="013328AD" w14:textId="43FE9B3E" w:rsidR="006A77E8" w:rsidRPr="00F568A2" w:rsidRDefault="006A77E8" w:rsidP="000A4AA8">
      <w:pPr>
        <w:pStyle w:val="ListParagraph"/>
        <w:numPr>
          <w:ilvl w:val="0"/>
          <w:numId w:val="27"/>
        </w:numPr>
        <w:shd w:val="clear" w:color="auto" w:fill="FFFFFF"/>
        <w:spacing w:line="240" w:lineRule="auto"/>
        <w:textAlignment w:val="baseline"/>
        <w:rPr>
          <w:rFonts w:ascii="Times New Roman" w:eastAsia="Times New Roman" w:hAnsi="Times New Roman" w:cs="Times New Roman"/>
          <w:color w:val="000000" w:themeColor="text1"/>
          <w:szCs w:val="22"/>
        </w:rPr>
      </w:pPr>
      <w:r w:rsidRPr="00F568A2">
        <w:rPr>
          <w:rFonts w:ascii="Times New Roman" w:hAnsi="Times New Roman" w:cs="Times New Roman"/>
          <w:color w:val="000000" w:themeColor="text1"/>
          <w:shd w:val="clear" w:color="auto" w:fill="FFFFFF"/>
        </w:rPr>
        <w:t>Chat.</w:t>
      </w:r>
    </w:p>
    <w:p w14:paraId="5218E1B4" w14:textId="77777777" w:rsidR="00F568A2" w:rsidRDefault="006A77E8" w:rsidP="00F568A2">
      <w:pPr>
        <w:spacing w:line="240" w:lineRule="auto"/>
        <w:ind w:firstLine="720"/>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b/>
          <w:bCs/>
          <w:color w:val="000000" w:themeColor="text1"/>
          <w:szCs w:val="22"/>
          <w:shd w:val="clear" w:color="auto" w:fill="FFFFFF"/>
        </w:rPr>
        <w:t>Pros:</w:t>
      </w:r>
    </w:p>
    <w:p w14:paraId="422F02D8" w14:textId="002EB4E8" w:rsidR="006A77E8" w:rsidRPr="00F568A2" w:rsidRDefault="006A77E8" w:rsidP="000A4AA8">
      <w:pPr>
        <w:pStyle w:val="ListParagraph"/>
        <w:numPr>
          <w:ilvl w:val="0"/>
          <w:numId w:val="28"/>
        </w:numPr>
        <w:spacing w:line="240" w:lineRule="auto"/>
        <w:jc w:val="both"/>
        <w:rPr>
          <w:rFonts w:ascii="Times New Roman" w:eastAsia="Times New Roman" w:hAnsi="Times New Roman" w:cs="Times New Roman"/>
          <w:color w:val="000000" w:themeColor="text1"/>
          <w:szCs w:val="22"/>
        </w:rPr>
      </w:pPr>
      <w:r w:rsidRPr="00F568A2">
        <w:rPr>
          <w:rFonts w:ascii="Times New Roman" w:eastAsia="Times New Roman" w:hAnsi="Times New Roman" w:cs="Times New Roman"/>
          <w:color w:val="000000" w:themeColor="text1"/>
          <w:szCs w:val="22"/>
          <w:shd w:val="clear" w:color="auto" w:fill="FFFFFF"/>
        </w:rPr>
        <w:t>Does not require extra hardware or servers to be the middleware for connection, which reduces cost and makes it easier to set up and maintain the system</w:t>
      </w:r>
      <w:r w:rsidR="00F568A2">
        <w:rPr>
          <w:rFonts w:ascii="Times New Roman" w:eastAsia="Times New Roman" w:hAnsi="Times New Roman" w:cs="Times New Roman"/>
          <w:color w:val="000000" w:themeColor="text1"/>
          <w:szCs w:val="22"/>
          <w:shd w:val="clear" w:color="auto" w:fill="FFFFFF"/>
        </w:rPr>
        <w:t>.</w:t>
      </w:r>
    </w:p>
    <w:p w14:paraId="208CDEA4" w14:textId="77777777" w:rsidR="006A77E8" w:rsidRPr="00F568A2" w:rsidRDefault="006A77E8" w:rsidP="000A4AA8">
      <w:pPr>
        <w:pStyle w:val="ListParagraph"/>
        <w:numPr>
          <w:ilvl w:val="0"/>
          <w:numId w:val="28"/>
        </w:numPr>
        <w:shd w:val="clear" w:color="auto" w:fill="FFFFFF"/>
        <w:spacing w:line="240" w:lineRule="auto"/>
        <w:jc w:val="both"/>
        <w:textAlignment w:val="baseline"/>
        <w:rPr>
          <w:rFonts w:ascii="Times New Roman" w:eastAsia="Times New Roman" w:hAnsi="Times New Roman" w:cs="Times New Roman"/>
          <w:color w:val="000000" w:themeColor="text1"/>
          <w:szCs w:val="22"/>
        </w:rPr>
      </w:pPr>
      <w:r w:rsidRPr="00F568A2">
        <w:rPr>
          <w:rFonts w:ascii="Times New Roman" w:eastAsia="Times New Roman" w:hAnsi="Times New Roman" w:cs="Times New Roman"/>
          <w:color w:val="000000" w:themeColor="text1"/>
          <w:szCs w:val="22"/>
          <w:shd w:val="clear" w:color="auto" w:fill="FFFFFF"/>
        </w:rPr>
        <w:t xml:space="preserve">Supports multiple languages </w:t>
      </w:r>
      <w:r w:rsidRPr="00F568A2">
        <w:rPr>
          <w:rFonts w:ascii="Times New Roman" w:eastAsia="Times New Roman" w:hAnsi="Times New Roman" w:cs="Times New Roman"/>
          <w:color w:val="000000" w:themeColor="text1"/>
          <w:szCs w:val="22"/>
          <w:shd w:val="clear" w:color="auto" w:fill="FFFFFF" w:themeFill="background1"/>
        </w:rPr>
        <w:t>(e.g.</w:t>
      </w:r>
      <w:r w:rsidRPr="00F568A2">
        <w:rPr>
          <w:rFonts w:ascii="Times New Roman" w:hAnsi="Times New Roman" w:cs="Times New Roman"/>
          <w:color w:val="000000" w:themeColor="text1"/>
          <w:szCs w:val="22"/>
          <w:shd w:val="clear" w:color="auto" w:fill="FFFFFF" w:themeFill="background1"/>
        </w:rPr>
        <w:t xml:space="preserve"> English, Spanish, French, Italian, Thai, Chinese, etc.</w:t>
      </w:r>
      <w:r w:rsidRPr="00F568A2">
        <w:rPr>
          <w:rFonts w:ascii="Times New Roman" w:eastAsia="Times New Roman" w:hAnsi="Times New Roman" w:cs="Times New Roman"/>
          <w:color w:val="000000" w:themeColor="text1"/>
          <w:szCs w:val="22"/>
          <w:shd w:val="clear" w:color="auto" w:fill="FFFFFF" w:themeFill="background1"/>
        </w:rPr>
        <w:t>)</w:t>
      </w:r>
      <w:r w:rsidRPr="00F568A2">
        <w:rPr>
          <w:rFonts w:ascii="Times New Roman" w:eastAsia="Times New Roman" w:hAnsi="Times New Roman" w:cs="Times New Roman"/>
          <w:color w:val="000000" w:themeColor="text1"/>
          <w:szCs w:val="22"/>
          <w:shd w:val="clear" w:color="auto" w:fill="FFFFFF"/>
        </w:rPr>
        <w:t xml:space="preserve"> </w:t>
      </w:r>
    </w:p>
    <w:p w14:paraId="5746045B" w14:textId="77777777" w:rsidR="006A77E8" w:rsidRPr="00F568A2" w:rsidRDefault="006A77E8" w:rsidP="000A4AA8">
      <w:pPr>
        <w:pStyle w:val="ListParagraph"/>
        <w:numPr>
          <w:ilvl w:val="0"/>
          <w:numId w:val="28"/>
        </w:numPr>
        <w:shd w:val="clear" w:color="auto" w:fill="FFFFFF"/>
        <w:spacing w:line="240" w:lineRule="auto"/>
        <w:jc w:val="both"/>
        <w:textAlignment w:val="baseline"/>
        <w:rPr>
          <w:rFonts w:ascii="Times New Roman" w:eastAsia="Times New Roman" w:hAnsi="Times New Roman" w:cs="Times New Roman"/>
          <w:color w:val="000000" w:themeColor="text1"/>
          <w:szCs w:val="22"/>
        </w:rPr>
      </w:pPr>
      <w:r w:rsidRPr="00F568A2">
        <w:rPr>
          <w:rFonts w:ascii="Times New Roman" w:eastAsia="Times New Roman" w:hAnsi="Times New Roman" w:cs="Times New Roman"/>
          <w:color w:val="000000" w:themeColor="text1"/>
          <w:szCs w:val="22"/>
          <w:shd w:val="clear" w:color="auto" w:fill="FFFFFF"/>
        </w:rPr>
        <w:t>Supports major platforms such as Android, IOS, and Window.</w:t>
      </w:r>
    </w:p>
    <w:p w14:paraId="559ADAC3" w14:textId="77777777" w:rsidR="00F568A2" w:rsidRDefault="006A77E8" w:rsidP="00F568A2">
      <w:pPr>
        <w:spacing w:line="240" w:lineRule="auto"/>
        <w:ind w:firstLine="720"/>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b/>
          <w:bCs/>
          <w:color w:val="000000" w:themeColor="text1"/>
          <w:szCs w:val="22"/>
          <w:shd w:val="clear" w:color="auto" w:fill="FFFFFF"/>
        </w:rPr>
        <w:t>Cons:</w:t>
      </w:r>
    </w:p>
    <w:p w14:paraId="16BBA6DD" w14:textId="30C75038" w:rsidR="006A77E8" w:rsidRPr="00F568A2" w:rsidRDefault="006A77E8" w:rsidP="000A4AA8">
      <w:pPr>
        <w:pStyle w:val="ListParagraph"/>
        <w:numPr>
          <w:ilvl w:val="0"/>
          <w:numId w:val="29"/>
        </w:numPr>
        <w:spacing w:line="240" w:lineRule="auto"/>
        <w:jc w:val="both"/>
        <w:rPr>
          <w:rFonts w:ascii="Times New Roman" w:eastAsia="Times New Roman" w:hAnsi="Times New Roman" w:cs="Times New Roman"/>
          <w:color w:val="000000" w:themeColor="text1"/>
          <w:szCs w:val="22"/>
        </w:rPr>
      </w:pPr>
      <w:r w:rsidRPr="00F568A2">
        <w:rPr>
          <w:rFonts w:ascii="Times New Roman" w:eastAsia="Times New Roman" w:hAnsi="Times New Roman" w:cs="Times New Roman"/>
          <w:color w:val="000000" w:themeColor="text1"/>
          <w:szCs w:val="22"/>
          <w:shd w:val="clear" w:color="auto" w:fill="FFFFFF"/>
        </w:rPr>
        <w:t>Focuses mostly on classroom management and control and provides few features for supporting teaching and learning activities in the classroom.</w:t>
      </w:r>
    </w:p>
    <w:p w14:paraId="7ECDE215" w14:textId="6325F0B0" w:rsidR="006A77E8" w:rsidRPr="00F568A2" w:rsidRDefault="006A77E8" w:rsidP="000A4AA8">
      <w:pPr>
        <w:pStyle w:val="ListParagraph"/>
        <w:numPr>
          <w:ilvl w:val="0"/>
          <w:numId w:val="29"/>
        </w:numPr>
        <w:shd w:val="clear" w:color="auto" w:fill="FFFFFF"/>
        <w:spacing w:line="240" w:lineRule="auto"/>
        <w:jc w:val="both"/>
        <w:textAlignment w:val="baseline"/>
        <w:rPr>
          <w:rFonts w:ascii="Times New Roman" w:eastAsia="Times New Roman" w:hAnsi="Times New Roman" w:cs="Times New Roman"/>
          <w:color w:val="000000" w:themeColor="text1"/>
          <w:szCs w:val="22"/>
        </w:rPr>
      </w:pPr>
      <w:r w:rsidRPr="00F568A2">
        <w:rPr>
          <w:rFonts w:ascii="Times New Roman" w:eastAsia="Times New Roman" w:hAnsi="Times New Roman" w:cs="Times New Roman"/>
          <w:color w:val="000000" w:themeColor="text1"/>
          <w:szCs w:val="22"/>
          <w:shd w:val="clear" w:color="auto" w:fill="FFFFFF"/>
        </w:rPr>
        <w:t>Does not provide storage space for teaching materials and the artifacts of learning activities.</w:t>
      </w:r>
    </w:p>
    <w:p w14:paraId="64038B0C" w14:textId="77777777" w:rsidR="00F568A2" w:rsidRDefault="006A77E8" w:rsidP="00F568A2">
      <w:pPr>
        <w:spacing w:line="240" w:lineRule="auto"/>
        <w:ind w:firstLine="720"/>
        <w:rPr>
          <w:rFonts w:ascii="Times New Roman" w:eastAsia="Times New Roman" w:hAnsi="Times New Roman" w:cs="Times New Roman"/>
          <w:color w:val="000000" w:themeColor="text1"/>
          <w:sz w:val="28"/>
        </w:rPr>
      </w:pPr>
      <w:r w:rsidRPr="00353697">
        <w:rPr>
          <w:rFonts w:ascii="Times New Roman" w:eastAsia="Times New Roman" w:hAnsi="Times New Roman" w:cs="Times New Roman"/>
          <w:b/>
          <w:bCs/>
          <w:color w:val="000000" w:themeColor="text1"/>
          <w:sz w:val="28"/>
        </w:rPr>
        <w:lastRenderedPageBreak/>
        <w:t xml:space="preserve">2.2.2 </w:t>
      </w:r>
      <w:r w:rsidRPr="00353697">
        <w:rPr>
          <w:rFonts w:ascii="Times New Roman" w:eastAsia="Times New Roman" w:hAnsi="Times New Roman" w:cs="Times New Roman"/>
          <w:b/>
          <w:bCs/>
          <w:color w:val="000000" w:themeColor="text1"/>
          <w:sz w:val="28"/>
          <w:shd w:val="clear" w:color="auto" w:fill="FFFFFF"/>
        </w:rPr>
        <w:t>Classteacher Learning Systems [2]</w:t>
      </w:r>
    </w:p>
    <w:p w14:paraId="16A649AC" w14:textId="1918248C" w:rsidR="006A77E8" w:rsidRPr="00F568A2" w:rsidRDefault="006A77E8" w:rsidP="00F568A2">
      <w:pPr>
        <w:spacing w:line="240" w:lineRule="auto"/>
        <w:ind w:left="720" w:firstLine="720"/>
        <w:jc w:val="both"/>
        <w:rPr>
          <w:rFonts w:ascii="Times New Roman" w:eastAsia="Times New Roman" w:hAnsi="Times New Roman" w:cs="Times New Roman"/>
          <w:color w:val="000000" w:themeColor="text1"/>
          <w:sz w:val="28"/>
        </w:rPr>
      </w:pPr>
      <w:r w:rsidRPr="00353697">
        <w:rPr>
          <w:rFonts w:ascii="Times New Roman" w:eastAsia="Times New Roman" w:hAnsi="Times New Roman" w:cs="Times New Roman"/>
          <w:color w:val="000000" w:themeColor="text1"/>
          <w:szCs w:val="22"/>
          <w:shd w:val="clear" w:color="auto" w:fill="FFFFFF"/>
        </w:rPr>
        <w:t>Classteacher Learning Systems is one of the very first interactive classroom technologies developed in India (Classteacher is one of the foremost education companies in India). It provides solutions such as Digital Interactive Classroom Program, Classpad, Assessment Program, Digital Math Program, Digital Science Program, Online Program and Digital Language Program. It offers a wide set of technologies and tools to support schools and improve their teaching and learning process</w:t>
      </w:r>
      <w:r w:rsidR="00F568A2">
        <w:rPr>
          <w:rFonts w:ascii="Times New Roman" w:eastAsia="Times New Roman" w:hAnsi="Times New Roman" w:cs="Times New Roman"/>
          <w:color w:val="000000" w:themeColor="text1"/>
          <w:szCs w:val="22"/>
          <w:shd w:val="clear" w:color="auto" w:fill="FFFFFF"/>
        </w:rPr>
        <w:t>.</w:t>
      </w:r>
    </w:p>
    <w:p w14:paraId="0E2A676E" w14:textId="77777777" w:rsidR="00F568A2" w:rsidRDefault="006A77E8" w:rsidP="00F568A2">
      <w:pPr>
        <w:spacing w:line="240" w:lineRule="auto"/>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shd w:val="clear" w:color="auto" w:fill="FFFFFF"/>
        </w:rPr>
        <w:tab/>
      </w:r>
      <w:r w:rsidRPr="00353697">
        <w:rPr>
          <w:rFonts w:ascii="Times New Roman" w:eastAsia="Times New Roman" w:hAnsi="Times New Roman" w:cs="Times New Roman"/>
          <w:b/>
          <w:bCs/>
          <w:color w:val="000000" w:themeColor="text1"/>
          <w:szCs w:val="22"/>
          <w:shd w:val="clear" w:color="auto" w:fill="FFFFFF"/>
        </w:rPr>
        <w:t>Feature:</w:t>
      </w:r>
    </w:p>
    <w:p w14:paraId="320EC69D" w14:textId="0BCEA06F" w:rsidR="006A77E8" w:rsidRPr="00F568A2" w:rsidRDefault="006A77E8" w:rsidP="000A4AA8">
      <w:pPr>
        <w:pStyle w:val="ListParagraph"/>
        <w:numPr>
          <w:ilvl w:val="0"/>
          <w:numId w:val="30"/>
        </w:numPr>
        <w:spacing w:line="240" w:lineRule="auto"/>
        <w:rPr>
          <w:rFonts w:ascii="Times New Roman" w:eastAsia="Times New Roman" w:hAnsi="Times New Roman" w:cs="Times New Roman"/>
          <w:color w:val="000000" w:themeColor="text1"/>
          <w:szCs w:val="22"/>
        </w:rPr>
      </w:pPr>
      <w:r w:rsidRPr="00F568A2">
        <w:rPr>
          <w:rFonts w:ascii="Times New Roman" w:eastAsia="Times New Roman" w:hAnsi="Times New Roman" w:cs="Times New Roman"/>
          <w:color w:val="000000" w:themeColor="text1"/>
          <w:szCs w:val="22"/>
          <w:shd w:val="clear" w:color="auto" w:fill="FFFFFF"/>
        </w:rPr>
        <w:t>Digital Interactive Classroom.</w:t>
      </w:r>
    </w:p>
    <w:p w14:paraId="7BE631B9" w14:textId="77777777" w:rsidR="006A77E8" w:rsidRPr="00F568A2" w:rsidRDefault="006A77E8" w:rsidP="000A4AA8">
      <w:pPr>
        <w:pStyle w:val="ListParagraph"/>
        <w:numPr>
          <w:ilvl w:val="0"/>
          <w:numId w:val="30"/>
        </w:numPr>
        <w:shd w:val="clear" w:color="auto" w:fill="FFFFFF"/>
        <w:spacing w:line="240" w:lineRule="auto"/>
        <w:textAlignment w:val="baseline"/>
        <w:rPr>
          <w:rFonts w:ascii="Times New Roman" w:eastAsia="Times New Roman" w:hAnsi="Times New Roman" w:cs="Times New Roman"/>
          <w:color w:val="000000" w:themeColor="text1"/>
          <w:szCs w:val="22"/>
        </w:rPr>
      </w:pPr>
      <w:r w:rsidRPr="00F568A2">
        <w:rPr>
          <w:rFonts w:ascii="Times New Roman" w:eastAsia="Times New Roman" w:hAnsi="Times New Roman" w:cs="Times New Roman"/>
          <w:color w:val="000000" w:themeColor="text1"/>
          <w:kern w:val="36"/>
          <w:szCs w:val="22"/>
          <w:shd w:val="clear" w:color="auto" w:fill="FFFFFF"/>
        </w:rPr>
        <w:t>Virtual Learning Environment.</w:t>
      </w:r>
    </w:p>
    <w:p w14:paraId="4E04F35B" w14:textId="77777777" w:rsidR="006A77E8" w:rsidRPr="00F568A2" w:rsidRDefault="006A77E8" w:rsidP="000A4AA8">
      <w:pPr>
        <w:pStyle w:val="ListParagraph"/>
        <w:numPr>
          <w:ilvl w:val="0"/>
          <w:numId w:val="30"/>
        </w:numPr>
        <w:shd w:val="clear" w:color="auto" w:fill="FFFFFF"/>
        <w:spacing w:line="240" w:lineRule="auto"/>
        <w:textAlignment w:val="baseline"/>
        <w:rPr>
          <w:rFonts w:ascii="Times New Roman" w:eastAsia="Times New Roman" w:hAnsi="Times New Roman" w:cs="Times New Roman"/>
          <w:color w:val="000000" w:themeColor="text1"/>
          <w:szCs w:val="22"/>
        </w:rPr>
      </w:pPr>
      <w:r w:rsidRPr="00F568A2">
        <w:rPr>
          <w:rFonts w:ascii="Times New Roman" w:eastAsia="Times New Roman" w:hAnsi="Times New Roman" w:cs="Times New Roman"/>
          <w:color w:val="000000" w:themeColor="text1"/>
          <w:szCs w:val="22"/>
          <w:shd w:val="clear" w:color="auto" w:fill="FFFFFF"/>
        </w:rPr>
        <w:t>3D library.</w:t>
      </w:r>
    </w:p>
    <w:p w14:paraId="18F5FAED" w14:textId="05D0FE42" w:rsidR="006A77E8" w:rsidRPr="001F2D0A" w:rsidRDefault="006A77E8" w:rsidP="000A4AA8">
      <w:pPr>
        <w:pStyle w:val="ListParagraph"/>
        <w:numPr>
          <w:ilvl w:val="0"/>
          <w:numId w:val="30"/>
        </w:numPr>
        <w:shd w:val="clear" w:color="auto" w:fill="FFFFFF"/>
        <w:spacing w:line="240" w:lineRule="auto"/>
        <w:textAlignment w:val="baseline"/>
        <w:rPr>
          <w:rFonts w:ascii="Times New Roman" w:eastAsia="Times New Roman" w:hAnsi="Times New Roman" w:cs="Times New Roman"/>
          <w:color w:val="000000" w:themeColor="text1"/>
          <w:szCs w:val="22"/>
        </w:rPr>
      </w:pPr>
      <w:r w:rsidRPr="00F568A2">
        <w:rPr>
          <w:rFonts w:ascii="Times New Roman" w:eastAsia="Times New Roman" w:hAnsi="Times New Roman" w:cs="Times New Roman"/>
          <w:color w:val="000000" w:themeColor="text1"/>
          <w:szCs w:val="22"/>
          <w:shd w:val="clear" w:color="auto" w:fill="FFFFFF"/>
        </w:rPr>
        <w:t>Classroom Management Software.</w:t>
      </w:r>
    </w:p>
    <w:p w14:paraId="1FC0459A" w14:textId="2E35F981" w:rsidR="006A77E8" w:rsidRPr="00F568A2" w:rsidRDefault="006A77E8" w:rsidP="000A4AA8">
      <w:pPr>
        <w:pStyle w:val="ListParagraph"/>
        <w:numPr>
          <w:ilvl w:val="0"/>
          <w:numId w:val="30"/>
        </w:numPr>
        <w:shd w:val="clear" w:color="auto" w:fill="FFFFFF"/>
        <w:spacing w:line="240" w:lineRule="auto"/>
        <w:textAlignment w:val="baseline"/>
        <w:rPr>
          <w:rFonts w:ascii="Times New Roman" w:eastAsia="Times New Roman" w:hAnsi="Times New Roman" w:cs="Times New Roman"/>
          <w:color w:val="000000" w:themeColor="text1"/>
          <w:szCs w:val="22"/>
        </w:rPr>
      </w:pPr>
      <w:r w:rsidRPr="00F568A2">
        <w:rPr>
          <w:rFonts w:ascii="Times New Roman" w:eastAsia="Times New Roman" w:hAnsi="Times New Roman" w:cs="Times New Roman"/>
          <w:color w:val="000000" w:themeColor="text1"/>
          <w:kern w:val="36"/>
          <w:szCs w:val="22"/>
          <w:shd w:val="clear" w:color="auto" w:fill="FFFFFF"/>
        </w:rPr>
        <w:t>Science Worksheets for Kids.</w:t>
      </w:r>
    </w:p>
    <w:p w14:paraId="246387C1" w14:textId="77777777" w:rsidR="00F568A2" w:rsidRDefault="006A77E8" w:rsidP="00F568A2">
      <w:pPr>
        <w:spacing w:line="240" w:lineRule="auto"/>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shd w:val="clear" w:color="auto" w:fill="FFFFFF"/>
        </w:rPr>
        <w:tab/>
      </w:r>
      <w:r w:rsidRPr="00353697">
        <w:rPr>
          <w:rFonts w:ascii="Times New Roman" w:eastAsia="Times New Roman" w:hAnsi="Times New Roman" w:cs="Times New Roman"/>
          <w:b/>
          <w:bCs/>
          <w:color w:val="000000" w:themeColor="text1"/>
          <w:szCs w:val="22"/>
          <w:shd w:val="clear" w:color="auto" w:fill="FFFFFF"/>
        </w:rPr>
        <w:t>Pros:</w:t>
      </w:r>
    </w:p>
    <w:p w14:paraId="2619D00B" w14:textId="195BC604" w:rsidR="006A77E8" w:rsidRPr="00F568A2" w:rsidRDefault="006A77E8" w:rsidP="000A4AA8">
      <w:pPr>
        <w:pStyle w:val="ListParagraph"/>
        <w:numPr>
          <w:ilvl w:val="0"/>
          <w:numId w:val="31"/>
        </w:numPr>
        <w:spacing w:line="240" w:lineRule="auto"/>
        <w:jc w:val="both"/>
        <w:rPr>
          <w:rFonts w:ascii="Times New Roman" w:eastAsia="Times New Roman" w:hAnsi="Times New Roman" w:cs="Times New Roman"/>
          <w:color w:val="000000" w:themeColor="text1"/>
          <w:szCs w:val="22"/>
        </w:rPr>
      </w:pPr>
      <w:r w:rsidRPr="00F568A2">
        <w:rPr>
          <w:rFonts w:ascii="Times New Roman" w:eastAsia="Times New Roman" w:hAnsi="Times New Roman" w:cs="Times New Roman"/>
          <w:color w:val="000000" w:themeColor="text1"/>
          <w:szCs w:val="22"/>
          <w:shd w:val="clear" w:color="auto" w:fill="FFFFFF"/>
        </w:rPr>
        <w:t>Provides many tools and technologies to support schools and students such as Classroom Management Software, 3D Library, Computer, LED, Interactive Whiteboard, tablet, etc.</w:t>
      </w:r>
    </w:p>
    <w:p w14:paraId="474EEB1F" w14:textId="77777777" w:rsidR="006A77E8" w:rsidRPr="00F568A2" w:rsidRDefault="006A77E8" w:rsidP="000A4AA8">
      <w:pPr>
        <w:pStyle w:val="ListParagraph"/>
        <w:numPr>
          <w:ilvl w:val="0"/>
          <w:numId w:val="31"/>
        </w:numPr>
        <w:shd w:val="clear" w:color="auto" w:fill="FFFFFF"/>
        <w:spacing w:line="240" w:lineRule="auto"/>
        <w:jc w:val="both"/>
        <w:textAlignment w:val="baseline"/>
        <w:rPr>
          <w:rFonts w:ascii="Times New Roman" w:eastAsia="Times New Roman" w:hAnsi="Times New Roman" w:cs="Times New Roman"/>
          <w:color w:val="000000" w:themeColor="text1"/>
          <w:szCs w:val="22"/>
        </w:rPr>
      </w:pPr>
      <w:commentRangeStart w:id="7"/>
      <w:r w:rsidRPr="00F568A2">
        <w:rPr>
          <w:rFonts w:ascii="Times New Roman" w:eastAsia="Times New Roman" w:hAnsi="Times New Roman" w:cs="Times New Roman"/>
          <w:color w:val="000000" w:themeColor="text1"/>
          <w:szCs w:val="22"/>
          <w:shd w:val="clear" w:color="auto" w:fill="FFFFFF"/>
        </w:rPr>
        <w:t xml:space="preserve">There are always </w:t>
      </w:r>
      <w:r w:rsidRPr="00F568A2">
        <w:rPr>
          <w:rFonts w:ascii="Times New Roman" w:hAnsi="Times New Roman" w:cs="Times New Roman"/>
          <w:szCs w:val="22"/>
        </w:rPr>
        <w:t>provides frequent update</w:t>
      </w:r>
      <w:r w:rsidRPr="00F568A2">
        <w:rPr>
          <w:rFonts w:ascii="Times New Roman" w:eastAsia="Times New Roman" w:hAnsi="Times New Roman" w:cs="Times New Roman"/>
          <w:color w:val="000000" w:themeColor="text1"/>
          <w:szCs w:val="22"/>
          <w:shd w:val="clear" w:color="auto" w:fill="FFFFFF"/>
        </w:rPr>
        <w:t xml:space="preserve"> the application and resource to support teaching and learning because they have developer team specific for create, and update.</w:t>
      </w:r>
      <w:commentRangeEnd w:id="7"/>
      <w:r w:rsidRPr="00353697">
        <w:rPr>
          <w:rStyle w:val="CommentReference"/>
          <w:rFonts w:ascii="Times New Roman" w:hAnsi="Times New Roman" w:cs="Times New Roman"/>
          <w:szCs w:val="22"/>
        </w:rPr>
        <w:commentReference w:id="7"/>
      </w:r>
    </w:p>
    <w:p w14:paraId="378AF8D7" w14:textId="77777777" w:rsidR="00F568A2" w:rsidRDefault="006A77E8" w:rsidP="00F568A2">
      <w:pPr>
        <w:spacing w:line="240" w:lineRule="auto"/>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shd w:val="clear" w:color="auto" w:fill="FFFFFF"/>
        </w:rPr>
        <w:tab/>
      </w:r>
      <w:r w:rsidRPr="00353697">
        <w:rPr>
          <w:rFonts w:ascii="Times New Roman" w:eastAsia="Times New Roman" w:hAnsi="Times New Roman" w:cs="Times New Roman"/>
          <w:b/>
          <w:bCs/>
          <w:color w:val="000000" w:themeColor="text1"/>
          <w:szCs w:val="22"/>
          <w:shd w:val="clear" w:color="auto" w:fill="FFFFFF"/>
        </w:rPr>
        <w:t>Cons:</w:t>
      </w:r>
    </w:p>
    <w:p w14:paraId="1D7C4B7A" w14:textId="69792479" w:rsidR="006A77E8" w:rsidRPr="00F568A2" w:rsidRDefault="006A77E8" w:rsidP="000A4AA8">
      <w:pPr>
        <w:pStyle w:val="ListParagraph"/>
        <w:numPr>
          <w:ilvl w:val="0"/>
          <w:numId w:val="32"/>
        </w:numPr>
        <w:spacing w:line="240" w:lineRule="auto"/>
        <w:rPr>
          <w:rFonts w:ascii="Times New Roman" w:eastAsia="Times New Roman" w:hAnsi="Times New Roman" w:cs="Times New Roman"/>
          <w:color w:val="000000" w:themeColor="text1"/>
          <w:szCs w:val="22"/>
        </w:rPr>
      </w:pPr>
      <w:r w:rsidRPr="00F568A2">
        <w:rPr>
          <w:rFonts w:ascii="Times New Roman" w:eastAsia="Times New Roman" w:hAnsi="Times New Roman" w:cs="Times New Roman"/>
          <w:color w:val="000000" w:themeColor="text1"/>
          <w:szCs w:val="22"/>
          <w:shd w:val="clear" w:color="auto" w:fill="FFFFFF"/>
        </w:rPr>
        <w:t>Costs high for service, software, and tools.</w:t>
      </w:r>
    </w:p>
    <w:p w14:paraId="4468376D" w14:textId="77777777" w:rsidR="006A77E8" w:rsidRPr="00F568A2" w:rsidRDefault="006A77E8" w:rsidP="000A4AA8">
      <w:pPr>
        <w:pStyle w:val="ListParagraph"/>
        <w:numPr>
          <w:ilvl w:val="0"/>
          <w:numId w:val="32"/>
        </w:numPr>
        <w:shd w:val="clear" w:color="auto" w:fill="FFFFFF"/>
        <w:spacing w:line="240" w:lineRule="auto"/>
        <w:textAlignment w:val="baseline"/>
        <w:rPr>
          <w:rFonts w:ascii="Times New Roman" w:eastAsia="Times New Roman" w:hAnsi="Times New Roman" w:cs="Times New Roman"/>
          <w:color w:val="000000" w:themeColor="text1"/>
          <w:szCs w:val="22"/>
        </w:rPr>
      </w:pPr>
      <w:r w:rsidRPr="00F568A2">
        <w:rPr>
          <w:rFonts w:ascii="Times New Roman" w:eastAsia="Times New Roman" w:hAnsi="Times New Roman" w:cs="Times New Roman"/>
          <w:color w:val="000000" w:themeColor="text1"/>
          <w:szCs w:val="22"/>
          <w:shd w:val="clear" w:color="auto" w:fill="FFFFFF"/>
        </w:rPr>
        <w:t xml:space="preserve">Does not allow teachers to design and create their own class activities. </w:t>
      </w:r>
    </w:p>
    <w:p w14:paraId="6D231B99" w14:textId="77777777" w:rsidR="006A77E8" w:rsidRPr="00F568A2" w:rsidRDefault="006A77E8" w:rsidP="000A4AA8">
      <w:pPr>
        <w:pStyle w:val="ListParagraph"/>
        <w:numPr>
          <w:ilvl w:val="0"/>
          <w:numId w:val="32"/>
        </w:numPr>
        <w:shd w:val="clear" w:color="auto" w:fill="FFFFFF"/>
        <w:spacing w:line="240" w:lineRule="auto"/>
        <w:textAlignment w:val="baseline"/>
        <w:rPr>
          <w:rFonts w:ascii="Times New Roman" w:hAnsi="Times New Roman" w:cs="Times New Roman"/>
          <w:szCs w:val="22"/>
        </w:rPr>
      </w:pPr>
      <w:r w:rsidRPr="00F568A2">
        <w:rPr>
          <w:rFonts w:ascii="Times New Roman" w:eastAsia="Times New Roman" w:hAnsi="Times New Roman" w:cs="Times New Roman"/>
          <w:color w:val="000000" w:themeColor="text1"/>
          <w:szCs w:val="22"/>
          <w:shd w:val="clear" w:color="auto" w:fill="FFFFFF"/>
        </w:rPr>
        <w:t>Requires devices with high specification.</w:t>
      </w:r>
    </w:p>
    <w:p w14:paraId="7E737BCB" w14:textId="2EFE9BC3" w:rsidR="006A77E8" w:rsidRPr="00F568A2" w:rsidRDefault="00F568A2" w:rsidP="00F568A2">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14:paraId="2F612763" w14:textId="77777777" w:rsidR="006A77E8" w:rsidRPr="00353697" w:rsidRDefault="006A77E8" w:rsidP="006A77E8">
      <w:pPr>
        <w:pStyle w:val="Heading1"/>
        <w:shd w:val="clear" w:color="auto" w:fill="FFFFFF"/>
        <w:wordWrap w:val="0"/>
        <w:spacing w:before="0" w:beforeAutospacing="0" w:after="30" w:afterAutospacing="0" w:line="360" w:lineRule="atLeast"/>
        <w:ind w:firstLine="720"/>
        <w:rPr>
          <w:color w:val="010101"/>
          <w:sz w:val="28"/>
          <w:szCs w:val="28"/>
        </w:rPr>
      </w:pPr>
      <w:r w:rsidRPr="00353697">
        <w:rPr>
          <w:color w:val="000000" w:themeColor="text1"/>
          <w:sz w:val="28"/>
          <w:szCs w:val="28"/>
        </w:rPr>
        <w:t>2.2.3 Samsung Smart School [3]</w:t>
      </w:r>
    </w:p>
    <w:p w14:paraId="3D30D88E" w14:textId="4A613933" w:rsidR="006A77E8" w:rsidRPr="00353697" w:rsidRDefault="006A77E8" w:rsidP="00061986">
      <w:pPr>
        <w:spacing w:line="240" w:lineRule="auto"/>
        <w:ind w:left="720" w:firstLine="720"/>
        <w:jc w:val="both"/>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The Samsung Smart Classroom is the software that incorporates the Samsung GALAXY Note 10.1 tablet, e-board, Personal Computer, and a network environment in each classroom. The schools will have their own central server in school to store course contents and user information. They can use these devices to make the Interactive Teaching and Learning Management, which allows b teachers to use a tablet or PC to share their screen with students as well as the e-board. Students can participate in the class using their tablets.</w:t>
      </w:r>
    </w:p>
    <w:p w14:paraId="15F0A664" w14:textId="77777777" w:rsidR="006A77E8" w:rsidRPr="00353697" w:rsidRDefault="006A77E8" w:rsidP="006A77E8">
      <w:pPr>
        <w:spacing w:line="240" w:lineRule="auto"/>
        <w:jc w:val="center"/>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noProof/>
          <w:color w:val="000000" w:themeColor="text1"/>
          <w:szCs w:val="22"/>
        </w:rPr>
        <w:lastRenderedPageBreak/>
        <w:drawing>
          <wp:inline distT="0" distB="0" distL="0" distR="0" wp14:anchorId="63B3366E" wp14:editId="6D3BFED0">
            <wp:extent cx="5943600" cy="2464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msung SC structur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64435"/>
                    </a:xfrm>
                    <a:prstGeom prst="rect">
                      <a:avLst/>
                    </a:prstGeom>
                  </pic:spPr>
                </pic:pic>
              </a:graphicData>
            </a:graphic>
          </wp:inline>
        </w:drawing>
      </w:r>
    </w:p>
    <w:p w14:paraId="4FEB0B8A" w14:textId="1ADEDAEF" w:rsidR="006A77E8" w:rsidRPr="00061986" w:rsidRDefault="006A77E8" w:rsidP="00F568A2">
      <w:pPr>
        <w:spacing w:line="240" w:lineRule="auto"/>
        <w:jc w:val="center"/>
        <w:rPr>
          <w:rFonts w:ascii="Times New Roman" w:eastAsia="Times New Roman" w:hAnsi="Times New Roman" w:cs="Times New Roman"/>
          <w:b/>
          <w:bCs/>
          <w:color w:val="000000" w:themeColor="text1"/>
          <w:szCs w:val="22"/>
        </w:rPr>
      </w:pPr>
      <w:r w:rsidRPr="00061986">
        <w:rPr>
          <w:rFonts w:ascii="Times New Roman" w:eastAsia="Times New Roman" w:hAnsi="Times New Roman" w:cs="Times New Roman"/>
          <w:b/>
          <w:bCs/>
          <w:color w:val="000000" w:themeColor="text1"/>
          <w:szCs w:val="22"/>
        </w:rPr>
        <w:t>Figure 2: Samsung Smart School solution structure</w:t>
      </w:r>
    </w:p>
    <w:p w14:paraId="6A9CD124" w14:textId="77777777" w:rsidR="00F568A2" w:rsidRDefault="006A77E8" w:rsidP="00F568A2">
      <w:pPr>
        <w:spacing w:line="240" w:lineRule="auto"/>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color w:val="000000" w:themeColor="text1"/>
          <w:szCs w:val="22"/>
        </w:rPr>
        <w:tab/>
      </w:r>
      <w:r w:rsidRPr="00353697">
        <w:rPr>
          <w:rFonts w:ascii="Times New Roman" w:eastAsia="Times New Roman" w:hAnsi="Times New Roman" w:cs="Times New Roman"/>
          <w:b/>
          <w:bCs/>
          <w:color w:val="000000" w:themeColor="text1"/>
          <w:szCs w:val="22"/>
        </w:rPr>
        <w:t>Feature:</w:t>
      </w:r>
    </w:p>
    <w:p w14:paraId="3FF741BB" w14:textId="0CB43730" w:rsidR="006A77E8" w:rsidRPr="001F2D0A" w:rsidRDefault="006A77E8" w:rsidP="000A4AA8">
      <w:pPr>
        <w:pStyle w:val="ListParagraph"/>
        <w:numPr>
          <w:ilvl w:val="0"/>
          <w:numId w:val="33"/>
        </w:numPr>
        <w:spacing w:line="240" w:lineRule="auto"/>
        <w:jc w:val="both"/>
        <w:rPr>
          <w:rFonts w:ascii="Times New Roman" w:eastAsia="Times New Roman" w:hAnsi="Times New Roman" w:cs="Times New Roman"/>
          <w:b/>
          <w:bCs/>
          <w:color w:val="000000" w:themeColor="text1"/>
          <w:szCs w:val="22"/>
        </w:rPr>
      </w:pPr>
      <w:r w:rsidRPr="00F568A2">
        <w:rPr>
          <w:rFonts w:ascii="Times New Roman" w:eastAsia="Times New Roman" w:hAnsi="Times New Roman" w:cs="Times New Roman"/>
          <w:color w:val="000000" w:themeColor="text1"/>
          <w:szCs w:val="22"/>
        </w:rPr>
        <w:t>Screen Sharing</w:t>
      </w:r>
    </w:p>
    <w:p w14:paraId="4B2021EA" w14:textId="77777777" w:rsidR="006A77E8" w:rsidRPr="00353697" w:rsidRDefault="006A77E8" w:rsidP="000A4AA8">
      <w:pPr>
        <w:pStyle w:val="ListParagraph"/>
        <w:numPr>
          <w:ilvl w:val="0"/>
          <w:numId w:val="33"/>
        </w:numPr>
        <w:spacing w:line="240" w:lineRule="auto"/>
        <w:jc w:val="both"/>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Group Activity</w:t>
      </w:r>
    </w:p>
    <w:p w14:paraId="2AC1EEE4" w14:textId="77777777" w:rsidR="006A77E8" w:rsidRPr="00353697" w:rsidRDefault="006A77E8" w:rsidP="000A4AA8">
      <w:pPr>
        <w:pStyle w:val="ListParagraph"/>
        <w:numPr>
          <w:ilvl w:val="0"/>
          <w:numId w:val="33"/>
        </w:numPr>
        <w:spacing w:line="240" w:lineRule="auto"/>
        <w:jc w:val="both"/>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Quiz and Poll</w:t>
      </w:r>
    </w:p>
    <w:p w14:paraId="4600ACFA" w14:textId="77777777" w:rsidR="006A77E8" w:rsidRPr="00353697" w:rsidRDefault="006A77E8" w:rsidP="000A4AA8">
      <w:pPr>
        <w:pStyle w:val="ListParagraph"/>
        <w:numPr>
          <w:ilvl w:val="0"/>
          <w:numId w:val="33"/>
        </w:numPr>
        <w:spacing w:line="240" w:lineRule="auto"/>
        <w:jc w:val="both"/>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Whiteboard and S Note</w:t>
      </w:r>
    </w:p>
    <w:p w14:paraId="3B9CDA6A" w14:textId="77777777" w:rsidR="006A77E8" w:rsidRPr="00353697" w:rsidRDefault="006A77E8" w:rsidP="000A4AA8">
      <w:pPr>
        <w:pStyle w:val="ListParagraph"/>
        <w:numPr>
          <w:ilvl w:val="0"/>
          <w:numId w:val="33"/>
        </w:numPr>
        <w:spacing w:line="240" w:lineRule="auto"/>
        <w:jc w:val="both"/>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Learning Management (Course Management, User Management, Content Management, Communication, Notice Board)</w:t>
      </w:r>
    </w:p>
    <w:p w14:paraId="39744470" w14:textId="77777777" w:rsidR="00247EA0" w:rsidRDefault="006A77E8" w:rsidP="00247EA0">
      <w:pPr>
        <w:spacing w:line="240" w:lineRule="auto"/>
        <w:ind w:left="360" w:firstLine="360"/>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b/>
          <w:bCs/>
          <w:color w:val="000000" w:themeColor="text1"/>
          <w:szCs w:val="22"/>
        </w:rPr>
        <w:t>Pros:</w:t>
      </w:r>
    </w:p>
    <w:p w14:paraId="79CADB28" w14:textId="3C725A59" w:rsidR="006A77E8" w:rsidRPr="00247EA0" w:rsidRDefault="006A77E8" w:rsidP="000A4AA8">
      <w:pPr>
        <w:pStyle w:val="ListParagraph"/>
        <w:numPr>
          <w:ilvl w:val="0"/>
          <w:numId w:val="34"/>
        </w:numPr>
        <w:spacing w:line="240" w:lineRule="auto"/>
        <w:rPr>
          <w:rFonts w:ascii="Times New Roman" w:eastAsia="Times New Roman" w:hAnsi="Times New Roman" w:cs="Times New Roman"/>
          <w:b/>
          <w:bCs/>
          <w:color w:val="000000" w:themeColor="text1"/>
          <w:szCs w:val="22"/>
        </w:rPr>
      </w:pPr>
      <w:r w:rsidRPr="00247EA0">
        <w:rPr>
          <w:rFonts w:ascii="Times New Roman" w:eastAsia="Times New Roman" w:hAnsi="Times New Roman" w:cs="Times New Roman"/>
          <w:color w:val="000000" w:themeColor="text1"/>
          <w:szCs w:val="22"/>
        </w:rPr>
        <w:t>Software features and device features support each other to make users use them with full efficiency.</w:t>
      </w:r>
    </w:p>
    <w:p w14:paraId="3D8C57CA" w14:textId="77777777" w:rsidR="00247EA0" w:rsidRDefault="006A77E8" w:rsidP="00247EA0">
      <w:pPr>
        <w:spacing w:line="240" w:lineRule="auto"/>
        <w:ind w:left="720"/>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b/>
          <w:bCs/>
          <w:color w:val="000000" w:themeColor="text1"/>
          <w:szCs w:val="22"/>
        </w:rPr>
        <w:t>Cons:</w:t>
      </w:r>
    </w:p>
    <w:p w14:paraId="09904FE1" w14:textId="19CC6E28" w:rsidR="006A77E8" w:rsidRPr="00247EA0" w:rsidRDefault="006A77E8" w:rsidP="000A4AA8">
      <w:pPr>
        <w:pStyle w:val="ListParagraph"/>
        <w:numPr>
          <w:ilvl w:val="0"/>
          <w:numId w:val="34"/>
        </w:numPr>
        <w:spacing w:line="240" w:lineRule="auto"/>
        <w:rPr>
          <w:rFonts w:ascii="Times New Roman" w:eastAsia="Times New Roman" w:hAnsi="Times New Roman" w:cs="Times New Roman"/>
          <w:b/>
          <w:bCs/>
          <w:color w:val="000000" w:themeColor="text1"/>
          <w:szCs w:val="22"/>
        </w:rPr>
      </w:pPr>
      <w:r w:rsidRPr="00247EA0">
        <w:rPr>
          <w:rFonts w:ascii="Times New Roman" w:eastAsia="Times New Roman" w:hAnsi="Times New Roman" w:cs="Times New Roman"/>
          <w:color w:val="000000" w:themeColor="text1"/>
          <w:szCs w:val="22"/>
        </w:rPr>
        <w:t>Supports specific devices only (Samsung GALAXY Note 10.1)</w:t>
      </w:r>
      <w:r w:rsidR="00247EA0">
        <w:rPr>
          <w:rFonts w:ascii="Times New Roman" w:eastAsia="Times New Roman" w:hAnsi="Times New Roman" w:cs="Times New Roman"/>
          <w:color w:val="000000" w:themeColor="text1"/>
          <w:szCs w:val="22"/>
        </w:rPr>
        <w:t>.</w:t>
      </w:r>
    </w:p>
    <w:p w14:paraId="0055166D" w14:textId="77777777" w:rsidR="006A77E8" w:rsidRDefault="006A77E8" w:rsidP="000A4AA8">
      <w:pPr>
        <w:pStyle w:val="ListParagraph"/>
        <w:numPr>
          <w:ilvl w:val="0"/>
          <w:numId w:val="34"/>
        </w:numPr>
        <w:spacing w:line="240" w:lineRule="auto"/>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The other devices should be compatible with the Samsung GALAXY Note 10.1 for connection.</w:t>
      </w:r>
    </w:p>
    <w:p w14:paraId="52AAB9EA" w14:textId="77777777" w:rsidR="00247EA0" w:rsidRDefault="00247EA0" w:rsidP="00247EA0">
      <w:pPr>
        <w:spacing w:line="240" w:lineRule="auto"/>
        <w:rPr>
          <w:rFonts w:ascii="Times New Roman" w:eastAsia="Times New Roman" w:hAnsi="Times New Roman" w:cs="Times New Roman"/>
          <w:color w:val="000000" w:themeColor="text1"/>
          <w:szCs w:val="22"/>
        </w:rPr>
      </w:pPr>
    </w:p>
    <w:p w14:paraId="306E3519" w14:textId="77777777" w:rsidR="00247EA0" w:rsidRDefault="00247EA0" w:rsidP="00247EA0">
      <w:pPr>
        <w:spacing w:line="240" w:lineRule="auto"/>
        <w:rPr>
          <w:rFonts w:ascii="Times New Roman" w:eastAsia="Times New Roman" w:hAnsi="Times New Roman" w:cs="Times New Roman"/>
          <w:color w:val="000000" w:themeColor="text1"/>
          <w:szCs w:val="22"/>
        </w:rPr>
      </w:pPr>
    </w:p>
    <w:p w14:paraId="0EF7D7FA" w14:textId="77777777" w:rsidR="00247EA0" w:rsidRDefault="00247EA0" w:rsidP="00247EA0">
      <w:pPr>
        <w:spacing w:line="240" w:lineRule="auto"/>
        <w:rPr>
          <w:rFonts w:ascii="Times New Roman" w:eastAsia="Times New Roman" w:hAnsi="Times New Roman" w:cs="Times New Roman"/>
          <w:color w:val="000000" w:themeColor="text1"/>
          <w:szCs w:val="22"/>
        </w:rPr>
      </w:pPr>
    </w:p>
    <w:p w14:paraId="552547C5" w14:textId="77777777" w:rsidR="00247EA0" w:rsidRDefault="00247EA0" w:rsidP="00247EA0">
      <w:pPr>
        <w:spacing w:line="240" w:lineRule="auto"/>
        <w:rPr>
          <w:rFonts w:ascii="Times New Roman" w:eastAsia="Times New Roman" w:hAnsi="Times New Roman" w:cs="Times New Roman"/>
          <w:color w:val="000000" w:themeColor="text1"/>
          <w:szCs w:val="22"/>
        </w:rPr>
      </w:pPr>
    </w:p>
    <w:p w14:paraId="123F2204" w14:textId="77777777" w:rsidR="00247EA0" w:rsidRDefault="00247EA0" w:rsidP="00247EA0">
      <w:pPr>
        <w:spacing w:line="240" w:lineRule="auto"/>
        <w:rPr>
          <w:rFonts w:ascii="Times New Roman" w:eastAsia="Times New Roman" w:hAnsi="Times New Roman" w:cs="Times New Roman"/>
          <w:color w:val="000000" w:themeColor="text1"/>
          <w:szCs w:val="22"/>
        </w:rPr>
      </w:pPr>
    </w:p>
    <w:p w14:paraId="15E3BC5A" w14:textId="77777777" w:rsidR="0034473C" w:rsidRDefault="0034473C" w:rsidP="00247EA0">
      <w:pPr>
        <w:spacing w:line="240" w:lineRule="auto"/>
        <w:rPr>
          <w:rFonts w:ascii="Times New Roman" w:eastAsia="Times New Roman" w:hAnsi="Times New Roman" w:cs="Times New Roman"/>
          <w:color w:val="000000" w:themeColor="text1"/>
          <w:szCs w:val="22"/>
        </w:rPr>
      </w:pPr>
    </w:p>
    <w:p w14:paraId="5CBD7ABF" w14:textId="77777777" w:rsidR="0034473C" w:rsidRDefault="0034473C" w:rsidP="00247EA0">
      <w:pPr>
        <w:spacing w:line="240" w:lineRule="auto"/>
        <w:rPr>
          <w:rFonts w:ascii="Times New Roman" w:eastAsia="Times New Roman" w:hAnsi="Times New Roman" w:cs="Times New Roman"/>
          <w:color w:val="000000" w:themeColor="text1"/>
          <w:szCs w:val="22"/>
        </w:rPr>
      </w:pPr>
    </w:p>
    <w:p w14:paraId="6C1AD81C" w14:textId="77777777" w:rsidR="0034473C" w:rsidRPr="00247EA0" w:rsidRDefault="0034473C" w:rsidP="00247EA0">
      <w:pPr>
        <w:spacing w:line="240" w:lineRule="auto"/>
        <w:rPr>
          <w:rFonts w:ascii="Times New Roman" w:eastAsia="Times New Roman" w:hAnsi="Times New Roman" w:cs="Times New Roman"/>
          <w:color w:val="000000" w:themeColor="text1"/>
          <w:szCs w:val="22"/>
        </w:rPr>
      </w:pPr>
    </w:p>
    <w:p w14:paraId="5B4A031A" w14:textId="77777777" w:rsidR="006A77E8" w:rsidRPr="00353697" w:rsidRDefault="006A77E8" w:rsidP="006A77E8">
      <w:pPr>
        <w:spacing w:line="240" w:lineRule="auto"/>
        <w:rPr>
          <w:rFonts w:ascii="Times New Roman" w:eastAsia="Times New Roman" w:hAnsi="Times New Roman" w:cs="Times New Roman"/>
          <w:b/>
          <w:bCs/>
          <w:color w:val="000000" w:themeColor="text1"/>
          <w:sz w:val="32"/>
          <w:szCs w:val="32"/>
        </w:rPr>
      </w:pPr>
      <w:commentRangeStart w:id="8"/>
      <w:r w:rsidRPr="00353697">
        <w:rPr>
          <w:rFonts w:ascii="Times New Roman" w:eastAsia="Times New Roman" w:hAnsi="Times New Roman" w:cs="Times New Roman"/>
          <w:b/>
          <w:bCs/>
          <w:color w:val="000000" w:themeColor="text1"/>
          <w:sz w:val="32"/>
          <w:szCs w:val="32"/>
        </w:rPr>
        <w:lastRenderedPageBreak/>
        <w:t>2.3 Technology Review</w:t>
      </w:r>
      <w:commentRangeEnd w:id="8"/>
      <w:r w:rsidRPr="00353697">
        <w:rPr>
          <w:rStyle w:val="CommentReference"/>
          <w:rFonts w:ascii="Times New Roman" w:eastAsiaTheme="minorHAnsi" w:hAnsi="Times New Roman" w:cs="Times New Roman"/>
          <w:lang w:eastAsia="en-US"/>
        </w:rPr>
        <w:commentReference w:id="8"/>
      </w:r>
    </w:p>
    <w:p w14:paraId="4165DC6E" w14:textId="77777777" w:rsidR="006A77E8" w:rsidRPr="00353697" w:rsidRDefault="006A77E8" w:rsidP="006A77E8">
      <w:pPr>
        <w:spacing w:line="240" w:lineRule="auto"/>
        <w:ind w:firstLine="720"/>
        <w:rPr>
          <w:rFonts w:ascii="Times New Roman" w:eastAsia="Times New Roman" w:hAnsi="Times New Roman" w:cs="Times New Roman"/>
          <w:b/>
          <w:bCs/>
          <w:color w:val="000000" w:themeColor="text1"/>
          <w:sz w:val="28"/>
        </w:rPr>
      </w:pPr>
      <w:r w:rsidRPr="00353697">
        <w:rPr>
          <w:rFonts w:ascii="Times New Roman" w:eastAsia="Times New Roman" w:hAnsi="Times New Roman" w:cs="Times New Roman"/>
          <w:b/>
          <w:bCs/>
          <w:color w:val="000000" w:themeColor="text1"/>
          <w:sz w:val="28"/>
        </w:rPr>
        <w:t>2.3.1 HTML5 [4]</w:t>
      </w:r>
    </w:p>
    <w:p w14:paraId="7BC643F8" w14:textId="77777777" w:rsidR="006A77E8" w:rsidRPr="00353697" w:rsidRDefault="006A77E8" w:rsidP="00247EA0">
      <w:pPr>
        <w:spacing w:line="240" w:lineRule="auto"/>
        <w:ind w:firstLine="720"/>
        <w:jc w:val="both"/>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b/>
          <w:bCs/>
          <w:color w:val="000000" w:themeColor="text1"/>
          <w:szCs w:val="22"/>
        </w:rPr>
        <w:t>Overview</w:t>
      </w:r>
    </w:p>
    <w:p w14:paraId="002A8366" w14:textId="77777777" w:rsidR="006A77E8" w:rsidRPr="00353697" w:rsidRDefault="006A77E8" w:rsidP="00247EA0">
      <w:pPr>
        <w:spacing w:line="240" w:lineRule="auto"/>
        <w:ind w:left="720" w:firstLine="720"/>
        <w:jc w:val="both"/>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HTML is the main markup language for creating webpages and other information that can be displayed in a web browser.</w:t>
      </w:r>
      <w:r w:rsidRPr="00353697">
        <w:rPr>
          <w:rFonts w:ascii="Times New Roman" w:eastAsia="Times New Roman" w:hAnsi="Times New Roman" w:cs="Times New Roman"/>
          <w:b/>
          <w:bCs/>
          <w:color w:val="000000" w:themeColor="text1"/>
          <w:sz w:val="28"/>
        </w:rPr>
        <w:t xml:space="preserve"> </w:t>
      </w:r>
      <w:r w:rsidRPr="00353697">
        <w:rPr>
          <w:rFonts w:ascii="Times New Roman" w:eastAsia="Times New Roman" w:hAnsi="Times New Roman" w:cs="Times New Roman"/>
          <w:color w:val="000000" w:themeColor="text1"/>
          <w:szCs w:val="22"/>
        </w:rPr>
        <w:t>So HTML5 is the latest standard of HTML. It was specially designed to deliver rich content without the need for additional plugins. HTML5 is also cross-platform. It is designed to work whether you are using a PC, or a Tablet, a Smartphone, or a Smart TV.</w:t>
      </w:r>
    </w:p>
    <w:p w14:paraId="4A9F8271" w14:textId="77777777" w:rsidR="00247EA0" w:rsidRDefault="006A77E8" w:rsidP="00247EA0">
      <w:pPr>
        <w:spacing w:line="240" w:lineRule="auto"/>
        <w:ind w:firstLine="720"/>
        <w:rPr>
          <w:rFonts w:ascii="Times New Roman" w:eastAsia="Times New Roman" w:hAnsi="Times New Roman" w:cs="Times New Roman"/>
          <w:b/>
          <w:bCs/>
          <w:color w:val="000000" w:themeColor="text1"/>
        </w:rPr>
      </w:pPr>
      <w:r w:rsidRPr="00247EA0">
        <w:rPr>
          <w:rFonts w:ascii="Times New Roman" w:eastAsia="Times New Roman" w:hAnsi="Times New Roman" w:cs="Times New Roman"/>
          <w:b/>
          <w:bCs/>
          <w:color w:val="000000" w:themeColor="text1"/>
        </w:rPr>
        <w:t>The interesting features in HTML5 are following list</w:t>
      </w:r>
    </w:p>
    <w:p w14:paraId="5C13A25B" w14:textId="645BF6AD" w:rsidR="006A77E8" w:rsidRPr="00247EA0" w:rsidRDefault="006A77E8" w:rsidP="000A4AA8">
      <w:pPr>
        <w:pStyle w:val="ListParagraph"/>
        <w:numPr>
          <w:ilvl w:val="0"/>
          <w:numId w:val="35"/>
        </w:numPr>
        <w:spacing w:line="240" w:lineRule="auto"/>
        <w:rPr>
          <w:rFonts w:ascii="Times New Roman" w:eastAsia="Times New Roman" w:hAnsi="Times New Roman" w:cs="Times New Roman"/>
          <w:b/>
          <w:bCs/>
          <w:color w:val="000000" w:themeColor="text1"/>
        </w:rPr>
      </w:pPr>
      <w:r w:rsidRPr="00247EA0">
        <w:rPr>
          <w:rFonts w:ascii="Times New Roman" w:eastAsia="Times New Roman" w:hAnsi="Times New Roman" w:cs="Times New Roman"/>
          <w:color w:val="000000" w:themeColor="text1"/>
        </w:rPr>
        <w:t>The &lt;canvas&gt; element for 2D drawing</w:t>
      </w:r>
    </w:p>
    <w:p w14:paraId="115354E6" w14:textId="7A7801C4" w:rsidR="00772DC4" w:rsidRPr="00772DC4" w:rsidRDefault="006A77E8" w:rsidP="000A4AA8">
      <w:pPr>
        <w:pStyle w:val="ListParagraph"/>
        <w:numPr>
          <w:ilvl w:val="0"/>
          <w:numId w:val="20"/>
        </w:numPr>
        <w:spacing w:line="240" w:lineRule="auto"/>
        <w:rPr>
          <w:rFonts w:ascii="Times New Roman" w:eastAsia="Times New Roman" w:hAnsi="Times New Roman" w:cs="Times New Roman"/>
          <w:color w:val="000000" w:themeColor="text1"/>
        </w:rPr>
      </w:pPr>
      <w:r w:rsidRPr="00353697">
        <w:rPr>
          <w:rFonts w:ascii="Times New Roman" w:eastAsia="Times New Roman" w:hAnsi="Times New Roman" w:cs="Times New Roman"/>
          <w:color w:val="000000" w:themeColor="text1"/>
        </w:rPr>
        <w:t>The &lt;video&gt; and &lt;audio&gt; elements for media playback</w:t>
      </w:r>
    </w:p>
    <w:p w14:paraId="42E02112" w14:textId="77777777" w:rsidR="00247EA0" w:rsidRDefault="006A77E8" w:rsidP="00247EA0">
      <w:pPr>
        <w:spacing w:line="240" w:lineRule="auto"/>
        <w:ind w:firstLine="720"/>
        <w:rPr>
          <w:rFonts w:ascii="Times New Roman" w:eastAsia="Times New Roman" w:hAnsi="Times New Roman" w:cs="Times New Roman"/>
          <w:b/>
          <w:bCs/>
          <w:color w:val="000000" w:themeColor="text1"/>
        </w:rPr>
      </w:pPr>
      <w:r w:rsidRPr="00353697">
        <w:rPr>
          <w:rFonts w:ascii="Times New Roman" w:eastAsia="Times New Roman" w:hAnsi="Times New Roman" w:cs="Times New Roman"/>
          <w:b/>
          <w:bCs/>
          <w:color w:val="000000" w:themeColor="text1"/>
        </w:rPr>
        <w:t>The selection of this technology</w:t>
      </w:r>
    </w:p>
    <w:p w14:paraId="0FF10C20" w14:textId="2B617526" w:rsidR="006A77E8" w:rsidRPr="00247EA0" w:rsidRDefault="006A77E8" w:rsidP="000A4AA8">
      <w:pPr>
        <w:pStyle w:val="ListParagraph"/>
        <w:numPr>
          <w:ilvl w:val="0"/>
          <w:numId w:val="35"/>
        </w:numPr>
        <w:spacing w:line="240" w:lineRule="auto"/>
        <w:rPr>
          <w:rFonts w:ascii="Times New Roman" w:eastAsia="Times New Roman" w:hAnsi="Times New Roman" w:cs="Times New Roman"/>
          <w:b/>
          <w:bCs/>
          <w:color w:val="000000" w:themeColor="text1"/>
        </w:rPr>
      </w:pPr>
      <w:r w:rsidRPr="00247EA0">
        <w:rPr>
          <w:rFonts w:ascii="Times New Roman" w:eastAsia="Times New Roman" w:hAnsi="Times New Roman" w:cs="Times New Roman"/>
          <w:color w:val="000000" w:themeColor="text1"/>
        </w:rPr>
        <w:t>Supports a system</w:t>
      </w:r>
      <w:r w:rsidRPr="00247EA0">
        <w:rPr>
          <w:rFonts w:ascii="Times New Roman" w:eastAsia="Times New Roman" w:hAnsi="Times New Roman" w:cs="Times New Roman"/>
          <w:b/>
          <w:bCs/>
          <w:color w:val="000000" w:themeColor="text1"/>
        </w:rPr>
        <w:t xml:space="preserve"> </w:t>
      </w:r>
      <w:r w:rsidRPr="00247EA0">
        <w:rPr>
          <w:rFonts w:ascii="Times New Roman" w:eastAsia="Times New Roman" w:hAnsi="Times New Roman" w:cs="Times New Roman"/>
          <w:color w:val="000000" w:themeColor="text1"/>
        </w:rPr>
        <w:t>across platforms and across browsers</w:t>
      </w:r>
    </w:p>
    <w:p w14:paraId="59103946" w14:textId="65EE8FAF" w:rsidR="006A77E8" w:rsidRPr="00247EA0" w:rsidRDefault="006A77E8" w:rsidP="000A4AA8">
      <w:pPr>
        <w:pStyle w:val="ListParagraph"/>
        <w:numPr>
          <w:ilvl w:val="0"/>
          <w:numId w:val="21"/>
        </w:numPr>
        <w:spacing w:line="240" w:lineRule="auto"/>
        <w:rPr>
          <w:rFonts w:ascii="Times New Roman" w:eastAsia="Times New Roman" w:hAnsi="Times New Roman" w:cs="Times New Roman"/>
          <w:b/>
          <w:bCs/>
          <w:color w:val="000000" w:themeColor="text1"/>
        </w:rPr>
      </w:pPr>
      <w:r w:rsidRPr="00353697">
        <w:rPr>
          <w:rFonts w:ascii="Times New Roman" w:eastAsia="Times New Roman" w:hAnsi="Times New Roman" w:cs="Times New Roman"/>
          <w:color w:val="000000" w:themeColor="text1"/>
        </w:rPr>
        <w:t>Can use JavaScript to increase performance</w:t>
      </w:r>
    </w:p>
    <w:p w14:paraId="0C0B121B" w14:textId="77777777" w:rsidR="00247EA0" w:rsidRPr="00247EA0" w:rsidRDefault="00247EA0" w:rsidP="00247EA0">
      <w:pPr>
        <w:spacing w:line="240" w:lineRule="auto"/>
        <w:ind w:left="1080"/>
        <w:rPr>
          <w:rFonts w:ascii="Times New Roman" w:eastAsia="Times New Roman" w:hAnsi="Times New Roman" w:cs="Times New Roman"/>
          <w:b/>
          <w:bCs/>
          <w:color w:val="000000" w:themeColor="text1"/>
        </w:rPr>
      </w:pPr>
    </w:p>
    <w:p w14:paraId="5E720526" w14:textId="77777777" w:rsidR="006A77E8" w:rsidRPr="00353697" w:rsidRDefault="006A77E8" w:rsidP="006A77E8">
      <w:pPr>
        <w:spacing w:line="240" w:lineRule="auto"/>
        <w:ind w:firstLine="720"/>
        <w:rPr>
          <w:rFonts w:ascii="Times New Roman" w:eastAsia="Times New Roman" w:hAnsi="Times New Roman" w:cs="Times New Roman"/>
          <w:b/>
          <w:bCs/>
          <w:color w:val="000000" w:themeColor="text1"/>
          <w:sz w:val="28"/>
        </w:rPr>
      </w:pPr>
      <w:r w:rsidRPr="00353697">
        <w:rPr>
          <w:rFonts w:ascii="Times New Roman" w:eastAsia="Times New Roman" w:hAnsi="Times New Roman" w:cs="Times New Roman"/>
          <w:b/>
          <w:bCs/>
          <w:color w:val="000000" w:themeColor="text1"/>
          <w:sz w:val="28"/>
        </w:rPr>
        <w:t>2.3.2 JavaScript [5]</w:t>
      </w:r>
    </w:p>
    <w:p w14:paraId="573C7106" w14:textId="77777777" w:rsidR="006A77E8" w:rsidRPr="00353697" w:rsidRDefault="006A77E8" w:rsidP="006A77E8">
      <w:pPr>
        <w:spacing w:line="240" w:lineRule="auto"/>
        <w:ind w:firstLine="720"/>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b/>
          <w:bCs/>
          <w:color w:val="000000" w:themeColor="text1"/>
          <w:szCs w:val="22"/>
        </w:rPr>
        <w:t>Overview</w:t>
      </w:r>
    </w:p>
    <w:p w14:paraId="678A9DAF" w14:textId="408B7664" w:rsidR="006A77E8" w:rsidRPr="00353697" w:rsidRDefault="006A77E8" w:rsidP="00247EA0">
      <w:pPr>
        <w:spacing w:line="240" w:lineRule="auto"/>
        <w:ind w:left="720" w:firstLine="720"/>
        <w:jc w:val="both"/>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 xml:space="preserve">JavaScript (JS) is a dynamic computer programming language. It is most commonly used as part of web browsers, whose implementations allow client-side scripts to interact with the user, control the browser, communicate asynchronously, and alter the document content that is displayed Now JS have the ability about real time communication (WebRTC) supporting on latest browser. </w:t>
      </w:r>
    </w:p>
    <w:p w14:paraId="4BD029FA" w14:textId="77777777" w:rsidR="006A77E8" w:rsidRPr="00353697" w:rsidRDefault="006A77E8" w:rsidP="006A77E8">
      <w:pPr>
        <w:spacing w:line="240" w:lineRule="auto"/>
        <w:ind w:firstLine="720"/>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b/>
          <w:bCs/>
          <w:color w:val="000000" w:themeColor="text1"/>
          <w:szCs w:val="22"/>
        </w:rPr>
        <w:t>The selection of this technology</w:t>
      </w:r>
    </w:p>
    <w:p w14:paraId="0BE728C6" w14:textId="704037BA" w:rsidR="006A77E8" w:rsidRPr="00353697" w:rsidRDefault="00287F07" w:rsidP="000A4AA8">
      <w:pPr>
        <w:pStyle w:val="ListParagraph"/>
        <w:numPr>
          <w:ilvl w:val="0"/>
          <w:numId w:val="19"/>
        </w:numPr>
        <w:spacing w:line="240" w:lineRule="auto"/>
        <w:rPr>
          <w:rFonts w:ascii="Times New Roman" w:eastAsia="Times New Roman" w:hAnsi="Times New Roman" w:cs="Times New Roman"/>
          <w:b/>
          <w:bCs/>
          <w:color w:val="000000" w:themeColor="text1"/>
          <w:szCs w:val="22"/>
        </w:rPr>
      </w:pPr>
      <w:r>
        <w:rPr>
          <w:rFonts w:ascii="Times New Roman" w:eastAsia="Times New Roman" w:hAnsi="Times New Roman" w:cs="Times New Roman"/>
          <w:color w:val="000000" w:themeColor="text1"/>
          <w:szCs w:val="22"/>
        </w:rPr>
        <w:t>Supports</w:t>
      </w:r>
      <w:r w:rsidR="006A77E8" w:rsidRPr="00353697">
        <w:rPr>
          <w:rFonts w:ascii="Times New Roman" w:eastAsia="Times New Roman" w:hAnsi="Times New Roman" w:cs="Times New Roman"/>
          <w:color w:val="000000" w:themeColor="text1"/>
          <w:szCs w:val="22"/>
        </w:rPr>
        <w:t xml:space="preserve"> validating input forms.</w:t>
      </w:r>
    </w:p>
    <w:p w14:paraId="3E13FC50" w14:textId="3B856CD5" w:rsidR="006A77E8" w:rsidRPr="00353697" w:rsidRDefault="001F2D0A" w:rsidP="000A4AA8">
      <w:pPr>
        <w:pStyle w:val="ListParagraph"/>
        <w:numPr>
          <w:ilvl w:val="0"/>
          <w:numId w:val="19"/>
        </w:numPr>
        <w:spacing w:line="240" w:lineRule="auto"/>
        <w:rPr>
          <w:rFonts w:ascii="Times New Roman" w:eastAsia="Times New Roman" w:hAnsi="Times New Roman" w:cs="Times New Roman"/>
          <w:b/>
          <w:bCs/>
          <w:color w:val="000000" w:themeColor="text1"/>
          <w:szCs w:val="22"/>
        </w:rPr>
      </w:pPr>
      <w:r>
        <w:rPr>
          <w:rFonts w:ascii="Times New Roman" w:eastAsia="Times New Roman" w:hAnsi="Times New Roman" w:cs="Times New Roman"/>
          <w:color w:val="000000" w:themeColor="text1"/>
          <w:szCs w:val="22"/>
        </w:rPr>
        <w:t>Supports</w:t>
      </w:r>
      <w:r w:rsidR="006A77E8" w:rsidRPr="00353697">
        <w:rPr>
          <w:rFonts w:ascii="Times New Roman" w:eastAsia="Times New Roman" w:hAnsi="Times New Roman" w:cs="Times New Roman"/>
          <w:color w:val="000000" w:themeColor="text1"/>
          <w:szCs w:val="22"/>
        </w:rPr>
        <w:t xml:space="preserve"> interactivity</w:t>
      </w:r>
      <w:r>
        <w:rPr>
          <w:rFonts w:ascii="Times New Roman" w:eastAsia="Times New Roman" w:hAnsi="Times New Roman" w:cs="Times New Roman"/>
          <w:color w:val="000000" w:themeColor="text1"/>
          <w:szCs w:val="22"/>
        </w:rPr>
        <w:t xml:space="preserve"> create</w:t>
      </w:r>
      <w:r w:rsidR="006A77E8" w:rsidRPr="00353697">
        <w:rPr>
          <w:rFonts w:ascii="Times New Roman" w:eastAsia="Times New Roman" w:hAnsi="Times New Roman" w:cs="Times New Roman"/>
          <w:color w:val="000000" w:themeColor="text1"/>
          <w:szCs w:val="22"/>
        </w:rPr>
        <w:t xml:space="preserve"> on web application.</w:t>
      </w:r>
    </w:p>
    <w:p w14:paraId="1FC34E60" w14:textId="25C6C4DE" w:rsidR="006A77E8" w:rsidRPr="00353697" w:rsidRDefault="00287F07" w:rsidP="000A4AA8">
      <w:pPr>
        <w:pStyle w:val="ListParagraph"/>
        <w:numPr>
          <w:ilvl w:val="0"/>
          <w:numId w:val="19"/>
        </w:numPr>
        <w:spacing w:line="240" w:lineRule="auto"/>
        <w:rPr>
          <w:rFonts w:ascii="Times New Roman" w:eastAsia="Times New Roman" w:hAnsi="Times New Roman" w:cs="Times New Roman"/>
          <w:b/>
          <w:bCs/>
          <w:color w:val="000000" w:themeColor="text1"/>
          <w:szCs w:val="22"/>
        </w:rPr>
      </w:pPr>
      <w:r>
        <w:rPr>
          <w:rFonts w:ascii="Times New Roman" w:eastAsia="Times New Roman" w:hAnsi="Times New Roman" w:cs="Times New Roman"/>
          <w:color w:val="000000" w:themeColor="text1"/>
          <w:szCs w:val="22"/>
        </w:rPr>
        <w:t>Supports</w:t>
      </w:r>
      <w:r w:rsidR="006A77E8" w:rsidRPr="00353697">
        <w:rPr>
          <w:rFonts w:ascii="Times New Roman" w:eastAsia="Times New Roman" w:hAnsi="Times New Roman" w:cs="Times New Roman"/>
          <w:color w:val="000000" w:themeColor="text1"/>
          <w:szCs w:val="22"/>
        </w:rPr>
        <w:t xml:space="preserve"> </w:t>
      </w:r>
      <w:r>
        <w:rPr>
          <w:rFonts w:ascii="Times New Roman" w:eastAsia="Times New Roman" w:hAnsi="Times New Roman" w:cs="Times New Roman"/>
          <w:color w:val="000000" w:themeColor="text1"/>
          <w:szCs w:val="22"/>
        </w:rPr>
        <w:t xml:space="preserve">look </w:t>
      </w:r>
      <w:r w:rsidR="006A77E8" w:rsidRPr="00353697">
        <w:rPr>
          <w:rFonts w:ascii="Times New Roman" w:eastAsia="Times New Roman" w:hAnsi="Times New Roman" w:cs="Times New Roman"/>
          <w:color w:val="000000" w:themeColor="text1"/>
          <w:szCs w:val="22"/>
        </w:rPr>
        <w:t>the same in every browser.</w:t>
      </w:r>
    </w:p>
    <w:p w14:paraId="132D4267" w14:textId="3CAF2B12" w:rsidR="006A77E8" w:rsidRPr="00247EA0" w:rsidRDefault="002234B3" w:rsidP="000A4AA8">
      <w:pPr>
        <w:pStyle w:val="ListParagraph"/>
        <w:numPr>
          <w:ilvl w:val="0"/>
          <w:numId w:val="19"/>
        </w:numPr>
        <w:spacing w:line="240" w:lineRule="auto"/>
        <w:rPr>
          <w:rFonts w:ascii="Times New Roman" w:eastAsia="Times New Roman" w:hAnsi="Times New Roman" w:cs="Times New Roman"/>
          <w:b/>
          <w:bCs/>
          <w:color w:val="000000" w:themeColor="text1"/>
          <w:szCs w:val="22"/>
        </w:rPr>
      </w:pPr>
      <w:r>
        <w:rPr>
          <w:rFonts w:ascii="Times New Roman" w:eastAsia="Times New Roman" w:hAnsi="Times New Roman" w:cs="Times New Roman"/>
          <w:color w:val="000000" w:themeColor="text1"/>
          <w:szCs w:val="22"/>
        </w:rPr>
        <w:t>Supports</w:t>
      </w:r>
      <w:r w:rsidR="006A77E8" w:rsidRPr="00353697">
        <w:rPr>
          <w:rFonts w:ascii="Times New Roman" w:eastAsia="Times New Roman" w:hAnsi="Times New Roman" w:cs="Times New Roman"/>
          <w:color w:val="000000" w:themeColor="text1"/>
          <w:szCs w:val="22"/>
        </w:rPr>
        <w:t xml:space="preserve"> JavaScript</w:t>
      </w:r>
      <w:r>
        <w:rPr>
          <w:rFonts w:ascii="Times New Roman" w:eastAsia="Times New Roman" w:hAnsi="Times New Roman" w:cs="Times New Roman"/>
          <w:color w:val="000000" w:themeColor="text1"/>
          <w:szCs w:val="22"/>
        </w:rPr>
        <w:t xml:space="preserve"> code</w:t>
      </w:r>
      <w:r w:rsidR="006A77E8" w:rsidRPr="00353697">
        <w:rPr>
          <w:rFonts w:ascii="Times New Roman" w:eastAsia="Times New Roman" w:hAnsi="Times New Roman" w:cs="Times New Roman"/>
          <w:color w:val="000000" w:themeColor="text1"/>
          <w:szCs w:val="22"/>
        </w:rPr>
        <w:t xml:space="preserve"> directly into a text editor</w:t>
      </w:r>
      <w:r w:rsidR="00247EA0">
        <w:rPr>
          <w:rFonts w:ascii="Times New Roman" w:eastAsia="Times New Roman" w:hAnsi="Times New Roman" w:cs="Times New Roman"/>
          <w:color w:val="000000" w:themeColor="text1"/>
          <w:szCs w:val="22"/>
        </w:rPr>
        <w:t>.</w:t>
      </w:r>
    </w:p>
    <w:p w14:paraId="531A0C57" w14:textId="77777777" w:rsidR="00247EA0" w:rsidRPr="00247EA0" w:rsidRDefault="00247EA0" w:rsidP="00247EA0">
      <w:pPr>
        <w:spacing w:line="240" w:lineRule="auto"/>
        <w:ind w:left="1080"/>
        <w:rPr>
          <w:rFonts w:ascii="Times New Roman" w:eastAsia="Times New Roman" w:hAnsi="Times New Roman" w:cs="Times New Roman"/>
          <w:b/>
          <w:bCs/>
          <w:color w:val="000000" w:themeColor="text1"/>
          <w:szCs w:val="22"/>
        </w:rPr>
      </w:pPr>
    </w:p>
    <w:p w14:paraId="4A593758" w14:textId="77777777" w:rsidR="006A77E8" w:rsidRPr="00353697" w:rsidRDefault="006A77E8" w:rsidP="006A77E8">
      <w:pPr>
        <w:spacing w:line="240" w:lineRule="auto"/>
        <w:ind w:firstLine="720"/>
        <w:rPr>
          <w:rFonts w:ascii="Times New Roman" w:eastAsia="Times New Roman" w:hAnsi="Times New Roman" w:cs="Times New Roman"/>
          <w:b/>
          <w:bCs/>
          <w:color w:val="000000" w:themeColor="text1"/>
          <w:sz w:val="28"/>
        </w:rPr>
      </w:pPr>
      <w:r w:rsidRPr="00353697">
        <w:rPr>
          <w:rFonts w:ascii="Times New Roman" w:eastAsia="Times New Roman" w:hAnsi="Times New Roman" w:cs="Times New Roman"/>
          <w:b/>
          <w:bCs/>
          <w:color w:val="000000" w:themeColor="text1"/>
          <w:sz w:val="28"/>
        </w:rPr>
        <w:t>2.3.3 JSON [6]</w:t>
      </w:r>
    </w:p>
    <w:p w14:paraId="5BAD0136" w14:textId="77777777" w:rsidR="006A77E8" w:rsidRPr="00353697" w:rsidRDefault="006A77E8" w:rsidP="006A77E8">
      <w:pPr>
        <w:spacing w:line="240" w:lineRule="auto"/>
        <w:ind w:firstLine="720"/>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b/>
          <w:bCs/>
          <w:color w:val="000000" w:themeColor="text1"/>
          <w:szCs w:val="22"/>
        </w:rPr>
        <w:t>Overview</w:t>
      </w:r>
    </w:p>
    <w:p w14:paraId="01774BA7" w14:textId="7ABA49BF" w:rsidR="006A77E8" w:rsidRDefault="006A77E8" w:rsidP="00247EA0">
      <w:pPr>
        <w:spacing w:line="240" w:lineRule="auto"/>
        <w:ind w:left="720" w:firstLine="720"/>
        <w:jc w:val="both"/>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JSON (JavaScript Object Notation) is a lightweight data-interchange format, which is readable for humans. It is easy for machines to generate and parse based on a subset of the JavaScript Programing Language. JSON has a short sentence and a small size of data. So transferring data takes less time. JSON is a good way to transfer synchronous data for web applica</w:t>
      </w:r>
      <w:r w:rsidR="00772DC4">
        <w:rPr>
          <w:rFonts w:ascii="Times New Roman" w:eastAsia="Times New Roman" w:hAnsi="Times New Roman" w:cs="Times New Roman"/>
          <w:color w:val="000000" w:themeColor="text1"/>
          <w:szCs w:val="22"/>
        </w:rPr>
        <w:t>tions and increate performance.</w:t>
      </w:r>
    </w:p>
    <w:p w14:paraId="54677FFF" w14:textId="77777777" w:rsidR="00247EA0" w:rsidRDefault="00247EA0" w:rsidP="00247EA0">
      <w:pPr>
        <w:spacing w:line="240" w:lineRule="auto"/>
        <w:ind w:left="720" w:firstLine="720"/>
        <w:jc w:val="both"/>
        <w:rPr>
          <w:rFonts w:ascii="Times New Roman" w:eastAsia="Times New Roman" w:hAnsi="Times New Roman" w:cs="Times New Roman"/>
          <w:color w:val="000000" w:themeColor="text1"/>
          <w:szCs w:val="22"/>
        </w:rPr>
      </w:pPr>
    </w:p>
    <w:p w14:paraId="21A62C96" w14:textId="77777777" w:rsidR="00247EA0" w:rsidRPr="00772DC4" w:rsidRDefault="00247EA0" w:rsidP="00247EA0">
      <w:pPr>
        <w:spacing w:line="240" w:lineRule="auto"/>
        <w:ind w:left="720" w:firstLine="720"/>
        <w:jc w:val="both"/>
        <w:rPr>
          <w:rFonts w:ascii="Times New Roman" w:eastAsia="Times New Roman" w:hAnsi="Times New Roman" w:cs="Times New Roman"/>
          <w:color w:val="000000" w:themeColor="text1"/>
          <w:szCs w:val="22"/>
        </w:rPr>
      </w:pPr>
    </w:p>
    <w:p w14:paraId="589E01E9" w14:textId="77777777" w:rsidR="006A77E8" w:rsidRPr="00353697" w:rsidRDefault="006A77E8" w:rsidP="006A77E8">
      <w:pPr>
        <w:spacing w:line="240" w:lineRule="auto"/>
        <w:ind w:firstLine="720"/>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b/>
          <w:bCs/>
          <w:color w:val="000000" w:themeColor="text1"/>
          <w:szCs w:val="22"/>
        </w:rPr>
        <w:lastRenderedPageBreak/>
        <w:t>The selection of this technology</w:t>
      </w:r>
    </w:p>
    <w:p w14:paraId="40BC22FC" w14:textId="42A3B23F" w:rsidR="006A77E8" w:rsidRPr="00353697" w:rsidRDefault="002234B3" w:rsidP="000A4AA8">
      <w:pPr>
        <w:pStyle w:val="ListParagraph"/>
        <w:numPr>
          <w:ilvl w:val="0"/>
          <w:numId w:val="18"/>
        </w:numPr>
        <w:spacing w:line="240" w:lineRule="auto"/>
        <w:rPr>
          <w:rFonts w:ascii="Times New Roman" w:eastAsia="Times New Roman" w:hAnsi="Times New Roman" w:cs="Times New Roman"/>
          <w:b/>
          <w:bCs/>
          <w:color w:val="000000" w:themeColor="text1"/>
          <w:szCs w:val="22"/>
        </w:rPr>
      </w:pPr>
      <w:r>
        <w:rPr>
          <w:rFonts w:ascii="Times New Roman" w:eastAsia="Times New Roman" w:hAnsi="Times New Roman" w:cs="Times New Roman"/>
          <w:color w:val="000000" w:themeColor="text1"/>
          <w:szCs w:val="22"/>
        </w:rPr>
        <w:t>Better</w:t>
      </w:r>
      <w:r w:rsidR="006A77E8" w:rsidRPr="00353697">
        <w:rPr>
          <w:rFonts w:ascii="Times New Roman" w:eastAsia="Times New Roman" w:hAnsi="Times New Roman" w:cs="Times New Roman"/>
          <w:color w:val="000000" w:themeColor="text1"/>
          <w:szCs w:val="22"/>
        </w:rPr>
        <w:t xml:space="preserve"> compact and can be easily loaded in JavaScript.</w:t>
      </w:r>
    </w:p>
    <w:p w14:paraId="0C96EC9A" w14:textId="3D4DC84F" w:rsidR="006A77E8" w:rsidRPr="00353697" w:rsidRDefault="002234B3" w:rsidP="000A4AA8">
      <w:pPr>
        <w:pStyle w:val="ListParagraph"/>
        <w:numPr>
          <w:ilvl w:val="0"/>
          <w:numId w:val="18"/>
        </w:numPr>
        <w:spacing w:line="240" w:lineRule="auto"/>
        <w:rPr>
          <w:rFonts w:ascii="Times New Roman" w:eastAsia="Times New Roman" w:hAnsi="Times New Roman" w:cs="Times New Roman"/>
          <w:b/>
          <w:bCs/>
          <w:color w:val="000000" w:themeColor="text1"/>
          <w:szCs w:val="22"/>
        </w:rPr>
      </w:pPr>
      <w:r>
        <w:rPr>
          <w:rFonts w:ascii="Times New Roman" w:eastAsia="Times New Roman" w:hAnsi="Times New Roman" w:cs="Times New Roman"/>
          <w:color w:val="000000" w:themeColor="text1"/>
          <w:szCs w:val="22"/>
        </w:rPr>
        <w:t>Better smaller</w:t>
      </w:r>
      <w:r w:rsidR="006A77E8" w:rsidRPr="00353697">
        <w:rPr>
          <w:rFonts w:ascii="Times New Roman" w:eastAsia="Times New Roman" w:hAnsi="Times New Roman" w:cs="Times New Roman"/>
          <w:color w:val="000000" w:themeColor="text1"/>
          <w:szCs w:val="22"/>
        </w:rPr>
        <w:t xml:space="preserve"> message size of data.</w:t>
      </w:r>
    </w:p>
    <w:p w14:paraId="14FF7543" w14:textId="5DE24E7E" w:rsidR="006A77E8" w:rsidRPr="00353697" w:rsidRDefault="002234B3" w:rsidP="000A4AA8">
      <w:pPr>
        <w:pStyle w:val="ListParagraph"/>
        <w:numPr>
          <w:ilvl w:val="0"/>
          <w:numId w:val="18"/>
        </w:numPr>
        <w:spacing w:line="240" w:lineRule="auto"/>
        <w:rPr>
          <w:rFonts w:ascii="Times New Roman" w:eastAsia="Times New Roman" w:hAnsi="Times New Roman" w:cs="Times New Roman"/>
          <w:b/>
          <w:bCs/>
          <w:color w:val="000000" w:themeColor="text1"/>
          <w:szCs w:val="22"/>
          <w:cs/>
        </w:rPr>
      </w:pPr>
      <w:r>
        <w:rPr>
          <w:rFonts w:ascii="Times New Roman" w:eastAsia="Times New Roman" w:hAnsi="Times New Roman" w:cs="Times New Roman"/>
          <w:color w:val="000000" w:themeColor="text1"/>
          <w:szCs w:val="22"/>
        </w:rPr>
        <w:t>Better e</w:t>
      </w:r>
      <w:r w:rsidR="00287F07">
        <w:rPr>
          <w:rFonts w:ascii="Times New Roman" w:eastAsia="Times New Roman" w:hAnsi="Times New Roman" w:cs="Times New Roman"/>
          <w:color w:val="000000" w:themeColor="text1"/>
          <w:szCs w:val="22"/>
        </w:rPr>
        <w:t>as</w:t>
      </w:r>
      <w:r w:rsidR="006A77E8" w:rsidRPr="00353697">
        <w:rPr>
          <w:rFonts w:ascii="Times New Roman" w:eastAsia="Times New Roman" w:hAnsi="Times New Roman" w:cs="Times New Roman"/>
          <w:color w:val="000000" w:themeColor="text1"/>
          <w:szCs w:val="22"/>
        </w:rPr>
        <w:t>y consumed by JavaScript</w:t>
      </w:r>
      <w:r w:rsidR="00247EA0">
        <w:rPr>
          <w:rFonts w:ascii="Times New Roman" w:eastAsia="Times New Roman" w:hAnsi="Times New Roman" w:cs="Times New Roman"/>
          <w:color w:val="000000" w:themeColor="text1"/>
          <w:szCs w:val="22"/>
        </w:rPr>
        <w:t>.</w:t>
      </w:r>
    </w:p>
    <w:p w14:paraId="7735E933" w14:textId="77777777" w:rsidR="006A77E8" w:rsidRPr="00353697" w:rsidRDefault="006A77E8" w:rsidP="006A77E8">
      <w:pPr>
        <w:spacing w:line="240" w:lineRule="auto"/>
        <w:rPr>
          <w:rFonts w:ascii="Times New Roman" w:eastAsia="Times New Roman" w:hAnsi="Times New Roman" w:cs="Times New Roman"/>
          <w:color w:val="000000" w:themeColor="text1"/>
          <w:sz w:val="28"/>
        </w:rPr>
      </w:pPr>
    </w:p>
    <w:p w14:paraId="6A404203" w14:textId="77777777" w:rsidR="006A77E8" w:rsidRPr="00353697" w:rsidRDefault="006A77E8" w:rsidP="006A77E8">
      <w:pPr>
        <w:spacing w:line="240" w:lineRule="auto"/>
        <w:ind w:firstLine="720"/>
        <w:rPr>
          <w:rFonts w:ascii="Times New Roman" w:eastAsia="Times New Roman" w:hAnsi="Times New Roman" w:cs="Times New Roman"/>
          <w:b/>
          <w:bCs/>
          <w:color w:val="000000" w:themeColor="text1"/>
          <w:sz w:val="28"/>
        </w:rPr>
      </w:pPr>
      <w:r w:rsidRPr="00353697">
        <w:rPr>
          <w:rFonts w:ascii="Times New Roman" w:eastAsia="Times New Roman" w:hAnsi="Times New Roman" w:cs="Times New Roman"/>
          <w:b/>
          <w:bCs/>
          <w:color w:val="000000" w:themeColor="text1"/>
          <w:sz w:val="28"/>
        </w:rPr>
        <w:t>2.3.4 CSS3 [7]</w:t>
      </w:r>
    </w:p>
    <w:p w14:paraId="3E3149ED" w14:textId="77777777" w:rsidR="006A77E8" w:rsidRPr="00353697" w:rsidRDefault="006A77E8" w:rsidP="006A77E8">
      <w:pPr>
        <w:spacing w:line="240" w:lineRule="auto"/>
        <w:ind w:firstLine="720"/>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b/>
          <w:bCs/>
          <w:color w:val="000000" w:themeColor="text1"/>
          <w:szCs w:val="22"/>
        </w:rPr>
        <w:t>Overview</w:t>
      </w:r>
    </w:p>
    <w:p w14:paraId="08A9332B" w14:textId="77777777" w:rsidR="00247EA0" w:rsidRDefault="006A77E8" w:rsidP="00247EA0">
      <w:pPr>
        <w:spacing w:line="240" w:lineRule="auto"/>
        <w:ind w:left="720" w:firstLine="720"/>
        <w:jc w:val="both"/>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CSS or Cascading Style Sheets is a style sheet language used for defines layout of HTML such as covers fonts, colors, margins, lines, height etc. CSS3 is a new standard of CSS and also has interesting advantages as follows:</w:t>
      </w:r>
    </w:p>
    <w:p w14:paraId="306C9AAC" w14:textId="77777777" w:rsidR="00247EA0" w:rsidRDefault="006A77E8" w:rsidP="000A4AA8">
      <w:pPr>
        <w:pStyle w:val="ListParagraph"/>
        <w:numPr>
          <w:ilvl w:val="0"/>
          <w:numId w:val="35"/>
        </w:numPr>
        <w:spacing w:line="240" w:lineRule="auto"/>
        <w:jc w:val="both"/>
        <w:rPr>
          <w:rFonts w:ascii="Times New Roman" w:eastAsia="Times New Roman" w:hAnsi="Times New Roman" w:cs="Times New Roman"/>
          <w:color w:val="000000" w:themeColor="text1"/>
          <w:szCs w:val="22"/>
        </w:rPr>
      </w:pPr>
      <w:r w:rsidRPr="00247EA0">
        <w:rPr>
          <w:rFonts w:ascii="Times New Roman" w:hAnsi="Times New Roman" w:cs="Times New Roman"/>
          <w:szCs w:val="22"/>
        </w:rPr>
        <w:t xml:space="preserve">Flexibility as it </w:t>
      </w:r>
      <w:r w:rsidRPr="00247EA0">
        <w:rPr>
          <w:rFonts w:ascii="Times New Roman" w:eastAsia="Times New Roman" w:hAnsi="Times New Roman" w:cs="Times New Roman"/>
          <w:color w:val="000000" w:themeColor="text1"/>
          <w:szCs w:val="22"/>
        </w:rPr>
        <w:t>separates presentation from content</w:t>
      </w:r>
      <w:r w:rsidR="00247EA0">
        <w:rPr>
          <w:rFonts w:ascii="Times New Roman" w:eastAsia="Times New Roman" w:hAnsi="Times New Roman" w:cs="Times New Roman"/>
          <w:color w:val="000000" w:themeColor="text1"/>
          <w:szCs w:val="22"/>
        </w:rPr>
        <w:t>.</w:t>
      </w:r>
    </w:p>
    <w:p w14:paraId="67FA9FC3" w14:textId="7362ABA9" w:rsidR="006A77E8" w:rsidRPr="00247EA0" w:rsidRDefault="00772DC4" w:rsidP="000A4AA8">
      <w:pPr>
        <w:pStyle w:val="ListParagraph"/>
        <w:numPr>
          <w:ilvl w:val="0"/>
          <w:numId w:val="35"/>
        </w:numPr>
        <w:spacing w:line="240" w:lineRule="auto"/>
        <w:jc w:val="both"/>
        <w:rPr>
          <w:rFonts w:ascii="Times New Roman" w:eastAsia="Times New Roman" w:hAnsi="Times New Roman" w:cs="Times New Roman"/>
          <w:color w:val="000000" w:themeColor="text1"/>
          <w:szCs w:val="22"/>
        </w:rPr>
      </w:pPr>
      <w:r w:rsidRPr="00247EA0">
        <w:rPr>
          <w:rFonts w:ascii="Times New Roman" w:eastAsia="Times New Roman" w:hAnsi="Times New Roman" w:hint="cs"/>
          <w:color w:val="000000" w:themeColor="text1"/>
          <w:szCs w:val="22"/>
          <w:cs/>
        </w:rPr>
        <w:t xml:space="preserve"> </w:t>
      </w:r>
      <w:r w:rsidR="006A77E8" w:rsidRPr="00247EA0">
        <w:rPr>
          <w:rFonts w:ascii="Times New Roman" w:eastAsia="Times New Roman" w:hAnsi="Times New Roman" w:cs="Times New Roman"/>
          <w:color w:val="000000" w:themeColor="text1"/>
          <w:szCs w:val="22"/>
        </w:rPr>
        <w:t>Processing of multiple background images</w:t>
      </w:r>
    </w:p>
    <w:p w14:paraId="3C3D375E" w14:textId="77777777" w:rsidR="00247EA0" w:rsidRDefault="006A77E8" w:rsidP="00247EA0">
      <w:pPr>
        <w:spacing w:line="240" w:lineRule="auto"/>
        <w:ind w:firstLine="720"/>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b/>
          <w:bCs/>
          <w:color w:val="000000" w:themeColor="text1"/>
          <w:szCs w:val="22"/>
        </w:rPr>
        <w:t>The selection of this technology</w:t>
      </w:r>
    </w:p>
    <w:p w14:paraId="05285BAC" w14:textId="4DEC3579" w:rsidR="006A77E8" w:rsidRPr="00247EA0" w:rsidRDefault="00287F07" w:rsidP="000A4AA8">
      <w:pPr>
        <w:pStyle w:val="ListParagraph"/>
        <w:numPr>
          <w:ilvl w:val="0"/>
          <w:numId w:val="36"/>
        </w:numPr>
        <w:spacing w:line="240" w:lineRule="auto"/>
        <w:rPr>
          <w:rFonts w:ascii="Times New Roman" w:eastAsia="Times New Roman" w:hAnsi="Times New Roman" w:cs="Times New Roman"/>
          <w:b/>
          <w:bCs/>
          <w:color w:val="000000" w:themeColor="text1"/>
          <w:szCs w:val="22"/>
        </w:rPr>
      </w:pPr>
      <w:r>
        <w:rPr>
          <w:rFonts w:ascii="Times New Roman" w:eastAsia="Times New Roman" w:hAnsi="Times New Roman" w:cs="Times New Roman"/>
          <w:color w:val="000000" w:themeColor="text1"/>
          <w:szCs w:val="22"/>
        </w:rPr>
        <w:t>Better</w:t>
      </w:r>
      <w:r w:rsidR="006A77E8" w:rsidRPr="00247EA0">
        <w:rPr>
          <w:rFonts w:ascii="Times New Roman" w:eastAsia="Times New Roman" w:hAnsi="Times New Roman" w:cs="Times New Roman"/>
          <w:color w:val="000000" w:themeColor="text1"/>
          <w:szCs w:val="22"/>
        </w:rPr>
        <w:t xml:space="preserve"> work with HTML5</w:t>
      </w:r>
    </w:p>
    <w:p w14:paraId="785175DA" w14:textId="7F9C5C43" w:rsidR="006A77E8" w:rsidRPr="00353697" w:rsidRDefault="00287F07" w:rsidP="000A4AA8">
      <w:pPr>
        <w:pStyle w:val="ListParagraph"/>
        <w:numPr>
          <w:ilvl w:val="0"/>
          <w:numId w:val="17"/>
        </w:numPr>
        <w:spacing w:line="240" w:lineRule="auto"/>
        <w:rPr>
          <w:rFonts w:ascii="Times New Roman" w:eastAsia="Times New Roman" w:hAnsi="Times New Roman" w:cs="Times New Roman"/>
          <w:b/>
          <w:bCs/>
          <w:color w:val="000000" w:themeColor="text1"/>
          <w:szCs w:val="22"/>
        </w:rPr>
      </w:pPr>
      <w:r>
        <w:rPr>
          <w:rFonts w:ascii="Times New Roman" w:eastAsia="Times New Roman" w:hAnsi="Times New Roman" w:cs="Times New Roman"/>
          <w:color w:val="000000" w:themeColor="text1"/>
          <w:szCs w:val="22"/>
        </w:rPr>
        <w:t>Better e</w:t>
      </w:r>
      <w:r w:rsidR="006A77E8" w:rsidRPr="00353697">
        <w:rPr>
          <w:rFonts w:ascii="Times New Roman" w:eastAsia="Times New Roman" w:hAnsi="Times New Roman" w:cs="Times New Roman"/>
          <w:color w:val="000000" w:themeColor="text1"/>
          <w:szCs w:val="22"/>
        </w:rPr>
        <w:t>asy to define layouts on HTML</w:t>
      </w:r>
    </w:p>
    <w:p w14:paraId="772B1690" w14:textId="77777777" w:rsidR="006A77E8" w:rsidRPr="00353697" w:rsidRDefault="006A77E8" w:rsidP="006A77E8">
      <w:pPr>
        <w:spacing w:line="240" w:lineRule="auto"/>
        <w:rPr>
          <w:rFonts w:ascii="Times New Roman" w:eastAsia="Times New Roman" w:hAnsi="Times New Roman" w:cs="Times New Roman"/>
          <w:color w:val="000000" w:themeColor="text1"/>
          <w:szCs w:val="22"/>
        </w:rPr>
      </w:pPr>
    </w:p>
    <w:p w14:paraId="4B0D7C09" w14:textId="28BAC790" w:rsidR="006A77E8" w:rsidRPr="00353697" w:rsidRDefault="006A77E8" w:rsidP="006A77E8">
      <w:pPr>
        <w:spacing w:line="240" w:lineRule="auto"/>
        <w:ind w:firstLine="720"/>
        <w:rPr>
          <w:rFonts w:ascii="Times New Roman" w:eastAsia="Times New Roman" w:hAnsi="Times New Roman" w:cs="Times New Roman"/>
          <w:b/>
          <w:bCs/>
          <w:color w:val="000000" w:themeColor="text1"/>
          <w:sz w:val="28"/>
        </w:rPr>
      </w:pPr>
      <w:commentRangeStart w:id="9"/>
      <w:r w:rsidRPr="00353697">
        <w:rPr>
          <w:rFonts w:ascii="Times New Roman" w:eastAsia="Times New Roman" w:hAnsi="Times New Roman" w:cs="Times New Roman"/>
          <w:b/>
          <w:bCs/>
          <w:color w:val="000000" w:themeColor="text1"/>
          <w:sz w:val="28"/>
        </w:rPr>
        <w:t>2.3.5 Node.js</w:t>
      </w:r>
      <w:r w:rsidR="009550F4">
        <w:rPr>
          <w:rFonts w:ascii="Times New Roman" w:eastAsia="Times New Roman" w:hAnsi="Times New Roman" w:cs="Times New Roman"/>
          <w:b/>
          <w:bCs/>
          <w:color w:val="000000" w:themeColor="text1"/>
          <w:sz w:val="28"/>
        </w:rPr>
        <w:t xml:space="preserve"> </w:t>
      </w:r>
      <w:r w:rsidRPr="00353697">
        <w:rPr>
          <w:rFonts w:ascii="Times New Roman" w:eastAsia="Times New Roman" w:hAnsi="Times New Roman" w:cs="Times New Roman"/>
          <w:b/>
          <w:bCs/>
          <w:color w:val="000000" w:themeColor="text1"/>
          <w:sz w:val="28"/>
        </w:rPr>
        <w:t>&amp; Express.io [8]</w:t>
      </w:r>
      <w:commentRangeEnd w:id="9"/>
      <w:r w:rsidRPr="00353697">
        <w:rPr>
          <w:rStyle w:val="CommentReference"/>
          <w:rFonts w:ascii="Times New Roman" w:eastAsiaTheme="minorHAnsi" w:hAnsi="Times New Roman" w:cs="Times New Roman"/>
          <w:lang w:eastAsia="en-US"/>
        </w:rPr>
        <w:commentReference w:id="9"/>
      </w:r>
    </w:p>
    <w:p w14:paraId="5F5C4A7F" w14:textId="77777777" w:rsidR="006A77E8" w:rsidRPr="00353697" w:rsidRDefault="006A77E8" w:rsidP="00772DC4">
      <w:pPr>
        <w:spacing w:line="240" w:lineRule="auto"/>
        <w:jc w:val="right"/>
        <w:rPr>
          <w:rFonts w:ascii="Times New Roman" w:eastAsia="Times New Roman" w:hAnsi="Times New Roman" w:cs="Times New Roman"/>
          <w:color w:val="000000" w:themeColor="text1"/>
          <w:szCs w:val="22"/>
        </w:rPr>
      </w:pPr>
      <w:r w:rsidRPr="00353697">
        <w:rPr>
          <w:rFonts w:ascii="Times New Roman" w:hAnsi="Times New Roman" w:cs="Times New Roman"/>
          <w:noProof/>
        </w:rPr>
        <w:drawing>
          <wp:inline distT="0" distB="0" distL="0" distR="0" wp14:anchorId="6DFDFED3" wp14:editId="561244BD">
            <wp:extent cx="2180546" cy="968223"/>
            <wp:effectExtent l="0" t="0" r="0" b="0"/>
            <wp:docPr id="19" name="Picture 19" descr="http://3.bp.blogspot.com/-KiocJr0V9HE/UoqtEAchleI/AAAAAAAAChs/OddbdT5Xo0Y/s1600/nodejs-imag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KiocJr0V9HE/UoqtEAchleI/AAAAAAAAChs/OddbdT5Xo0Y/s1600/nodejs-image-processi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3707" cy="982947"/>
                    </a:xfrm>
                    <a:prstGeom prst="rect">
                      <a:avLst/>
                    </a:prstGeom>
                    <a:noFill/>
                    <a:ln>
                      <a:noFill/>
                    </a:ln>
                  </pic:spPr>
                </pic:pic>
              </a:graphicData>
            </a:graphic>
          </wp:inline>
        </w:drawing>
      </w:r>
      <w:r w:rsidRPr="00353697">
        <w:rPr>
          <w:rFonts w:ascii="Times New Roman" w:eastAsia="Times New Roman" w:hAnsi="Times New Roman" w:cs="Times New Roman"/>
          <w:noProof/>
          <w:color w:val="000000" w:themeColor="text1"/>
          <w:szCs w:val="22"/>
        </w:rPr>
        <w:drawing>
          <wp:inline distT="0" distB="0" distL="0" distR="0" wp14:anchorId="77FB2EA7" wp14:editId="1D576CBC">
            <wp:extent cx="3360420" cy="960120"/>
            <wp:effectExtent l="0" t="0" r="0" b="0"/>
            <wp:docPr id="7" name="Picture 7" descr="logo-bright2-14b1194d03e06bd8292d4f3f1c4cb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bright2-14b1194d03e06bd8292d4f3f1c4cb1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6557" cy="976159"/>
                    </a:xfrm>
                    <a:prstGeom prst="rect">
                      <a:avLst/>
                    </a:prstGeom>
                    <a:noFill/>
                    <a:ln>
                      <a:noFill/>
                    </a:ln>
                  </pic:spPr>
                </pic:pic>
              </a:graphicData>
            </a:graphic>
          </wp:inline>
        </w:drawing>
      </w:r>
    </w:p>
    <w:p w14:paraId="72A2D32F" w14:textId="77777777" w:rsidR="006A77E8" w:rsidRPr="00353697" w:rsidRDefault="006A77E8" w:rsidP="006A77E8">
      <w:pPr>
        <w:spacing w:line="240" w:lineRule="auto"/>
        <w:ind w:firstLine="720"/>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b/>
          <w:bCs/>
          <w:color w:val="000000" w:themeColor="text1"/>
          <w:szCs w:val="22"/>
        </w:rPr>
        <w:t>Overview</w:t>
      </w:r>
    </w:p>
    <w:p w14:paraId="6B8CA53D" w14:textId="4CE0D592" w:rsidR="006A77E8" w:rsidRPr="00353697" w:rsidRDefault="006A77E8" w:rsidP="00247EA0">
      <w:pPr>
        <w:spacing w:line="240" w:lineRule="auto"/>
        <w:ind w:left="720" w:firstLine="720"/>
        <w:jc w:val="both"/>
        <w:rPr>
          <w:rFonts w:ascii="Times New Roman" w:hAnsi="Times New Roman" w:cs="Times New Roman"/>
        </w:rPr>
      </w:pPr>
      <w:r w:rsidRPr="00353697">
        <w:rPr>
          <w:rFonts w:ascii="Times New Roman" w:hAnsi="Times New Roman" w:cs="Times New Roman"/>
        </w:rPr>
        <w:t xml:space="preserve">Node.js is </w:t>
      </w:r>
      <w:r w:rsidRPr="00353697">
        <w:rPr>
          <w:rFonts w:ascii="Times New Roman" w:eastAsia="Times New Roman" w:hAnsi="Times New Roman" w:cs="Times New Roman"/>
          <w:color w:val="000000" w:themeColor="text1"/>
          <w:szCs w:val="22"/>
        </w:rPr>
        <w:t>the platform</w:t>
      </w:r>
      <w:r w:rsidR="00772DC4">
        <w:rPr>
          <w:rFonts w:ascii="Times New Roman" w:eastAsia="Times New Roman" w:hAnsi="Times New Roman"/>
          <w:color w:val="000000" w:themeColor="text1"/>
          <w:szCs w:val="22"/>
        </w:rPr>
        <w:t xml:space="preserve"> that</w:t>
      </w:r>
      <w:r w:rsidRPr="00353697">
        <w:rPr>
          <w:rFonts w:ascii="Times New Roman" w:eastAsia="Times New Roman" w:hAnsi="Times New Roman" w:cs="Times New Roman"/>
          <w:color w:val="000000" w:themeColor="text1"/>
          <w:szCs w:val="22"/>
        </w:rPr>
        <w:t xml:space="preserve"> defines a standard around which a system can be developed. Node.js platform is a standard of software platform for server-side JavaScript environment and networking applications based on the *V8 JavaScript engine. It extends JavaScript API to offer usual</w:t>
      </w:r>
      <w:r w:rsidR="00772DC4">
        <w:rPr>
          <w:rFonts w:ascii="Times New Roman" w:eastAsia="Times New Roman" w:hAnsi="Times New Roman" w:cs="Times New Roman"/>
          <w:color w:val="000000" w:themeColor="text1"/>
          <w:szCs w:val="22"/>
        </w:rPr>
        <w:t xml:space="preserve"> server-side functionalities. </w:t>
      </w:r>
      <w:r w:rsidR="00772DC4">
        <w:rPr>
          <w:rFonts w:ascii="Times New Roman" w:hAnsi="Times New Roman" w:cs="Times New Roman"/>
        </w:rPr>
        <w:t>E</w:t>
      </w:r>
      <w:r w:rsidRPr="00353697">
        <w:rPr>
          <w:rFonts w:ascii="Times New Roman" w:hAnsi="Times New Roman" w:cs="Times New Roman"/>
        </w:rPr>
        <w:t>xpress.io is the real-time web application framework for node.js. It has many libraries for web application to developers can use.</w:t>
      </w:r>
    </w:p>
    <w:p w14:paraId="0DABF60C" w14:textId="77777777" w:rsidR="006A77E8" w:rsidRPr="00353697" w:rsidRDefault="006A77E8" w:rsidP="006A77E8">
      <w:pPr>
        <w:spacing w:line="240" w:lineRule="auto"/>
        <w:rPr>
          <w:rFonts w:ascii="Times New Roman" w:eastAsia="Times New Roman" w:hAnsi="Times New Roman" w:cs="Times New Roman"/>
          <w:color w:val="000000" w:themeColor="text1"/>
          <w:szCs w:val="22"/>
        </w:rPr>
      </w:pPr>
    </w:p>
    <w:p w14:paraId="190AD898" w14:textId="77777777" w:rsidR="006A77E8" w:rsidRPr="00353697" w:rsidRDefault="006A77E8" w:rsidP="006A77E8">
      <w:pPr>
        <w:spacing w:line="240" w:lineRule="auto"/>
        <w:jc w:val="center"/>
        <w:rPr>
          <w:rFonts w:ascii="Times New Roman" w:eastAsia="Times New Roman" w:hAnsi="Times New Roman" w:cs="Times New Roman"/>
          <w:color w:val="000000" w:themeColor="text1"/>
          <w:szCs w:val="22"/>
        </w:rPr>
      </w:pPr>
      <w:r w:rsidRPr="00353697">
        <w:rPr>
          <w:rFonts w:ascii="Times New Roman" w:hAnsi="Times New Roman" w:cs="Times New Roman"/>
          <w:noProof/>
        </w:rPr>
        <w:lastRenderedPageBreak/>
        <w:drawing>
          <wp:inline distT="0" distB="0" distL="0" distR="0" wp14:anchorId="14E71F23" wp14:editId="01A24095">
            <wp:extent cx="2438400" cy="1962150"/>
            <wp:effectExtent l="0" t="0" r="0" b="0"/>
            <wp:docPr id="14" name="Picture 14" descr="https://fbcdn-sphotos-h-a.akamaihd.net/hphotos-ak-prn2/v/t34.0-12/10003285_607344869347888_1430875147_n.jpg?oh=8bb2e14e2eab1d613b2bb1f7396bd4f0&amp;oe=532AF122&amp;__gda__=1395358567_608ad925141ece295f57d579b604eb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prn2/v/t34.0-12/10003285_607344869347888_1430875147_n.jpg?oh=8bb2e14e2eab1d613b2bb1f7396bd4f0&amp;oe=532AF122&amp;__gda__=1395358567_608ad925141ece295f57d579b604eb8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1962150"/>
                    </a:xfrm>
                    <a:prstGeom prst="rect">
                      <a:avLst/>
                    </a:prstGeom>
                    <a:noFill/>
                    <a:ln>
                      <a:noFill/>
                    </a:ln>
                  </pic:spPr>
                </pic:pic>
              </a:graphicData>
            </a:graphic>
          </wp:inline>
        </w:drawing>
      </w:r>
    </w:p>
    <w:p w14:paraId="0E8CC38E" w14:textId="50E9C062" w:rsidR="006A77E8" w:rsidRPr="00061986" w:rsidRDefault="00247EA0" w:rsidP="00247EA0">
      <w:pPr>
        <w:spacing w:line="240" w:lineRule="auto"/>
        <w:jc w:val="center"/>
        <w:rPr>
          <w:rFonts w:ascii="Times New Roman" w:eastAsia="Times New Roman" w:hAnsi="Times New Roman" w:cs="Times New Roman"/>
          <w:b/>
          <w:bCs/>
          <w:color w:val="000000" w:themeColor="text1"/>
          <w:szCs w:val="22"/>
        </w:rPr>
      </w:pPr>
      <w:r w:rsidRPr="00061986">
        <w:rPr>
          <w:rFonts w:ascii="Times New Roman" w:eastAsia="Times New Roman" w:hAnsi="Times New Roman" w:cs="Times New Roman"/>
          <w:b/>
          <w:bCs/>
          <w:color w:val="000000" w:themeColor="text1"/>
          <w:szCs w:val="22"/>
        </w:rPr>
        <w:t>Figure 3: node architecture</w:t>
      </w:r>
    </w:p>
    <w:p w14:paraId="4936D296" w14:textId="77777777" w:rsidR="006A77E8" w:rsidRPr="00353697" w:rsidRDefault="006A77E8" w:rsidP="006A77E8">
      <w:pPr>
        <w:spacing w:line="240" w:lineRule="auto"/>
        <w:ind w:firstLine="720"/>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b/>
          <w:bCs/>
          <w:color w:val="000000" w:themeColor="text1"/>
          <w:szCs w:val="22"/>
        </w:rPr>
        <w:t>The selection of this technology</w:t>
      </w:r>
    </w:p>
    <w:p w14:paraId="5739A094" w14:textId="7E36F68A" w:rsidR="006A77E8" w:rsidRPr="00353697" w:rsidRDefault="00287F07" w:rsidP="000A4AA8">
      <w:pPr>
        <w:pStyle w:val="ListParagraph"/>
        <w:numPr>
          <w:ilvl w:val="0"/>
          <w:numId w:val="24"/>
        </w:numPr>
        <w:spacing w:line="240" w:lineRule="auto"/>
        <w:rPr>
          <w:rFonts w:ascii="Times New Roman" w:eastAsia="Times New Roman" w:hAnsi="Times New Roman" w:cs="Times New Roman"/>
          <w:b/>
          <w:bCs/>
          <w:color w:val="000000" w:themeColor="text1"/>
          <w:szCs w:val="22"/>
        </w:rPr>
      </w:pPr>
      <w:r>
        <w:rPr>
          <w:rFonts w:ascii="Times New Roman" w:eastAsia="Times New Roman" w:hAnsi="Times New Roman" w:cs="Times New Roman"/>
          <w:color w:val="000000" w:themeColor="text1"/>
          <w:szCs w:val="22"/>
        </w:rPr>
        <w:t>Has h</w:t>
      </w:r>
      <w:r w:rsidR="006A77E8" w:rsidRPr="00353697">
        <w:rPr>
          <w:rFonts w:ascii="Times New Roman" w:eastAsia="Times New Roman" w:hAnsi="Times New Roman" w:cs="Times New Roman"/>
          <w:color w:val="000000" w:themeColor="text1"/>
          <w:szCs w:val="22"/>
        </w:rPr>
        <w:t>igh performance, scalable web application and network programs in JavaScript</w:t>
      </w:r>
    </w:p>
    <w:p w14:paraId="58D230AB" w14:textId="66D5347F" w:rsidR="006A77E8" w:rsidRPr="00353697" w:rsidRDefault="00287F07" w:rsidP="000A4AA8">
      <w:pPr>
        <w:pStyle w:val="ListParagraph"/>
        <w:numPr>
          <w:ilvl w:val="0"/>
          <w:numId w:val="24"/>
        </w:numPr>
        <w:spacing w:line="240" w:lineRule="auto"/>
        <w:rPr>
          <w:rFonts w:ascii="Times New Roman" w:eastAsia="Times New Roman" w:hAnsi="Times New Roman" w:cs="Times New Roman"/>
          <w:b/>
          <w:bCs/>
          <w:color w:val="000000" w:themeColor="text1"/>
          <w:szCs w:val="22"/>
        </w:rPr>
      </w:pPr>
      <w:r>
        <w:rPr>
          <w:rFonts w:ascii="Times New Roman" w:eastAsia="Times New Roman" w:hAnsi="Times New Roman" w:cs="Times New Roman"/>
          <w:color w:val="000000" w:themeColor="text1"/>
          <w:szCs w:val="22"/>
        </w:rPr>
        <w:t>Has e</w:t>
      </w:r>
      <w:r w:rsidR="006A77E8" w:rsidRPr="00353697">
        <w:rPr>
          <w:rFonts w:ascii="Times New Roman" w:eastAsia="Times New Roman" w:hAnsi="Times New Roman" w:cs="Times New Roman"/>
          <w:color w:val="000000" w:themeColor="text1"/>
          <w:szCs w:val="22"/>
        </w:rPr>
        <w:t>nables the use of JavaScript on the server-side</w:t>
      </w:r>
    </w:p>
    <w:p w14:paraId="12A20756" w14:textId="77777777" w:rsidR="006A77E8" w:rsidRPr="00353697" w:rsidRDefault="006A77E8" w:rsidP="000A4AA8">
      <w:pPr>
        <w:pStyle w:val="ListParagraph"/>
        <w:numPr>
          <w:ilvl w:val="0"/>
          <w:numId w:val="24"/>
        </w:numPr>
        <w:spacing w:line="240" w:lineRule="auto"/>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color w:val="000000" w:themeColor="text1"/>
          <w:szCs w:val="22"/>
        </w:rPr>
        <w:t>Has a driver for support MySQL</w:t>
      </w:r>
    </w:p>
    <w:p w14:paraId="1CBBCCF7" w14:textId="5265DC21" w:rsidR="006A77E8" w:rsidRPr="009550F4" w:rsidRDefault="006A77E8" w:rsidP="000A4AA8">
      <w:pPr>
        <w:pStyle w:val="ListParagraph"/>
        <w:numPr>
          <w:ilvl w:val="0"/>
          <w:numId w:val="24"/>
        </w:numPr>
        <w:spacing w:line="240" w:lineRule="auto"/>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color w:val="000000" w:themeColor="text1"/>
          <w:szCs w:val="22"/>
        </w:rPr>
        <w:t>Has many libraries for developers</w:t>
      </w:r>
    </w:p>
    <w:p w14:paraId="6BB2F30C" w14:textId="77777777" w:rsidR="006A77E8" w:rsidRPr="00353697" w:rsidRDefault="006A77E8" w:rsidP="006A77E8">
      <w:pPr>
        <w:spacing w:line="240" w:lineRule="auto"/>
        <w:rPr>
          <w:rFonts w:ascii="Times New Roman" w:eastAsia="Times New Roman" w:hAnsi="Times New Roman" w:cs="Times New Roman"/>
          <w:color w:val="000000" w:themeColor="text1"/>
          <w:szCs w:val="22"/>
        </w:rPr>
      </w:pPr>
    </w:p>
    <w:p w14:paraId="4B2312F6" w14:textId="77777777" w:rsidR="006A77E8" w:rsidRPr="00353697" w:rsidRDefault="006A77E8" w:rsidP="00247EA0">
      <w:pPr>
        <w:spacing w:line="240" w:lineRule="auto"/>
        <w:ind w:left="720"/>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 The V8 JavaScript Engine is an open source JavaScript engine developed by Google for the Google Chrome web browser.</w:t>
      </w:r>
    </w:p>
    <w:p w14:paraId="1B9B4E19" w14:textId="77777777" w:rsidR="006A77E8" w:rsidRPr="00353697" w:rsidRDefault="006A77E8" w:rsidP="006A77E8">
      <w:pPr>
        <w:spacing w:line="240" w:lineRule="auto"/>
        <w:rPr>
          <w:rFonts w:ascii="Times New Roman" w:eastAsia="Times New Roman" w:hAnsi="Times New Roman" w:cs="Times New Roman"/>
          <w:color w:val="000000" w:themeColor="text1"/>
          <w:szCs w:val="22"/>
        </w:rPr>
      </w:pPr>
    </w:p>
    <w:p w14:paraId="5A5BA370" w14:textId="77777777" w:rsidR="00061986" w:rsidRDefault="006A77E8" w:rsidP="00061986">
      <w:pPr>
        <w:spacing w:line="240" w:lineRule="auto"/>
        <w:ind w:firstLine="720"/>
        <w:rPr>
          <w:rFonts w:ascii="Times New Roman" w:eastAsia="Times New Roman" w:hAnsi="Times New Roman" w:cs="Times New Roman"/>
          <w:b/>
          <w:bCs/>
          <w:color w:val="000000" w:themeColor="text1"/>
          <w:sz w:val="28"/>
        </w:rPr>
      </w:pPr>
      <w:r w:rsidRPr="00353697">
        <w:rPr>
          <w:rFonts w:ascii="Times New Roman" w:eastAsia="Times New Roman" w:hAnsi="Times New Roman" w:cs="Times New Roman"/>
          <w:b/>
          <w:bCs/>
          <w:color w:val="000000" w:themeColor="text1"/>
          <w:sz w:val="28"/>
        </w:rPr>
        <w:t>2.3.6 WebRTC [9]</w:t>
      </w:r>
    </w:p>
    <w:p w14:paraId="68B905AE" w14:textId="0899F434" w:rsidR="006A77E8" w:rsidRPr="00061986" w:rsidRDefault="006A77E8" w:rsidP="00061986">
      <w:pPr>
        <w:spacing w:line="240" w:lineRule="auto"/>
        <w:ind w:firstLine="720"/>
        <w:rPr>
          <w:rFonts w:ascii="Times New Roman" w:eastAsia="Times New Roman" w:hAnsi="Times New Roman" w:cs="Times New Roman"/>
          <w:b/>
          <w:bCs/>
          <w:color w:val="000000" w:themeColor="text1"/>
          <w:sz w:val="28"/>
        </w:rPr>
      </w:pPr>
      <w:r w:rsidRPr="00061986">
        <w:rPr>
          <w:rFonts w:ascii="Times New Roman" w:eastAsia="Times New Roman" w:hAnsi="Times New Roman" w:cs="Times New Roman"/>
          <w:b/>
          <w:bCs/>
          <w:color w:val="000000" w:themeColor="text1"/>
          <w:szCs w:val="22"/>
        </w:rPr>
        <w:t xml:space="preserve">Overview </w:t>
      </w:r>
    </w:p>
    <w:p w14:paraId="4E81916F" w14:textId="7FF6CD65" w:rsidR="006A77E8" w:rsidRPr="00772DC4" w:rsidRDefault="006A77E8" w:rsidP="00247EA0">
      <w:pPr>
        <w:pStyle w:val="ListParagraph"/>
        <w:spacing w:line="240" w:lineRule="auto"/>
        <w:ind w:firstLine="720"/>
        <w:jc w:val="both"/>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WebRTC is the API that allows developer to write real-time multimedia applications on the web, without requiring plugins, download or installs. It works across multiple web browsers and across multiple platforms.</w:t>
      </w:r>
    </w:p>
    <w:p w14:paraId="46014C45" w14:textId="1191573C" w:rsidR="00247EA0" w:rsidRDefault="006A77E8" w:rsidP="00247EA0">
      <w:pPr>
        <w:pStyle w:val="ListParagraph"/>
        <w:spacing w:line="240" w:lineRule="auto"/>
        <w:ind w:firstLine="720"/>
        <w:jc w:val="both"/>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The interesting API of WebRTC is a MediaStream. The MediaStream interface of the WebRTC API describes a stream of audio or video data.</w:t>
      </w:r>
    </w:p>
    <w:p w14:paraId="0CD41088" w14:textId="77777777" w:rsidR="006A77E8" w:rsidRPr="00247EA0" w:rsidRDefault="006A77E8" w:rsidP="00247EA0">
      <w:pPr>
        <w:spacing w:line="240" w:lineRule="auto"/>
        <w:ind w:firstLine="720"/>
        <w:rPr>
          <w:rFonts w:ascii="Times New Roman" w:eastAsia="Times New Roman" w:hAnsi="Times New Roman" w:cs="Times New Roman"/>
          <w:b/>
          <w:bCs/>
          <w:color w:val="000000" w:themeColor="text1"/>
          <w:szCs w:val="22"/>
        </w:rPr>
      </w:pPr>
      <w:r w:rsidRPr="00247EA0">
        <w:rPr>
          <w:rFonts w:ascii="Times New Roman" w:eastAsia="Times New Roman" w:hAnsi="Times New Roman" w:cs="Times New Roman"/>
          <w:b/>
          <w:bCs/>
          <w:color w:val="000000" w:themeColor="text1"/>
          <w:szCs w:val="22"/>
        </w:rPr>
        <w:t>The selection of this technology</w:t>
      </w:r>
    </w:p>
    <w:p w14:paraId="3E8AE3FC" w14:textId="282B5789" w:rsidR="006A77E8" w:rsidRPr="00353697" w:rsidRDefault="00287F07" w:rsidP="000A4AA8">
      <w:pPr>
        <w:pStyle w:val="ListParagraph"/>
        <w:numPr>
          <w:ilvl w:val="0"/>
          <w:numId w:val="23"/>
        </w:numPr>
        <w:spacing w:line="240" w:lineRule="auto"/>
        <w:rPr>
          <w:rFonts w:ascii="Times New Roman" w:eastAsia="Times New Roman" w:hAnsi="Times New Roman" w:cs="Times New Roman"/>
          <w:b/>
          <w:bCs/>
          <w:color w:val="000000" w:themeColor="text1"/>
          <w:szCs w:val="22"/>
        </w:rPr>
      </w:pPr>
      <w:r>
        <w:rPr>
          <w:rFonts w:ascii="Times New Roman" w:eastAsia="Times New Roman" w:hAnsi="Times New Roman" w:cs="Times New Roman"/>
          <w:color w:val="000000" w:themeColor="text1"/>
          <w:szCs w:val="22"/>
        </w:rPr>
        <w:t>Can a</w:t>
      </w:r>
      <w:r w:rsidR="006A77E8" w:rsidRPr="00353697">
        <w:rPr>
          <w:rFonts w:ascii="Times New Roman" w:eastAsia="Times New Roman" w:hAnsi="Times New Roman" w:cs="Times New Roman"/>
          <w:color w:val="000000" w:themeColor="text1"/>
          <w:szCs w:val="22"/>
        </w:rPr>
        <w:t>llows devices to communication without plugins</w:t>
      </w:r>
    </w:p>
    <w:p w14:paraId="71590553" w14:textId="20BA64EB" w:rsidR="006A77E8" w:rsidRPr="00353697" w:rsidRDefault="00287F07" w:rsidP="000A4AA8">
      <w:pPr>
        <w:pStyle w:val="ListParagraph"/>
        <w:numPr>
          <w:ilvl w:val="0"/>
          <w:numId w:val="23"/>
        </w:numPr>
        <w:spacing w:line="240" w:lineRule="auto"/>
        <w:rPr>
          <w:rFonts w:ascii="Times New Roman" w:eastAsia="Times New Roman" w:hAnsi="Times New Roman" w:cs="Times New Roman"/>
          <w:b/>
          <w:bCs/>
          <w:color w:val="000000" w:themeColor="text1"/>
          <w:szCs w:val="22"/>
        </w:rPr>
      </w:pPr>
      <w:r>
        <w:rPr>
          <w:rFonts w:ascii="Times New Roman" w:eastAsia="Times New Roman" w:hAnsi="Times New Roman" w:cs="Times New Roman"/>
          <w:color w:val="000000" w:themeColor="text1"/>
          <w:szCs w:val="22"/>
        </w:rPr>
        <w:t>Can w</w:t>
      </w:r>
      <w:r w:rsidR="006A77E8" w:rsidRPr="00353697">
        <w:rPr>
          <w:rFonts w:ascii="Times New Roman" w:eastAsia="Times New Roman" w:hAnsi="Times New Roman" w:cs="Times New Roman"/>
          <w:color w:val="000000" w:themeColor="text1"/>
          <w:szCs w:val="22"/>
        </w:rPr>
        <w:t>orks the across platforms and browsers</w:t>
      </w:r>
    </w:p>
    <w:p w14:paraId="7F2E25A1" w14:textId="056EFAA0" w:rsidR="006A77E8" w:rsidRPr="00353697" w:rsidRDefault="00287F07" w:rsidP="000A4AA8">
      <w:pPr>
        <w:pStyle w:val="ListParagraph"/>
        <w:numPr>
          <w:ilvl w:val="0"/>
          <w:numId w:val="23"/>
        </w:numPr>
        <w:spacing w:line="240" w:lineRule="auto"/>
        <w:rPr>
          <w:rFonts w:ascii="Times New Roman" w:eastAsia="Times New Roman" w:hAnsi="Times New Roman" w:cs="Times New Roman"/>
          <w:b/>
          <w:bCs/>
          <w:color w:val="000000" w:themeColor="text1"/>
          <w:szCs w:val="22"/>
        </w:rPr>
      </w:pPr>
      <w:r>
        <w:rPr>
          <w:rFonts w:ascii="Times New Roman" w:eastAsia="Times New Roman" w:hAnsi="Times New Roman" w:cs="Times New Roman"/>
          <w:color w:val="000000" w:themeColor="text1"/>
          <w:szCs w:val="22"/>
        </w:rPr>
        <w:t>Can s</w:t>
      </w:r>
      <w:r w:rsidR="006A77E8" w:rsidRPr="00353697">
        <w:rPr>
          <w:rFonts w:ascii="Times New Roman" w:eastAsia="Times New Roman" w:hAnsi="Times New Roman" w:cs="Times New Roman"/>
          <w:color w:val="000000" w:themeColor="text1"/>
          <w:szCs w:val="22"/>
        </w:rPr>
        <w:t>upports JavaScript</w:t>
      </w:r>
    </w:p>
    <w:p w14:paraId="286681A8" w14:textId="77777777" w:rsidR="006A77E8" w:rsidRPr="00353697" w:rsidRDefault="006A77E8" w:rsidP="006A77E8">
      <w:pPr>
        <w:pStyle w:val="ListParagraph"/>
        <w:spacing w:line="240" w:lineRule="auto"/>
        <w:rPr>
          <w:rFonts w:ascii="Times New Roman" w:eastAsia="Times New Roman" w:hAnsi="Times New Roman" w:cs="Times New Roman"/>
          <w:color w:val="000000" w:themeColor="text1"/>
          <w:szCs w:val="22"/>
        </w:rPr>
      </w:pPr>
    </w:p>
    <w:p w14:paraId="7F88E0B8" w14:textId="77777777" w:rsidR="006A77E8" w:rsidRPr="00353697" w:rsidRDefault="006A77E8" w:rsidP="006A77E8">
      <w:pPr>
        <w:pStyle w:val="ListParagraph"/>
        <w:spacing w:line="240" w:lineRule="auto"/>
        <w:jc w:val="center"/>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noProof/>
          <w:color w:val="000000" w:themeColor="text1"/>
          <w:szCs w:val="22"/>
        </w:rPr>
        <w:lastRenderedPageBreak/>
        <w:drawing>
          <wp:inline distT="0" distB="0" distL="0" distR="0" wp14:anchorId="489456D1" wp14:editId="7DD35CBA">
            <wp:extent cx="3860800" cy="23368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0800" cy="2336800"/>
                    </a:xfrm>
                    <a:prstGeom prst="rect">
                      <a:avLst/>
                    </a:prstGeom>
                    <a:noFill/>
                    <a:ln>
                      <a:noFill/>
                    </a:ln>
                  </pic:spPr>
                </pic:pic>
              </a:graphicData>
            </a:graphic>
          </wp:inline>
        </w:drawing>
      </w:r>
    </w:p>
    <w:p w14:paraId="4121F91E" w14:textId="77777777" w:rsidR="006A77E8" w:rsidRPr="00061986" w:rsidRDefault="006A77E8" w:rsidP="006A77E8">
      <w:pPr>
        <w:spacing w:line="240" w:lineRule="auto"/>
        <w:jc w:val="center"/>
        <w:rPr>
          <w:rFonts w:ascii="Times New Roman" w:eastAsia="Times New Roman" w:hAnsi="Times New Roman" w:cs="Times New Roman"/>
          <w:b/>
          <w:bCs/>
          <w:color w:val="000000" w:themeColor="text1"/>
          <w:szCs w:val="22"/>
        </w:rPr>
      </w:pPr>
      <w:r w:rsidRPr="00061986">
        <w:rPr>
          <w:rFonts w:ascii="Times New Roman" w:eastAsia="Times New Roman" w:hAnsi="Times New Roman" w:cs="Times New Roman"/>
          <w:b/>
          <w:bCs/>
          <w:color w:val="000000" w:themeColor="text1"/>
          <w:szCs w:val="22"/>
        </w:rPr>
        <w:t>Figure</w:t>
      </w:r>
      <w:r w:rsidR="00353697" w:rsidRPr="00061986">
        <w:rPr>
          <w:rFonts w:ascii="Times New Roman" w:eastAsia="Times New Roman" w:hAnsi="Times New Roman" w:cs="Times New Roman"/>
          <w:b/>
          <w:bCs/>
          <w:color w:val="000000" w:themeColor="text1"/>
          <w:szCs w:val="22"/>
        </w:rPr>
        <w:t xml:space="preserve"> 4</w:t>
      </w:r>
      <w:r w:rsidRPr="00061986">
        <w:rPr>
          <w:rFonts w:ascii="Times New Roman" w:eastAsia="Times New Roman" w:hAnsi="Times New Roman" w:cs="Times New Roman"/>
          <w:b/>
          <w:bCs/>
          <w:color w:val="000000" w:themeColor="text1"/>
          <w:szCs w:val="22"/>
        </w:rPr>
        <w:t>: Architecture of WebRTC</w:t>
      </w:r>
    </w:p>
    <w:p w14:paraId="3314F95C" w14:textId="77777777" w:rsidR="006A77E8" w:rsidRPr="00353697" w:rsidRDefault="006A77E8" w:rsidP="006A77E8">
      <w:pPr>
        <w:spacing w:line="240" w:lineRule="auto"/>
        <w:rPr>
          <w:rFonts w:ascii="Times New Roman" w:eastAsia="Times New Roman" w:hAnsi="Times New Roman" w:cs="Times New Roman"/>
          <w:color w:val="000000" w:themeColor="text1"/>
          <w:sz w:val="24"/>
          <w:szCs w:val="24"/>
        </w:rPr>
      </w:pPr>
      <w:commentRangeStart w:id="10"/>
    </w:p>
    <w:p w14:paraId="46AF0A06" w14:textId="69FB5271" w:rsidR="006A77E8" w:rsidRPr="00353697" w:rsidRDefault="006A77E8" w:rsidP="006A77E8">
      <w:pPr>
        <w:spacing w:line="240" w:lineRule="auto"/>
        <w:ind w:firstLine="720"/>
        <w:rPr>
          <w:rFonts w:ascii="Times New Roman" w:hAnsi="Times New Roman" w:cs="Times New Roman"/>
          <w:b/>
          <w:bCs/>
          <w:sz w:val="28"/>
        </w:rPr>
      </w:pPr>
      <w:r w:rsidRPr="00353697">
        <w:rPr>
          <w:rFonts w:ascii="Times New Roman" w:hAnsi="Times New Roman" w:cs="Times New Roman"/>
          <w:b/>
          <w:bCs/>
          <w:sz w:val="28"/>
        </w:rPr>
        <w:t>2.4.8</w:t>
      </w:r>
      <w:r w:rsidR="00353697">
        <w:rPr>
          <w:rFonts w:ascii="Times New Roman" w:hAnsi="Times New Roman" w:cs="Times New Roman"/>
          <w:b/>
          <w:bCs/>
          <w:sz w:val="28"/>
        </w:rPr>
        <w:t xml:space="preserve"> MySQL</w:t>
      </w:r>
      <w:r w:rsidR="009550F4">
        <w:rPr>
          <w:rFonts w:ascii="Times New Roman" w:hAnsi="Times New Roman" w:cs="Times New Roman"/>
          <w:b/>
          <w:bCs/>
          <w:sz w:val="28"/>
        </w:rPr>
        <w:t xml:space="preserve"> [10</w:t>
      </w:r>
      <w:r w:rsidRPr="00353697">
        <w:rPr>
          <w:rFonts w:ascii="Times New Roman" w:hAnsi="Times New Roman" w:cs="Times New Roman"/>
          <w:b/>
          <w:bCs/>
          <w:sz w:val="28"/>
        </w:rPr>
        <w:t>]</w:t>
      </w:r>
    </w:p>
    <w:p w14:paraId="44206C95" w14:textId="77777777" w:rsidR="006A77E8" w:rsidRPr="00353697" w:rsidRDefault="006A77E8" w:rsidP="006A77E8">
      <w:pPr>
        <w:spacing w:line="240" w:lineRule="auto"/>
        <w:ind w:firstLine="720"/>
        <w:rPr>
          <w:rFonts w:ascii="Times New Roman" w:hAnsi="Times New Roman" w:cs="Times New Roman"/>
          <w:b/>
          <w:bCs/>
          <w:szCs w:val="22"/>
        </w:rPr>
      </w:pPr>
      <w:r w:rsidRPr="00353697">
        <w:rPr>
          <w:rFonts w:ascii="Times New Roman" w:hAnsi="Times New Roman" w:cs="Times New Roman"/>
          <w:b/>
          <w:bCs/>
          <w:szCs w:val="22"/>
        </w:rPr>
        <w:t>Overview</w:t>
      </w:r>
    </w:p>
    <w:p w14:paraId="2AF27941" w14:textId="77777777" w:rsidR="006A77E8" w:rsidRPr="00353697" w:rsidRDefault="006A77E8" w:rsidP="00247EA0">
      <w:pPr>
        <w:spacing w:line="240" w:lineRule="auto"/>
        <w:ind w:left="720" w:firstLine="720"/>
        <w:jc w:val="both"/>
        <w:rPr>
          <w:rFonts w:ascii="Times New Roman" w:hAnsi="Times New Roman" w:cs="Times New Roman"/>
          <w:szCs w:val="22"/>
        </w:rPr>
      </w:pPr>
      <w:r w:rsidRPr="00353697">
        <w:rPr>
          <w:rFonts w:ascii="Times New Roman" w:hAnsi="Times New Roman" w:cs="Times New Roman"/>
          <w:szCs w:val="22"/>
        </w:rPr>
        <w:t>MySQL is an open-source relational database management system (RDBMS). It allows user to create a relational database structure on a web-server to store data or automate procedures.</w:t>
      </w:r>
    </w:p>
    <w:p w14:paraId="33228662" w14:textId="77777777" w:rsidR="006A77E8" w:rsidRPr="00353697" w:rsidRDefault="006A77E8" w:rsidP="006A77E8">
      <w:pPr>
        <w:spacing w:line="240" w:lineRule="auto"/>
        <w:ind w:firstLine="720"/>
        <w:rPr>
          <w:rFonts w:ascii="Times New Roman" w:hAnsi="Times New Roman" w:cs="Times New Roman"/>
          <w:b/>
          <w:bCs/>
          <w:szCs w:val="22"/>
        </w:rPr>
      </w:pPr>
      <w:r w:rsidRPr="00353697">
        <w:rPr>
          <w:rFonts w:ascii="Times New Roman" w:hAnsi="Times New Roman" w:cs="Times New Roman"/>
          <w:b/>
          <w:bCs/>
          <w:szCs w:val="22"/>
        </w:rPr>
        <w:t>The selection of this tool</w:t>
      </w:r>
    </w:p>
    <w:p w14:paraId="4E8A3A4A" w14:textId="78BAE3E1" w:rsidR="006A77E8" w:rsidRPr="00353697" w:rsidRDefault="002B10F6" w:rsidP="000A4AA8">
      <w:pPr>
        <w:pStyle w:val="ListParagraph"/>
        <w:numPr>
          <w:ilvl w:val="0"/>
          <w:numId w:val="22"/>
        </w:numPr>
        <w:spacing w:line="240" w:lineRule="auto"/>
        <w:rPr>
          <w:rFonts w:ascii="Times New Roman" w:hAnsi="Times New Roman" w:cs="Times New Roman"/>
          <w:b/>
          <w:bCs/>
          <w:szCs w:val="22"/>
        </w:rPr>
      </w:pPr>
      <w:r>
        <w:rPr>
          <w:rFonts w:ascii="Times New Roman" w:hAnsi="Times New Roman" w:cs="Times New Roman"/>
          <w:szCs w:val="22"/>
        </w:rPr>
        <w:t>Has many users of MySQL and it is open source.</w:t>
      </w:r>
    </w:p>
    <w:p w14:paraId="27EAF6CF" w14:textId="60569067" w:rsidR="006A77E8" w:rsidRPr="00353697" w:rsidRDefault="002B10F6" w:rsidP="000A4AA8">
      <w:pPr>
        <w:pStyle w:val="ListParagraph"/>
        <w:numPr>
          <w:ilvl w:val="0"/>
          <w:numId w:val="22"/>
        </w:numPr>
        <w:spacing w:line="240" w:lineRule="auto"/>
        <w:rPr>
          <w:rFonts w:ascii="Times New Roman" w:hAnsi="Times New Roman" w:cs="Times New Roman"/>
          <w:b/>
          <w:bCs/>
          <w:szCs w:val="22"/>
        </w:rPr>
      </w:pPr>
      <w:r>
        <w:rPr>
          <w:rFonts w:ascii="Times New Roman" w:hAnsi="Times New Roman" w:cs="Times New Roman"/>
          <w:szCs w:val="22"/>
        </w:rPr>
        <w:t xml:space="preserve">Has </w:t>
      </w:r>
      <w:r w:rsidR="006A77E8" w:rsidRPr="00353697">
        <w:rPr>
          <w:rFonts w:ascii="Times New Roman" w:hAnsi="Times New Roman" w:cs="Times New Roman"/>
          <w:szCs w:val="22"/>
        </w:rPr>
        <w:t xml:space="preserve"> many interacting tools online</w:t>
      </w:r>
      <w:commentRangeEnd w:id="10"/>
      <w:r w:rsidR="006A77E8" w:rsidRPr="00353697">
        <w:rPr>
          <w:rStyle w:val="CommentReference"/>
          <w:rFonts w:ascii="Times New Roman" w:eastAsiaTheme="minorHAnsi" w:hAnsi="Times New Roman" w:cs="Times New Roman"/>
          <w:lang w:eastAsia="en-US"/>
        </w:rPr>
        <w:commentReference w:id="10"/>
      </w:r>
    </w:p>
    <w:p w14:paraId="7C0B3970" w14:textId="77777777" w:rsidR="006A77E8" w:rsidRPr="00353697" w:rsidRDefault="006A77E8" w:rsidP="000A4AA8">
      <w:pPr>
        <w:pStyle w:val="ListParagraph"/>
        <w:numPr>
          <w:ilvl w:val="0"/>
          <w:numId w:val="22"/>
        </w:numPr>
        <w:spacing w:line="240" w:lineRule="auto"/>
        <w:rPr>
          <w:rFonts w:ascii="Times New Roman" w:hAnsi="Times New Roman" w:cs="Times New Roman"/>
          <w:b/>
          <w:bCs/>
          <w:szCs w:val="22"/>
        </w:rPr>
      </w:pPr>
      <w:r w:rsidRPr="00353697">
        <w:rPr>
          <w:rFonts w:ascii="Times New Roman" w:hAnsi="Times New Roman" w:cs="Times New Roman"/>
          <w:szCs w:val="22"/>
        </w:rPr>
        <w:t>Has good recommending from user in DBMS reviewed*.</w:t>
      </w:r>
    </w:p>
    <w:p w14:paraId="55A78083" w14:textId="77777777" w:rsidR="006A77E8" w:rsidRPr="00353697" w:rsidRDefault="006A77E8" w:rsidP="006A77E8">
      <w:pPr>
        <w:spacing w:line="240" w:lineRule="auto"/>
        <w:rPr>
          <w:rFonts w:ascii="Times New Roman" w:hAnsi="Times New Roman" w:cs="Times New Roman"/>
          <w:szCs w:val="22"/>
        </w:rPr>
      </w:pPr>
    </w:p>
    <w:p w14:paraId="15FA0120" w14:textId="10611CB0" w:rsidR="006A77E8" w:rsidRPr="00353697" w:rsidRDefault="006A77E8" w:rsidP="00247EA0">
      <w:pPr>
        <w:spacing w:line="240" w:lineRule="auto"/>
        <w:ind w:left="720"/>
        <w:rPr>
          <w:rFonts w:ascii="Times New Roman" w:hAnsi="Times New Roman" w:cs="Times New Roman"/>
          <w:szCs w:val="22"/>
        </w:rPr>
      </w:pPr>
      <w:r w:rsidRPr="00353697">
        <w:rPr>
          <w:rFonts w:ascii="Times New Roman" w:hAnsi="Times New Roman" w:cs="Times New Roman"/>
          <w:szCs w:val="22"/>
        </w:rPr>
        <w:t>*According to the “Top 10 Enterprise Database System to Consider” by Kenneth Hess, the recommended are Oracle, SQL Server, DB2, Sybase, MySQL, PostgreSQL, Teradata, Informi</w:t>
      </w:r>
      <w:r w:rsidR="0002735F">
        <w:rPr>
          <w:rFonts w:ascii="Times New Roman" w:hAnsi="Times New Roman" w:cs="Times New Roman"/>
          <w:szCs w:val="22"/>
        </w:rPr>
        <w:t>x, Ingres, Amazon’s SimpleDB.[14</w:t>
      </w:r>
      <w:r w:rsidRPr="00353697">
        <w:rPr>
          <w:rFonts w:ascii="Times New Roman" w:hAnsi="Times New Roman" w:cs="Times New Roman"/>
          <w:szCs w:val="22"/>
        </w:rPr>
        <w:t>]</w:t>
      </w:r>
    </w:p>
    <w:p w14:paraId="3309F2CE" w14:textId="39F135D0" w:rsidR="006A77E8" w:rsidRPr="00353697" w:rsidRDefault="006A77E8" w:rsidP="00247EA0">
      <w:pPr>
        <w:spacing w:line="240" w:lineRule="auto"/>
        <w:ind w:left="720"/>
        <w:rPr>
          <w:rFonts w:ascii="Times New Roman" w:hAnsi="Times New Roman" w:cs="Times New Roman"/>
          <w:szCs w:val="22"/>
        </w:rPr>
      </w:pPr>
      <w:r w:rsidRPr="00353697">
        <w:rPr>
          <w:rFonts w:ascii="Times New Roman" w:hAnsi="Times New Roman" w:cs="Times New Roman"/>
          <w:szCs w:val="22"/>
        </w:rPr>
        <w:t>According to the “Top 5 Databases for Web Developers” by Curties Dicken, the recommended are MSQL, MicrosoftAcess, Microsoft SQL Server Express, O</w:t>
      </w:r>
      <w:r w:rsidR="0002735F">
        <w:rPr>
          <w:rFonts w:ascii="Times New Roman" w:hAnsi="Times New Roman" w:cs="Times New Roman"/>
          <w:szCs w:val="22"/>
        </w:rPr>
        <w:t>racle Express, DB2 Express-C.[15</w:t>
      </w:r>
      <w:r w:rsidRPr="00353697">
        <w:rPr>
          <w:rFonts w:ascii="Times New Roman" w:hAnsi="Times New Roman" w:cs="Times New Roman"/>
          <w:szCs w:val="22"/>
        </w:rPr>
        <w:t>]</w:t>
      </w:r>
    </w:p>
    <w:p w14:paraId="6ECEE428" w14:textId="21EE1CFD" w:rsidR="006A77E8" w:rsidRPr="00353697" w:rsidRDefault="006A77E8" w:rsidP="00247EA0">
      <w:pPr>
        <w:spacing w:line="240" w:lineRule="auto"/>
        <w:ind w:left="720"/>
        <w:rPr>
          <w:rFonts w:ascii="Times New Roman" w:hAnsi="Times New Roman" w:cs="Times New Roman"/>
          <w:szCs w:val="22"/>
        </w:rPr>
      </w:pPr>
      <w:r w:rsidRPr="00353697">
        <w:rPr>
          <w:rFonts w:ascii="Times New Roman" w:hAnsi="Times New Roman" w:cs="Times New Roman"/>
          <w:szCs w:val="22"/>
        </w:rPr>
        <w:t>According to “Top 10 Most Popular DB Engines(SQL and NoSQL)” by Java, SQL and jOOQ the recommended are Oracle, MySQL, Microsoft SQL Server, PostgreSQL, DB2, MongoDB, MicrosoftAce</w:t>
      </w:r>
      <w:r w:rsidR="0002735F">
        <w:rPr>
          <w:rFonts w:ascii="Times New Roman" w:hAnsi="Times New Roman" w:cs="Times New Roman"/>
          <w:szCs w:val="22"/>
        </w:rPr>
        <w:t>ss, SQLite, Sybase, Teradata.[16</w:t>
      </w:r>
      <w:r w:rsidRPr="00353697">
        <w:rPr>
          <w:rFonts w:ascii="Times New Roman" w:hAnsi="Times New Roman" w:cs="Times New Roman"/>
          <w:szCs w:val="22"/>
        </w:rPr>
        <w:t>]</w:t>
      </w:r>
    </w:p>
    <w:p w14:paraId="1213C58D" w14:textId="77777777" w:rsidR="006A77E8" w:rsidRPr="00353697" w:rsidRDefault="006A77E8" w:rsidP="00247EA0">
      <w:pPr>
        <w:spacing w:line="240" w:lineRule="auto"/>
        <w:ind w:left="720"/>
        <w:rPr>
          <w:rFonts w:ascii="Times New Roman" w:hAnsi="Times New Roman" w:cs="Times New Roman"/>
          <w:szCs w:val="22"/>
        </w:rPr>
      </w:pPr>
      <w:r w:rsidRPr="00353697">
        <w:rPr>
          <w:rFonts w:ascii="Times New Roman" w:hAnsi="Times New Roman" w:cs="Times New Roman"/>
          <w:szCs w:val="22"/>
        </w:rPr>
        <w:t>*</w:t>
      </w:r>
      <w:r w:rsidRPr="00353697">
        <w:rPr>
          <w:rFonts w:ascii="Times New Roman" w:hAnsi="Times New Roman" w:cs="Times New Roman"/>
        </w:rPr>
        <w:t>R</w:t>
      </w:r>
      <w:r w:rsidRPr="00353697">
        <w:rPr>
          <w:rFonts w:ascii="Times New Roman" w:hAnsi="Times New Roman" w:cs="Times New Roman"/>
          <w:szCs w:val="22"/>
        </w:rPr>
        <w:t>elational database refer to database that has a collection of tables of data items, all of which is formally described and organized according to the relational model. Data in a single table represents a relation, from which the name of the database type comes.</w:t>
      </w:r>
    </w:p>
    <w:p w14:paraId="1B8E5ECF" w14:textId="77777777" w:rsidR="006A77E8" w:rsidRPr="00353697" w:rsidRDefault="006A77E8" w:rsidP="006A77E8">
      <w:pPr>
        <w:spacing w:line="240" w:lineRule="auto"/>
        <w:rPr>
          <w:rFonts w:ascii="Times New Roman" w:hAnsi="Times New Roman" w:cs="Times New Roman"/>
          <w:szCs w:val="22"/>
        </w:rPr>
      </w:pPr>
    </w:p>
    <w:p w14:paraId="3FD7E199" w14:textId="77777777" w:rsidR="006A77E8" w:rsidRPr="00353697" w:rsidRDefault="006A77E8" w:rsidP="006A77E8">
      <w:pPr>
        <w:spacing w:line="240" w:lineRule="auto"/>
        <w:jc w:val="center"/>
        <w:rPr>
          <w:rFonts w:ascii="Times New Roman" w:hAnsi="Times New Roman" w:cs="Times New Roman"/>
        </w:rPr>
      </w:pPr>
      <w:r w:rsidRPr="00353697">
        <w:rPr>
          <w:rFonts w:ascii="Times New Roman" w:hAnsi="Times New Roman" w:cs="Times New Roman"/>
          <w:noProof/>
        </w:rPr>
        <w:lastRenderedPageBreak/>
        <w:drawing>
          <wp:inline distT="0" distB="0" distL="0" distR="0" wp14:anchorId="309937D8" wp14:editId="01001F15">
            <wp:extent cx="2951594" cy="1524273"/>
            <wp:effectExtent l="0" t="0" r="1270" b="0"/>
            <wp:docPr id="17" name="Picture 17" descr="http://nms.rmutp.ac.th/wp-content/uploads/2011/07/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ms.rmutp.ac.th/wp-content/uploads/2011/07/mysq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5252" cy="1531326"/>
                    </a:xfrm>
                    <a:prstGeom prst="rect">
                      <a:avLst/>
                    </a:prstGeom>
                    <a:noFill/>
                    <a:ln>
                      <a:noFill/>
                    </a:ln>
                  </pic:spPr>
                </pic:pic>
              </a:graphicData>
            </a:graphic>
          </wp:inline>
        </w:drawing>
      </w:r>
    </w:p>
    <w:p w14:paraId="4DE65884" w14:textId="77777777" w:rsidR="006A77E8" w:rsidRDefault="006A77E8" w:rsidP="00247EA0">
      <w:pPr>
        <w:spacing w:line="240" w:lineRule="auto"/>
        <w:rPr>
          <w:rFonts w:ascii="Times New Roman" w:hAnsi="Times New Roman" w:cs="Times New Roman"/>
        </w:rPr>
      </w:pPr>
    </w:p>
    <w:p w14:paraId="7F36A586" w14:textId="77777777" w:rsidR="00247EA0" w:rsidRPr="00353697" w:rsidRDefault="00247EA0" w:rsidP="00247EA0">
      <w:pPr>
        <w:spacing w:line="240" w:lineRule="auto"/>
        <w:rPr>
          <w:rFonts w:ascii="Times New Roman" w:hAnsi="Times New Roman" w:cs="Times New Roman"/>
        </w:rPr>
      </w:pPr>
    </w:p>
    <w:p w14:paraId="18DE9D2B" w14:textId="5145FE39" w:rsidR="006A77E8" w:rsidRPr="00AA124C" w:rsidRDefault="006A77E8" w:rsidP="006A77E8">
      <w:pPr>
        <w:pStyle w:val="ListParagraph"/>
        <w:spacing w:line="240" w:lineRule="auto"/>
        <w:rPr>
          <w:rFonts w:ascii="Times New Roman" w:eastAsia="Times New Roman" w:hAnsi="Times New Roman" w:cs="Times New Roman"/>
          <w:b/>
          <w:bCs/>
          <w:color w:val="000000" w:themeColor="text1"/>
          <w:sz w:val="28"/>
        </w:rPr>
      </w:pPr>
      <w:r w:rsidRPr="00AA124C">
        <w:rPr>
          <w:rFonts w:ascii="Times New Roman" w:eastAsia="Times New Roman" w:hAnsi="Times New Roman" w:cs="Times New Roman"/>
          <w:b/>
          <w:bCs/>
          <w:color w:val="000000" w:themeColor="text1"/>
          <w:sz w:val="28"/>
        </w:rPr>
        <w:t>2.4.9</w:t>
      </w:r>
      <w:r w:rsidR="009550F4" w:rsidRPr="00AA124C">
        <w:rPr>
          <w:rFonts w:ascii="Times New Roman" w:eastAsia="Times New Roman" w:hAnsi="Times New Roman" w:cs="Times New Roman"/>
          <w:b/>
          <w:bCs/>
          <w:color w:val="000000" w:themeColor="text1"/>
          <w:sz w:val="28"/>
        </w:rPr>
        <w:t xml:space="preserve"> Google Maps API [11</w:t>
      </w:r>
      <w:r w:rsidRPr="00AA124C">
        <w:rPr>
          <w:rFonts w:ascii="Times New Roman" w:eastAsia="Times New Roman" w:hAnsi="Times New Roman" w:cs="Times New Roman"/>
          <w:b/>
          <w:bCs/>
          <w:color w:val="000000" w:themeColor="text1"/>
          <w:sz w:val="28"/>
        </w:rPr>
        <w:t>]</w:t>
      </w:r>
    </w:p>
    <w:p w14:paraId="2F403810" w14:textId="77777777" w:rsidR="006A77E8" w:rsidRPr="00353697" w:rsidRDefault="006A77E8" w:rsidP="006A77E8">
      <w:pPr>
        <w:pStyle w:val="ListParagraph"/>
        <w:spacing w:line="240" w:lineRule="auto"/>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b/>
          <w:bCs/>
          <w:color w:val="000000" w:themeColor="text1"/>
          <w:szCs w:val="22"/>
        </w:rPr>
        <w:t>Overview</w:t>
      </w:r>
    </w:p>
    <w:p w14:paraId="3999E246" w14:textId="77777777" w:rsidR="00247EA0" w:rsidRDefault="006A77E8" w:rsidP="00247EA0">
      <w:pPr>
        <w:pStyle w:val="ListParagraph"/>
        <w:spacing w:line="240" w:lineRule="auto"/>
        <w:ind w:firstLine="720"/>
        <w:jc w:val="both"/>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Google Maps is a web mapping service application and technology provided by Google, powering many map-based services. The Google Maps API provides several ways of embedding Google Maps into web pages, and allows either simple use or extensive customization for</w:t>
      </w:r>
      <w:r w:rsidR="00353697">
        <w:rPr>
          <w:rFonts w:ascii="Times New Roman" w:eastAsia="Times New Roman" w:hAnsi="Times New Roman" w:cs="Times New Roman"/>
          <w:color w:val="000000" w:themeColor="text1"/>
          <w:szCs w:val="22"/>
        </w:rPr>
        <w:t xml:space="preserve"> </w:t>
      </w:r>
      <w:r w:rsidRPr="00353697">
        <w:rPr>
          <w:rFonts w:ascii="Times New Roman" w:eastAsia="Times New Roman" w:hAnsi="Times New Roman" w:cs="Times New Roman"/>
          <w:color w:val="000000" w:themeColor="text1"/>
          <w:szCs w:val="22"/>
        </w:rPr>
        <w:t xml:space="preserve">developers. </w:t>
      </w:r>
    </w:p>
    <w:p w14:paraId="2F651987" w14:textId="77777777" w:rsidR="00247EA0" w:rsidRDefault="006A77E8" w:rsidP="00247EA0">
      <w:pPr>
        <w:spacing w:line="240" w:lineRule="auto"/>
        <w:ind w:firstLine="720"/>
        <w:jc w:val="both"/>
        <w:rPr>
          <w:rFonts w:ascii="Times New Roman" w:eastAsia="Times New Roman" w:hAnsi="Times New Roman" w:cs="Times New Roman"/>
          <w:color w:val="000000" w:themeColor="text1"/>
          <w:szCs w:val="22"/>
        </w:rPr>
      </w:pPr>
      <w:r w:rsidRPr="00247EA0">
        <w:rPr>
          <w:rFonts w:ascii="Times New Roman" w:eastAsia="Times New Roman" w:hAnsi="Times New Roman" w:cs="Times New Roman"/>
          <w:b/>
          <w:bCs/>
          <w:color w:val="000000" w:themeColor="text1"/>
          <w:szCs w:val="22"/>
        </w:rPr>
        <w:t>There are several APIs offered:</w:t>
      </w:r>
    </w:p>
    <w:p w14:paraId="1F75E443" w14:textId="54911D25" w:rsidR="006A77E8" w:rsidRPr="00247EA0" w:rsidRDefault="006A77E8" w:rsidP="000A4AA8">
      <w:pPr>
        <w:pStyle w:val="ListParagraph"/>
        <w:numPr>
          <w:ilvl w:val="0"/>
          <w:numId w:val="36"/>
        </w:numPr>
        <w:spacing w:line="240" w:lineRule="auto"/>
        <w:jc w:val="both"/>
        <w:rPr>
          <w:rFonts w:ascii="Times New Roman" w:eastAsia="Times New Roman" w:hAnsi="Times New Roman" w:cs="Times New Roman"/>
          <w:color w:val="000000" w:themeColor="text1"/>
          <w:szCs w:val="22"/>
        </w:rPr>
      </w:pPr>
      <w:r w:rsidRPr="00247EA0">
        <w:rPr>
          <w:rFonts w:ascii="Times New Roman" w:eastAsia="Times New Roman" w:hAnsi="Times New Roman" w:cs="Times New Roman"/>
          <w:color w:val="000000" w:themeColor="text1"/>
          <w:szCs w:val="22"/>
        </w:rPr>
        <w:t>Google Maps JavaScript API</w:t>
      </w:r>
    </w:p>
    <w:p w14:paraId="08C2A095" w14:textId="77777777" w:rsidR="006A77E8" w:rsidRPr="00353697" w:rsidRDefault="006A77E8" w:rsidP="000A4AA8">
      <w:pPr>
        <w:pStyle w:val="ListParagraph"/>
        <w:numPr>
          <w:ilvl w:val="0"/>
          <w:numId w:val="25"/>
        </w:numPr>
        <w:spacing w:line="240" w:lineRule="auto"/>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Google Maps API for Flash</w:t>
      </w:r>
    </w:p>
    <w:p w14:paraId="185ED36F" w14:textId="61C5A5F0" w:rsidR="006A77E8" w:rsidRPr="00247EA0" w:rsidRDefault="006A77E8" w:rsidP="000A4AA8">
      <w:pPr>
        <w:pStyle w:val="ListParagraph"/>
        <w:numPr>
          <w:ilvl w:val="0"/>
          <w:numId w:val="25"/>
        </w:numPr>
        <w:spacing w:line="240" w:lineRule="auto"/>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Google Static Maps API</w:t>
      </w:r>
    </w:p>
    <w:p w14:paraId="08E214A1" w14:textId="77777777" w:rsidR="006A77E8" w:rsidRPr="00353697" w:rsidRDefault="006A77E8" w:rsidP="006A77E8">
      <w:pPr>
        <w:spacing w:line="240" w:lineRule="auto"/>
        <w:ind w:firstLine="720"/>
        <w:rPr>
          <w:rFonts w:ascii="Times New Roman" w:eastAsia="Times New Roman" w:hAnsi="Times New Roman" w:cs="Times New Roman"/>
          <w:b/>
          <w:color w:val="000000" w:themeColor="text1"/>
          <w:szCs w:val="22"/>
        </w:rPr>
      </w:pPr>
      <w:r w:rsidRPr="00353697">
        <w:rPr>
          <w:rFonts w:ascii="Times New Roman" w:eastAsia="Times New Roman" w:hAnsi="Times New Roman" w:cs="Times New Roman"/>
          <w:b/>
          <w:color w:val="000000" w:themeColor="text1"/>
          <w:szCs w:val="22"/>
        </w:rPr>
        <w:t>The selection of this technology</w:t>
      </w:r>
    </w:p>
    <w:p w14:paraId="643E2D04" w14:textId="04072AAF" w:rsidR="006A77E8" w:rsidRPr="00353697" w:rsidRDefault="002B10F6" w:rsidP="000A4AA8">
      <w:pPr>
        <w:pStyle w:val="ListParagraph"/>
        <w:numPr>
          <w:ilvl w:val="0"/>
          <w:numId w:val="26"/>
        </w:numPr>
        <w:spacing w:line="240" w:lineRule="auto"/>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szCs w:val="22"/>
        </w:rPr>
        <w:t>It open source</w:t>
      </w:r>
    </w:p>
    <w:p w14:paraId="4051EC10" w14:textId="08451FEF" w:rsidR="006A77E8" w:rsidRPr="00353697" w:rsidRDefault="002B10F6" w:rsidP="000A4AA8">
      <w:pPr>
        <w:pStyle w:val="ListParagraph"/>
        <w:numPr>
          <w:ilvl w:val="0"/>
          <w:numId w:val="26"/>
        </w:numPr>
        <w:spacing w:line="240" w:lineRule="auto"/>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szCs w:val="22"/>
        </w:rPr>
        <w:t>It s</w:t>
      </w:r>
      <w:r w:rsidR="006A77E8" w:rsidRPr="00353697">
        <w:rPr>
          <w:rFonts w:ascii="Times New Roman" w:eastAsia="Times New Roman" w:hAnsi="Times New Roman" w:cs="Times New Roman"/>
          <w:color w:val="000000" w:themeColor="text1"/>
          <w:szCs w:val="22"/>
        </w:rPr>
        <w:t>upports JavaScript</w:t>
      </w:r>
    </w:p>
    <w:p w14:paraId="21D9F416" w14:textId="77777777" w:rsidR="006A77E8" w:rsidRPr="00353697" w:rsidRDefault="006A77E8" w:rsidP="006A77E8">
      <w:pPr>
        <w:pStyle w:val="ListParagraph"/>
        <w:spacing w:line="240" w:lineRule="auto"/>
        <w:rPr>
          <w:rFonts w:ascii="Times New Roman" w:eastAsia="Times New Roman" w:hAnsi="Times New Roman" w:cs="Times New Roman"/>
          <w:color w:val="000000" w:themeColor="text1"/>
          <w:szCs w:val="22"/>
        </w:rPr>
      </w:pPr>
    </w:p>
    <w:p w14:paraId="4175B467" w14:textId="77777777" w:rsidR="006A77E8" w:rsidRPr="00353697" w:rsidRDefault="006A77E8" w:rsidP="006A77E8">
      <w:pPr>
        <w:pStyle w:val="ListParagraph"/>
        <w:spacing w:line="240" w:lineRule="auto"/>
        <w:jc w:val="center"/>
        <w:rPr>
          <w:rFonts w:ascii="Times New Roman" w:eastAsia="Times New Roman" w:hAnsi="Times New Roman" w:cs="Times New Roman"/>
          <w:color w:val="000000" w:themeColor="text1"/>
          <w:szCs w:val="22"/>
        </w:rPr>
      </w:pPr>
      <w:r w:rsidRPr="00353697">
        <w:rPr>
          <w:rFonts w:ascii="Times New Roman" w:hAnsi="Times New Roman" w:cs="Times New Roman"/>
          <w:noProof/>
        </w:rPr>
        <w:drawing>
          <wp:inline distT="0" distB="0" distL="0" distR="0" wp14:anchorId="7CB51249" wp14:editId="16BB23E0">
            <wp:extent cx="4248150" cy="2653377"/>
            <wp:effectExtent l="0" t="0" r="0" b="0"/>
            <wp:docPr id="6" name="Picture 6" descr="https://www.ibm.com/developerworks/library/x-geomap2/fig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eveloperworks/library/x-geomap2/fig05.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56" t="16110"/>
                    <a:stretch/>
                  </pic:blipFill>
                  <pic:spPr bwMode="auto">
                    <a:xfrm>
                      <a:off x="0" y="0"/>
                      <a:ext cx="4289364" cy="2679119"/>
                    </a:xfrm>
                    <a:prstGeom prst="rect">
                      <a:avLst/>
                    </a:prstGeom>
                    <a:noFill/>
                    <a:ln>
                      <a:noFill/>
                    </a:ln>
                    <a:extLst>
                      <a:ext uri="{53640926-AAD7-44D8-BBD7-CCE9431645EC}">
                        <a14:shadowObscured xmlns:a14="http://schemas.microsoft.com/office/drawing/2010/main"/>
                      </a:ext>
                    </a:extLst>
                  </pic:spPr>
                </pic:pic>
              </a:graphicData>
            </a:graphic>
          </wp:inline>
        </w:drawing>
      </w:r>
    </w:p>
    <w:p w14:paraId="5B96A709" w14:textId="77777777" w:rsidR="006A77E8" w:rsidRPr="00353697" w:rsidRDefault="006A77E8" w:rsidP="00061986">
      <w:pPr>
        <w:pStyle w:val="ListParagraph"/>
        <w:spacing w:line="240" w:lineRule="auto"/>
        <w:rPr>
          <w:rFonts w:ascii="Times New Roman" w:eastAsia="Times New Roman" w:hAnsi="Times New Roman" w:cs="Times New Roman"/>
          <w:color w:val="000000" w:themeColor="text1"/>
          <w:szCs w:val="22"/>
        </w:rPr>
      </w:pPr>
    </w:p>
    <w:p w14:paraId="1DA40497" w14:textId="5CE1AB7F" w:rsidR="0002735F" w:rsidRPr="0034473C" w:rsidRDefault="006A77E8" w:rsidP="0034473C">
      <w:pPr>
        <w:spacing w:line="240" w:lineRule="auto"/>
        <w:jc w:val="center"/>
        <w:rPr>
          <w:rFonts w:ascii="Times New Roman" w:eastAsia="Times New Roman" w:hAnsi="Times New Roman" w:cs="Angsana New"/>
          <w:b/>
          <w:bCs/>
          <w:color w:val="000000" w:themeColor="text1"/>
        </w:rPr>
      </w:pPr>
      <w:r w:rsidRPr="00061986">
        <w:rPr>
          <w:rFonts w:ascii="Times New Roman" w:eastAsia="Times New Roman" w:hAnsi="Times New Roman" w:cs="Times New Roman"/>
          <w:b/>
          <w:bCs/>
          <w:color w:val="000000" w:themeColor="text1"/>
          <w:szCs w:val="22"/>
        </w:rPr>
        <w:t>Figure 5: Example o</w:t>
      </w:r>
      <w:r w:rsidR="009550F4" w:rsidRPr="00061986">
        <w:rPr>
          <w:rFonts w:ascii="Times New Roman" w:eastAsia="Times New Roman" w:hAnsi="Times New Roman" w:cs="Times New Roman"/>
          <w:b/>
          <w:bCs/>
          <w:color w:val="000000" w:themeColor="text1"/>
          <w:szCs w:val="22"/>
        </w:rPr>
        <w:t>f Google M</w:t>
      </w:r>
      <w:r w:rsidRPr="00061986">
        <w:rPr>
          <w:rFonts w:ascii="Times New Roman" w:eastAsia="Times New Roman" w:hAnsi="Times New Roman" w:cs="Times New Roman"/>
          <w:b/>
          <w:bCs/>
          <w:color w:val="000000" w:themeColor="text1"/>
          <w:szCs w:val="22"/>
        </w:rPr>
        <w:t>ap</w:t>
      </w:r>
      <w:r w:rsidR="009550F4" w:rsidRPr="00061986">
        <w:rPr>
          <w:rFonts w:ascii="Times New Roman" w:eastAsia="Times New Roman" w:hAnsi="Times New Roman" w:cs="Angsana New"/>
          <w:b/>
          <w:bCs/>
          <w:color w:val="000000" w:themeColor="text1"/>
        </w:rPr>
        <w:t>s</w:t>
      </w:r>
    </w:p>
    <w:p w14:paraId="39AEB134" w14:textId="77777777" w:rsidR="006A77E8" w:rsidRPr="00353697" w:rsidRDefault="006A77E8" w:rsidP="000A4AA8">
      <w:pPr>
        <w:pStyle w:val="ListParagraph"/>
        <w:numPr>
          <w:ilvl w:val="1"/>
          <w:numId w:val="12"/>
        </w:numPr>
        <w:spacing w:line="240" w:lineRule="auto"/>
        <w:rPr>
          <w:rFonts w:ascii="Times New Roman" w:eastAsia="Times New Roman" w:hAnsi="Times New Roman" w:cs="Times New Roman"/>
          <w:b/>
          <w:bCs/>
          <w:color w:val="000000" w:themeColor="text1"/>
          <w:sz w:val="32"/>
          <w:szCs w:val="32"/>
        </w:rPr>
      </w:pPr>
      <w:r w:rsidRPr="00353697">
        <w:rPr>
          <w:rFonts w:ascii="Times New Roman" w:eastAsia="Times New Roman" w:hAnsi="Times New Roman" w:cs="Times New Roman"/>
          <w:b/>
          <w:bCs/>
          <w:color w:val="000000" w:themeColor="text1"/>
          <w:sz w:val="32"/>
          <w:szCs w:val="32"/>
        </w:rPr>
        <w:lastRenderedPageBreak/>
        <w:t xml:space="preserve"> Development Tool Review</w:t>
      </w:r>
    </w:p>
    <w:p w14:paraId="7DD0E9B5" w14:textId="77777777" w:rsidR="006A77E8" w:rsidRPr="00353697" w:rsidRDefault="006A77E8" w:rsidP="006A77E8">
      <w:pPr>
        <w:ind w:firstLine="720"/>
        <w:rPr>
          <w:rFonts w:ascii="Times New Roman" w:hAnsi="Times New Roman" w:cs="Times New Roman"/>
          <w:b/>
          <w:bCs/>
          <w:sz w:val="28"/>
        </w:rPr>
      </w:pPr>
      <w:r w:rsidRPr="00353697">
        <w:rPr>
          <w:rFonts w:ascii="Times New Roman" w:eastAsia="Times New Roman" w:hAnsi="Times New Roman" w:cs="Times New Roman"/>
          <w:b/>
          <w:bCs/>
          <w:color w:val="000000" w:themeColor="text1"/>
          <w:sz w:val="28"/>
        </w:rPr>
        <w:t xml:space="preserve">2.4.1 </w:t>
      </w:r>
      <w:r w:rsidRPr="00353697">
        <w:rPr>
          <w:rFonts w:ascii="Times New Roman" w:hAnsi="Times New Roman" w:cs="Times New Roman"/>
          <w:b/>
          <w:bCs/>
          <w:sz w:val="28"/>
        </w:rPr>
        <w:t>Aptana [12]</w:t>
      </w:r>
    </w:p>
    <w:p w14:paraId="52A2D271" w14:textId="77777777" w:rsidR="006A77E8" w:rsidRPr="00353697" w:rsidRDefault="006A77E8" w:rsidP="006A77E8">
      <w:pPr>
        <w:pStyle w:val="ListParagraph"/>
        <w:rPr>
          <w:rFonts w:ascii="Times New Roman" w:hAnsi="Times New Roman" w:cs="Times New Roman"/>
          <w:b/>
          <w:bCs/>
          <w:szCs w:val="22"/>
        </w:rPr>
      </w:pPr>
      <w:r w:rsidRPr="00353697">
        <w:rPr>
          <w:rFonts w:ascii="Times New Roman" w:hAnsi="Times New Roman" w:cs="Times New Roman"/>
          <w:b/>
          <w:bCs/>
          <w:szCs w:val="22"/>
        </w:rPr>
        <w:t>Overview</w:t>
      </w:r>
    </w:p>
    <w:p w14:paraId="4B702579" w14:textId="77777777" w:rsidR="006A77E8" w:rsidRPr="00353697" w:rsidRDefault="006A77E8" w:rsidP="00247EA0">
      <w:pPr>
        <w:pStyle w:val="ListParagraph"/>
        <w:ind w:firstLine="720"/>
        <w:jc w:val="both"/>
        <w:rPr>
          <w:rFonts w:ascii="Times New Roman" w:hAnsi="Times New Roman" w:cs="Times New Roman"/>
          <w:szCs w:val="22"/>
        </w:rPr>
      </w:pPr>
      <w:r w:rsidRPr="00353697">
        <w:rPr>
          <w:rFonts w:ascii="Times New Roman" w:hAnsi="Times New Roman" w:cs="Times New Roman"/>
          <w:szCs w:val="22"/>
        </w:rPr>
        <w:t>Aptana is the open source development tool for the open web, which supports developing and testing the entire web application using a single environment. It provides support for the latest browser technology specs such as HTML5, CSS3, JavaScript, Ruby, Rails, PHP and Python.</w:t>
      </w:r>
    </w:p>
    <w:p w14:paraId="285A666E" w14:textId="77777777" w:rsidR="006A77E8" w:rsidRPr="00353697" w:rsidRDefault="006A77E8" w:rsidP="006A77E8">
      <w:pPr>
        <w:pStyle w:val="ListParagraph"/>
        <w:spacing w:line="240" w:lineRule="auto"/>
        <w:ind w:left="405"/>
        <w:rPr>
          <w:rFonts w:ascii="Times New Roman" w:eastAsia="Times New Roman" w:hAnsi="Times New Roman" w:cs="Times New Roman"/>
          <w:b/>
          <w:bCs/>
          <w:color w:val="000000" w:themeColor="text1"/>
          <w:sz w:val="32"/>
          <w:szCs w:val="32"/>
        </w:rPr>
      </w:pPr>
    </w:p>
    <w:p w14:paraId="2F184AC6" w14:textId="77777777" w:rsidR="006A77E8" w:rsidRPr="00353697" w:rsidRDefault="006A77E8" w:rsidP="006A77E8">
      <w:pPr>
        <w:jc w:val="center"/>
        <w:rPr>
          <w:rFonts w:ascii="Times New Roman" w:hAnsi="Times New Roman" w:cs="Times New Roman"/>
        </w:rPr>
      </w:pPr>
      <w:r w:rsidRPr="00353697">
        <w:rPr>
          <w:rFonts w:ascii="Times New Roman" w:hAnsi="Times New Roman" w:cs="Times New Roman"/>
          <w:noProof/>
          <w:szCs w:val="22"/>
        </w:rPr>
        <w:drawing>
          <wp:inline distT="0" distB="0" distL="0" distR="0" wp14:anchorId="06E46904" wp14:editId="039D6186">
            <wp:extent cx="5943600" cy="439284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92848"/>
                    </a:xfrm>
                    <a:prstGeom prst="rect">
                      <a:avLst/>
                    </a:prstGeom>
                    <a:noFill/>
                    <a:ln>
                      <a:noFill/>
                    </a:ln>
                  </pic:spPr>
                </pic:pic>
              </a:graphicData>
            </a:graphic>
          </wp:inline>
        </w:drawing>
      </w:r>
    </w:p>
    <w:p w14:paraId="51F96C57" w14:textId="77777777" w:rsidR="006A77E8" w:rsidRPr="00061986" w:rsidRDefault="006A77E8" w:rsidP="006A77E8">
      <w:pPr>
        <w:pStyle w:val="ListParagraph"/>
        <w:jc w:val="center"/>
        <w:rPr>
          <w:rFonts w:ascii="Times New Roman" w:hAnsi="Times New Roman" w:cs="Times New Roman"/>
          <w:b/>
          <w:bCs/>
          <w:szCs w:val="22"/>
        </w:rPr>
      </w:pPr>
      <w:commentRangeStart w:id="11"/>
      <w:r w:rsidRPr="00061986">
        <w:rPr>
          <w:rFonts w:ascii="Times New Roman" w:hAnsi="Times New Roman" w:cs="Times New Roman"/>
          <w:b/>
          <w:bCs/>
          <w:szCs w:val="22"/>
        </w:rPr>
        <w:t>Figure</w:t>
      </w:r>
      <w:commentRangeEnd w:id="11"/>
      <w:r w:rsidRPr="00061986">
        <w:rPr>
          <w:rStyle w:val="CommentReference"/>
          <w:rFonts w:ascii="Times New Roman" w:eastAsiaTheme="minorHAnsi" w:hAnsi="Times New Roman" w:cs="Times New Roman"/>
          <w:b/>
          <w:bCs/>
          <w:lang w:eastAsia="en-US"/>
        </w:rPr>
        <w:commentReference w:id="11"/>
      </w:r>
      <w:r w:rsidR="00353697" w:rsidRPr="00061986">
        <w:rPr>
          <w:rFonts w:ascii="Times New Roman" w:hAnsi="Times New Roman" w:cs="Times New Roman"/>
          <w:b/>
          <w:bCs/>
          <w:szCs w:val="22"/>
        </w:rPr>
        <w:t xml:space="preserve"> 6</w:t>
      </w:r>
      <w:r w:rsidRPr="00061986">
        <w:rPr>
          <w:rFonts w:ascii="Times New Roman" w:hAnsi="Times New Roman" w:cs="Times New Roman"/>
          <w:b/>
          <w:bCs/>
          <w:szCs w:val="22"/>
        </w:rPr>
        <w:t>: Interface of Aptana</w:t>
      </w:r>
    </w:p>
    <w:p w14:paraId="1F5ACDF3" w14:textId="77777777" w:rsidR="00247EA0" w:rsidRDefault="006A77E8" w:rsidP="00247EA0">
      <w:pPr>
        <w:ind w:firstLine="720"/>
        <w:rPr>
          <w:rFonts w:ascii="Times New Roman" w:hAnsi="Times New Roman" w:cs="Times New Roman"/>
          <w:b/>
          <w:szCs w:val="22"/>
        </w:rPr>
      </w:pPr>
      <w:r w:rsidRPr="00247EA0">
        <w:rPr>
          <w:rFonts w:ascii="Times New Roman" w:hAnsi="Times New Roman" w:cs="Times New Roman"/>
          <w:b/>
          <w:szCs w:val="22"/>
        </w:rPr>
        <w:t>The selection of this tool</w:t>
      </w:r>
    </w:p>
    <w:p w14:paraId="55AC46D1" w14:textId="409FFBC3" w:rsidR="006A77E8" w:rsidRPr="00247EA0" w:rsidRDefault="002B10F6" w:rsidP="000A4AA8">
      <w:pPr>
        <w:pStyle w:val="ListParagraph"/>
        <w:numPr>
          <w:ilvl w:val="0"/>
          <w:numId w:val="36"/>
        </w:numPr>
        <w:rPr>
          <w:rFonts w:ascii="Times New Roman" w:hAnsi="Times New Roman" w:cs="Times New Roman"/>
          <w:b/>
          <w:szCs w:val="22"/>
        </w:rPr>
      </w:pPr>
      <w:r>
        <w:rPr>
          <w:rFonts w:ascii="Times New Roman" w:hAnsi="Times New Roman" w:cs="Times New Roman"/>
          <w:szCs w:val="22"/>
        </w:rPr>
        <w:t>It s</w:t>
      </w:r>
      <w:r w:rsidR="006A77E8" w:rsidRPr="00247EA0">
        <w:rPr>
          <w:rFonts w:ascii="Times New Roman" w:hAnsi="Times New Roman" w:cs="Times New Roman"/>
          <w:szCs w:val="22"/>
        </w:rPr>
        <w:t>upports HTML5, JavaScript and CSS3 writing.</w:t>
      </w:r>
    </w:p>
    <w:p w14:paraId="4D259B0A" w14:textId="148A14F2" w:rsidR="006A77E8" w:rsidRPr="00353697" w:rsidRDefault="002B10F6" w:rsidP="000A4AA8">
      <w:pPr>
        <w:pStyle w:val="ListParagraph"/>
        <w:numPr>
          <w:ilvl w:val="0"/>
          <w:numId w:val="36"/>
        </w:numPr>
        <w:rPr>
          <w:rFonts w:ascii="Times New Roman" w:hAnsi="Times New Roman" w:cs="Times New Roman"/>
          <w:szCs w:val="22"/>
        </w:rPr>
      </w:pPr>
      <w:r>
        <w:rPr>
          <w:rFonts w:ascii="Times New Roman" w:hAnsi="Times New Roman" w:cs="Times New Roman"/>
          <w:szCs w:val="22"/>
        </w:rPr>
        <w:t>It o</w:t>
      </w:r>
      <w:r w:rsidR="006A77E8" w:rsidRPr="00353697">
        <w:rPr>
          <w:rFonts w:ascii="Times New Roman" w:hAnsi="Times New Roman" w:cs="Times New Roman"/>
          <w:szCs w:val="22"/>
        </w:rPr>
        <w:t>pen source software.</w:t>
      </w:r>
    </w:p>
    <w:p w14:paraId="36B9A3AD" w14:textId="593708AA" w:rsidR="006A77E8" w:rsidRPr="00353697" w:rsidRDefault="002B10F6" w:rsidP="000A4AA8">
      <w:pPr>
        <w:pStyle w:val="ListParagraph"/>
        <w:numPr>
          <w:ilvl w:val="0"/>
          <w:numId w:val="36"/>
        </w:numPr>
        <w:rPr>
          <w:rFonts w:ascii="Times New Roman" w:hAnsi="Times New Roman" w:cs="Times New Roman"/>
          <w:szCs w:val="22"/>
        </w:rPr>
      </w:pPr>
      <w:r>
        <w:rPr>
          <w:rFonts w:ascii="Times New Roman" w:hAnsi="Times New Roman" w:cs="Times New Roman"/>
          <w:szCs w:val="22"/>
        </w:rPr>
        <w:t>It s</w:t>
      </w:r>
      <w:r w:rsidR="006A77E8" w:rsidRPr="00353697">
        <w:rPr>
          <w:rFonts w:ascii="Times New Roman" w:hAnsi="Times New Roman" w:cs="Times New Roman"/>
          <w:szCs w:val="22"/>
        </w:rPr>
        <w:t>upports testing web applications.</w:t>
      </w:r>
    </w:p>
    <w:p w14:paraId="0AC903E9" w14:textId="77777777" w:rsidR="006A77E8" w:rsidRPr="00353697" w:rsidRDefault="006A77E8" w:rsidP="006A77E8">
      <w:pPr>
        <w:pStyle w:val="ListParagraph"/>
        <w:rPr>
          <w:rFonts w:ascii="Times New Roman" w:hAnsi="Times New Roman" w:cs="Times New Roman"/>
          <w:szCs w:val="22"/>
        </w:rPr>
      </w:pPr>
    </w:p>
    <w:p w14:paraId="5CA7AFE0" w14:textId="77777777" w:rsidR="006A77E8" w:rsidRPr="00353697" w:rsidRDefault="006A77E8" w:rsidP="006A77E8">
      <w:pPr>
        <w:pStyle w:val="ListParagraph"/>
        <w:rPr>
          <w:rFonts w:ascii="Times New Roman" w:hAnsi="Times New Roman" w:cs="Times New Roman"/>
          <w:szCs w:val="22"/>
        </w:rPr>
      </w:pPr>
    </w:p>
    <w:p w14:paraId="281300FD" w14:textId="77777777" w:rsidR="006A77E8" w:rsidRPr="00353697" w:rsidRDefault="006A77E8" w:rsidP="006A77E8">
      <w:pPr>
        <w:spacing w:after="0" w:line="240" w:lineRule="auto"/>
        <w:rPr>
          <w:rFonts w:ascii="Times New Roman" w:eastAsia="Times New Roman" w:hAnsi="Times New Roman" w:cs="Times New Roman"/>
          <w:color w:val="000000" w:themeColor="text1"/>
          <w:sz w:val="24"/>
          <w:szCs w:val="24"/>
        </w:rPr>
      </w:pPr>
      <w:commentRangeStart w:id="12"/>
      <w:r w:rsidRPr="00353697">
        <w:rPr>
          <w:rFonts w:ascii="Times New Roman" w:hAnsi="Times New Roman" w:cs="Times New Roman"/>
          <w:b/>
          <w:bCs/>
          <w:sz w:val="48"/>
          <w:szCs w:val="48"/>
        </w:rPr>
        <w:lastRenderedPageBreak/>
        <w:t xml:space="preserve">Chapter III: Quality Standard </w:t>
      </w:r>
      <w:commentRangeEnd w:id="12"/>
      <w:r w:rsidRPr="00353697">
        <w:rPr>
          <w:rStyle w:val="CommentReference"/>
          <w:rFonts w:ascii="Times New Roman" w:eastAsiaTheme="minorHAnsi" w:hAnsi="Times New Roman" w:cs="Times New Roman"/>
          <w:lang w:eastAsia="en-US"/>
        </w:rPr>
        <w:commentReference w:id="12"/>
      </w:r>
    </w:p>
    <w:p w14:paraId="7C19B0DD" w14:textId="77777777" w:rsidR="006A77E8" w:rsidRPr="00353697" w:rsidRDefault="006A77E8" w:rsidP="006A77E8">
      <w:pPr>
        <w:rPr>
          <w:rFonts w:ascii="Times New Roman" w:hAnsi="Times New Roman" w:cs="Times New Roman"/>
          <w:b/>
          <w:bCs/>
          <w:sz w:val="32"/>
          <w:szCs w:val="32"/>
        </w:rPr>
      </w:pPr>
      <w:r w:rsidRPr="00353697">
        <w:rPr>
          <w:rFonts w:ascii="Times New Roman" w:hAnsi="Times New Roman" w:cs="Times New Roman"/>
          <w:b/>
          <w:bCs/>
          <w:sz w:val="32"/>
          <w:szCs w:val="32"/>
        </w:rPr>
        <w:t xml:space="preserve">3.1 ISO29110 for Very Small Entity (VSE) </w:t>
      </w:r>
    </w:p>
    <w:p w14:paraId="00A30F04" w14:textId="77777777" w:rsidR="006A77E8" w:rsidRPr="00353697" w:rsidRDefault="006A77E8" w:rsidP="00AE2B7E">
      <w:pPr>
        <w:ind w:firstLine="720"/>
        <w:jc w:val="both"/>
        <w:rPr>
          <w:rFonts w:ascii="Times New Roman" w:hAnsi="Times New Roman" w:cs="Times New Roman"/>
        </w:rPr>
      </w:pPr>
      <w:r w:rsidRPr="00353697">
        <w:rPr>
          <w:rFonts w:ascii="Times New Roman" w:hAnsi="Times New Roman" w:cs="Times New Roman"/>
        </w:rPr>
        <w:t>ISO29110 is a guide applies to a Very Small Entity (VSE), enterprise, organization, department or project up to 25 people, dedicated to software development. The Guide provides  Project  Management  and  Software  Implementation  processes  which integrate practices based on the selection of ISO/IEC 12207-  Systems and Software Engineering  —Software  Life  Cycle  Processes  and  ISO/IEC  15289  Software Engineering  –  Software Life Cycle Process  –  guidelines for the content of software life cycle process information products (documentation) standards elements.</w:t>
      </w:r>
    </w:p>
    <w:p w14:paraId="0A83C255" w14:textId="77777777" w:rsidR="006A77E8" w:rsidRPr="00353697" w:rsidRDefault="006A77E8" w:rsidP="006A77E8">
      <w:pPr>
        <w:ind w:firstLine="720"/>
        <w:rPr>
          <w:rFonts w:ascii="Times New Roman" w:hAnsi="Times New Roman" w:cs="Times New Roman"/>
          <w:b/>
          <w:bCs/>
          <w:sz w:val="28"/>
        </w:rPr>
      </w:pPr>
      <w:r w:rsidRPr="00353697">
        <w:rPr>
          <w:rFonts w:ascii="Times New Roman" w:hAnsi="Times New Roman" w:cs="Times New Roman"/>
          <w:b/>
          <w:bCs/>
          <w:sz w:val="28"/>
        </w:rPr>
        <w:t xml:space="preserve">3.1.1 Project Management process </w:t>
      </w:r>
    </w:p>
    <w:p w14:paraId="7BC2DAFE" w14:textId="77777777" w:rsidR="006A77E8" w:rsidRPr="00353697" w:rsidRDefault="006A77E8" w:rsidP="00AE2B7E">
      <w:pPr>
        <w:ind w:firstLine="720"/>
        <w:jc w:val="both"/>
        <w:rPr>
          <w:rFonts w:ascii="Times New Roman" w:hAnsi="Times New Roman" w:cs="Times New Roman"/>
        </w:rPr>
      </w:pPr>
      <w:r w:rsidRPr="00353697">
        <w:rPr>
          <w:rFonts w:ascii="Times New Roman" w:hAnsi="Times New Roman" w:cs="Times New Roman"/>
        </w:rPr>
        <w:t xml:space="preserve">The  purpose  of  the  Project  Management  process  is  to  establish  and  carry  out  in  a systematic  way  the  tasks  of  the  software  implementation  project,  which  allows complying with the project’s objectives in the expected quality, time and cost. </w:t>
      </w:r>
    </w:p>
    <w:p w14:paraId="72B70D2B" w14:textId="77777777" w:rsidR="00AE2B7E" w:rsidRDefault="00AE2B7E" w:rsidP="00AE2B7E">
      <w:pPr>
        <w:ind w:firstLine="720"/>
        <w:rPr>
          <w:rFonts w:ascii="Times New Roman" w:hAnsi="Times New Roman" w:cs="Times New Roman"/>
          <w:b/>
          <w:bCs/>
        </w:rPr>
      </w:pPr>
      <w:r>
        <w:rPr>
          <w:rFonts w:ascii="Times New Roman" w:hAnsi="Times New Roman" w:cs="Times New Roman"/>
          <w:b/>
          <w:bCs/>
        </w:rPr>
        <w:t xml:space="preserve">Selected process </w:t>
      </w:r>
    </w:p>
    <w:p w14:paraId="344D3031" w14:textId="77777777" w:rsidR="00AE2B7E" w:rsidRPr="00AE2B7E" w:rsidRDefault="006A77E8" w:rsidP="000A4AA8">
      <w:pPr>
        <w:pStyle w:val="ListParagraph"/>
        <w:numPr>
          <w:ilvl w:val="0"/>
          <w:numId w:val="37"/>
        </w:numPr>
        <w:rPr>
          <w:rFonts w:ascii="Times New Roman" w:hAnsi="Times New Roman" w:cs="Times New Roman"/>
          <w:b/>
          <w:bCs/>
        </w:rPr>
      </w:pPr>
      <w:r w:rsidRPr="00AE2B7E">
        <w:rPr>
          <w:rFonts w:ascii="Times New Roman" w:hAnsi="Times New Roman" w:cs="Times New Roman"/>
        </w:rPr>
        <w:t xml:space="preserve">Project Planning Process </w:t>
      </w:r>
    </w:p>
    <w:p w14:paraId="0CB77549" w14:textId="77777777" w:rsidR="00AE2B7E" w:rsidRPr="00AE2B7E" w:rsidRDefault="006A77E8" w:rsidP="000A4AA8">
      <w:pPr>
        <w:pStyle w:val="ListParagraph"/>
        <w:numPr>
          <w:ilvl w:val="0"/>
          <w:numId w:val="37"/>
        </w:numPr>
        <w:rPr>
          <w:rFonts w:ascii="Times New Roman" w:hAnsi="Times New Roman" w:cs="Times New Roman"/>
          <w:b/>
          <w:bCs/>
        </w:rPr>
      </w:pPr>
      <w:r w:rsidRPr="00AE2B7E">
        <w:rPr>
          <w:rFonts w:ascii="Times New Roman" w:hAnsi="Times New Roman" w:cs="Times New Roman"/>
        </w:rPr>
        <w:t xml:space="preserve">Project Plan Execution Process </w:t>
      </w:r>
    </w:p>
    <w:p w14:paraId="58CBDCC5" w14:textId="77777777" w:rsidR="00AE2B7E" w:rsidRPr="00AE2B7E" w:rsidRDefault="006A77E8" w:rsidP="000A4AA8">
      <w:pPr>
        <w:pStyle w:val="ListParagraph"/>
        <w:numPr>
          <w:ilvl w:val="0"/>
          <w:numId w:val="37"/>
        </w:numPr>
        <w:rPr>
          <w:rFonts w:ascii="Times New Roman" w:hAnsi="Times New Roman" w:cs="Times New Roman"/>
          <w:b/>
          <w:bCs/>
        </w:rPr>
      </w:pPr>
      <w:r w:rsidRPr="00AE2B7E">
        <w:rPr>
          <w:rFonts w:ascii="Times New Roman" w:hAnsi="Times New Roman" w:cs="Times New Roman"/>
        </w:rPr>
        <w:t xml:space="preserve">Project Assessment and Control Process </w:t>
      </w:r>
    </w:p>
    <w:p w14:paraId="4C7DACDD" w14:textId="4E69A797" w:rsidR="006A77E8" w:rsidRPr="00AE2B7E" w:rsidRDefault="006A77E8" w:rsidP="000A4AA8">
      <w:pPr>
        <w:pStyle w:val="ListParagraph"/>
        <w:numPr>
          <w:ilvl w:val="0"/>
          <w:numId w:val="37"/>
        </w:numPr>
        <w:rPr>
          <w:rFonts w:ascii="Times New Roman" w:hAnsi="Times New Roman" w:cs="Times New Roman"/>
          <w:b/>
          <w:bCs/>
        </w:rPr>
      </w:pPr>
      <w:r w:rsidRPr="00AE2B7E">
        <w:rPr>
          <w:rFonts w:ascii="Times New Roman" w:hAnsi="Times New Roman" w:cs="Times New Roman"/>
        </w:rPr>
        <w:t xml:space="preserve">Project Closer Process </w:t>
      </w:r>
    </w:p>
    <w:p w14:paraId="0C5D7613" w14:textId="77777777" w:rsidR="006A77E8" w:rsidRPr="00353697" w:rsidRDefault="006A77E8" w:rsidP="006A77E8">
      <w:pPr>
        <w:ind w:firstLine="720"/>
        <w:rPr>
          <w:rFonts w:ascii="Times New Roman" w:hAnsi="Times New Roman" w:cs="Times New Roman"/>
          <w:b/>
          <w:bCs/>
          <w:sz w:val="28"/>
        </w:rPr>
      </w:pPr>
      <w:r w:rsidRPr="00353697">
        <w:rPr>
          <w:rFonts w:ascii="Times New Roman" w:hAnsi="Times New Roman" w:cs="Times New Roman"/>
          <w:b/>
          <w:bCs/>
          <w:sz w:val="28"/>
        </w:rPr>
        <w:t xml:space="preserve">3.1.2 Software Implementation process </w:t>
      </w:r>
    </w:p>
    <w:p w14:paraId="78877DEE" w14:textId="77777777" w:rsidR="006A77E8" w:rsidRPr="00353697" w:rsidRDefault="006A77E8" w:rsidP="00AE2B7E">
      <w:pPr>
        <w:ind w:firstLine="720"/>
        <w:jc w:val="both"/>
        <w:rPr>
          <w:rFonts w:ascii="Times New Roman" w:hAnsi="Times New Roman" w:cs="Times New Roman"/>
          <w:b/>
          <w:bCs/>
          <w:sz w:val="29"/>
          <w:szCs w:val="29"/>
        </w:rPr>
      </w:pPr>
      <w:r w:rsidRPr="00353697">
        <w:rPr>
          <w:rFonts w:ascii="Times New Roman" w:hAnsi="Times New Roman" w:cs="Times New Roman"/>
        </w:rPr>
        <w:t xml:space="preserve">The purpose of the Software Implementation process is the systematic performance of the analysis, design, construction, integration and tests activities for new or modified software products according to the specified requirements. </w:t>
      </w:r>
    </w:p>
    <w:p w14:paraId="6E4ED26C" w14:textId="77777777" w:rsidR="00AE2B7E" w:rsidRDefault="006A77E8" w:rsidP="00AE2B7E">
      <w:pPr>
        <w:ind w:firstLine="720"/>
        <w:rPr>
          <w:rFonts w:ascii="Times New Roman" w:hAnsi="Times New Roman" w:cs="Times New Roman"/>
          <w:b/>
          <w:bCs/>
          <w:sz w:val="29"/>
          <w:szCs w:val="29"/>
        </w:rPr>
      </w:pPr>
      <w:r w:rsidRPr="00AE2B7E">
        <w:rPr>
          <w:rFonts w:ascii="Times New Roman" w:hAnsi="Times New Roman" w:cs="Times New Roman"/>
          <w:b/>
          <w:bCs/>
        </w:rPr>
        <w:t xml:space="preserve">Selected process </w:t>
      </w:r>
    </w:p>
    <w:p w14:paraId="07CAA2DB" w14:textId="77777777" w:rsidR="00AE2B7E" w:rsidRPr="00AE2B7E" w:rsidRDefault="006A77E8" w:rsidP="000A4AA8">
      <w:pPr>
        <w:pStyle w:val="ListParagraph"/>
        <w:numPr>
          <w:ilvl w:val="0"/>
          <w:numId w:val="38"/>
        </w:numPr>
        <w:rPr>
          <w:rFonts w:ascii="Times New Roman" w:hAnsi="Times New Roman" w:cs="Times New Roman"/>
          <w:b/>
          <w:bCs/>
          <w:sz w:val="29"/>
          <w:szCs w:val="29"/>
        </w:rPr>
      </w:pPr>
      <w:r w:rsidRPr="00AE2B7E">
        <w:rPr>
          <w:rFonts w:ascii="Times New Roman" w:hAnsi="Times New Roman" w:cs="Times New Roman"/>
        </w:rPr>
        <w:t xml:space="preserve">Software Implementation Initiation Process </w:t>
      </w:r>
    </w:p>
    <w:p w14:paraId="1D1299F5" w14:textId="77777777" w:rsidR="00AE2B7E" w:rsidRPr="00AE2B7E" w:rsidRDefault="006A77E8" w:rsidP="000A4AA8">
      <w:pPr>
        <w:pStyle w:val="ListParagraph"/>
        <w:numPr>
          <w:ilvl w:val="0"/>
          <w:numId w:val="38"/>
        </w:numPr>
        <w:rPr>
          <w:rFonts w:ascii="Times New Roman" w:hAnsi="Times New Roman" w:cs="Times New Roman"/>
          <w:b/>
          <w:bCs/>
          <w:sz w:val="29"/>
          <w:szCs w:val="29"/>
        </w:rPr>
      </w:pPr>
      <w:r w:rsidRPr="00AE2B7E">
        <w:rPr>
          <w:rFonts w:ascii="Times New Roman" w:hAnsi="Times New Roman" w:cs="Times New Roman"/>
        </w:rPr>
        <w:t xml:space="preserve">Software Requirements Analysis Process </w:t>
      </w:r>
    </w:p>
    <w:p w14:paraId="2DAF8947" w14:textId="77777777" w:rsidR="00AE2B7E" w:rsidRPr="00AE2B7E" w:rsidRDefault="006A77E8" w:rsidP="000A4AA8">
      <w:pPr>
        <w:pStyle w:val="ListParagraph"/>
        <w:numPr>
          <w:ilvl w:val="0"/>
          <w:numId w:val="38"/>
        </w:numPr>
        <w:rPr>
          <w:rFonts w:ascii="Times New Roman" w:hAnsi="Times New Roman" w:cs="Times New Roman"/>
          <w:b/>
          <w:bCs/>
          <w:sz w:val="29"/>
          <w:szCs w:val="29"/>
        </w:rPr>
      </w:pPr>
      <w:r w:rsidRPr="00AE2B7E">
        <w:rPr>
          <w:rFonts w:ascii="Times New Roman" w:hAnsi="Times New Roman" w:cs="Times New Roman"/>
        </w:rPr>
        <w:t xml:space="preserve">Software Architectural Design Process </w:t>
      </w:r>
    </w:p>
    <w:p w14:paraId="12617813" w14:textId="77777777" w:rsidR="00AE2B7E" w:rsidRPr="00AE2B7E" w:rsidRDefault="006A77E8" w:rsidP="000A4AA8">
      <w:pPr>
        <w:pStyle w:val="ListParagraph"/>
        <w:numPr>
          <w:ilvl w:val="0"/>
          <w:numId w:val="38"/>
        </w:numPr>
        <w:rPr>
          <w:rFonts w:ascii="Times New Roman" w:hAnsi="Times New Roman" w:cs="Times New Roman"/>
          <w:b/>
          <w:bCs/>
          <w:sz w:val="29"/>
          <w:szCs w:val="29"/>
        </w:rPr>
      </w:pPr>
      <w:r w:rsidRPr="00AE2B7E">
        <w:rPr>
          <w:rFonts w:ascii="Times New Roman" w:hAnsi="Times New Roman" w:cs="Times New Roman"/>
        </w:rPr>
        <w:t xml:space="preserve">Software Construction Process </w:t>
      </w:r>
    </w:p>
    <w:p w14:paraId="49927BF2" w14:textId="77777777" w:rsidR="00AE2B7E" w:rsidRPr="00AE2B7E" w:rsidRDefault="006A77E8" w:rsidP="000A4AA8">
      <w:pPr>
        <w:pStyle w:val="ListParagraph"/>
        <w:numPr>
          <w:ilvl w:val="0"/>
          <w:numId w:val="38"/>
        </w:numPr>
        <w:rPr>
          <w:rFonts w:ascii="Times New Roman" w:hAnsi="Times New Roman" w:cs="Times New Roman"/>
          <w:b/>
          <w:bCs/>
          <w:sz w:val="29"/>
          <w:szCs w:val="29"/>
        </w:rPr>
      </w:pPr>
      <w:r w:rsidRPr="00AE2B7E">
        <w:rPr>
          <w:rFonts w:ascii="Times New Roman" w:hAnsi="Times New Roman" w:cs="Times New Roman"/>
        </w:rPr>
        <w:t xml:space="preserve">Software Integration and Test Process </w:t>
      </w:r>
    </w:p>
    <w:p w14:paraId="4A020D63" w14:textId="13A9C51D" w:rsidR="006A77E8" w:rsidRPr="00AE2B7E" w:rsidRDefault="006A77E8" w:rsidP="000A4AA8">
      <w:pPr>
        <w:pStyle w:val="ListParagraph"/>
        <w:numPr>
          <w:ilvl w:val="0"/>
          <w:numId w:val="38"/>
        </w:numPr>
        <w:rPr>
          <w:rFonts w:ascii="Times New Roman" w:hAnsi="Times New Roman" w:cs="Times New Roman"/>
          <w:b/>
          <w:bCs/>
          <w:sz w:val="29"/>
          <w:szCs w:val="29"/>
        </w:rPr>
      </w:pPr>
      <w:r w:rsidRPr="00AE2B7E">
        <w:rPr>
          <w:rFonts w:ascii="Times New Roman" w:hAnsi="Times New Roman" w:cs="Times New Roman"/>
        </w:rPr>
        <w:t>Software Delivery Process</w:t>
      </w:r>
    </w:p>
    <w:p w14:paraId="4BC87B03" w14:textId="77777777" w:rsidR="006A77E8" w:rsidRPr="00353697" w:rsidRDefault="006A77E8" w:rsidP="006A77E8">
      <w:pPr>
        <w:rPr>
          <w:rFonts w:ascii="Times New Roman" w:hAnsi="Times New Roman" w:cs="Times New Roman"/>
        </w:rPr>
      </w:pPr>
    </w:p>
    <w:p w14:paraId="6523F914" w14:textId="77777777" w:rsidR="006A77E8" w:rsidRDefault="006A77E8" w:rsidP="006A77E8">
      <w:pPr>
        <w:rPr>
          <w:rFonts w:ascii="Times New Roman" w:hAnsi="Times New Roman" w:cs="Times New Roman"/>
        </w:rPr>
      </w:pPr>
    </w:p>
    <w:p w14:paraId="72FBA6F9" w14:textId="77777777" w:rsidR="00AE2B7E" w:rsidRDefault="00AE2B7E" w:rsidP="006A77E8">
      <w:pPr>
        <w:rPr>
          <w:rFonts w:ascii="Times New Roman" w:hAnsi="Times New Roman" w:cs="Times New Roman"/>
        </w:rPr>
      </w:pPr>
    </w:p>
    <w:p w14:paraId="3B419C90" w14:textId="77777777" w:rsidR="00AE2B7E" w:rsidRDefault="00AE2B7E" w:rsidP="006A77E8">
      <w:pPr>
        <w:rPr>
          <w:rFonts w:ascii="Times New Roman" w:hAnsi="Times New Roman" w:cs="Times New Roman"/>
        </w:rPr>
      </w:pPr>
    </w:p>
    <w:p w14:paraId="5F200EC3" w14:textId="77777777" w:rsidR="00AE2B7E" w:rsidRDefault="00AE2B7E" w:rsidP="006A77E8">
      <w:pPr>
        <w:rPr>
          <w:rFonts w:ascii="Times New Roman" w:hAnsi="Times New Roman" w:cs="Times New Roman"/>
        </w:rPr>
      </w:pPr>
    </w:p>
    <w:p w14:paraId="6BE32F7F" w14:textId="77777777" w:rsidR="00AE2B7E" w:rsidRPr="00353697" w:rsidRDefault="00AE2B7E" w:rsidP="006A77E8">
      <w:pPr>
        <w:rPr>
          <w:rFonts w:ascii="Times New Roman" w:hAnsi="Times New Roman" w:cs="Times New Roman"/>
        </w:rPr>
      </w:pPr>
    </w:p>
    <w:p w14:paraId="3017700C" w14:textId="77777777" w:rsidR="006A77E8" w:rsidRPr="00353697" w:rsidRDefault="006A77E8" w:rsidP="006A77E8">
      <w:pPr>
        <w:spacing w:line="240" w:lineRule="auto"/>
        <w:rPr>
          <w:rFonts w:ascii="Times New Roman" w:eastAsia="Times New Roman" w:hAnsi="Times New Roman" w:cs="Times New Roman"/>
          <w:color w:val="000000" w:themeColor="text1"/>
          <w:sz w:val="24"/>
          <w:szCs w:val="24"/>
        </w:rPr>
      </w:pPr>
      <w:r w:rsidRPr="00353697">
        <w:rPr>
          <w:rFonts w:ascii="Times New Roman" w:eastAsia="Times New Roman" w:hAnsi="Times New Roman" w:cs="Times New Roman"/>
          <w:b/>
          <w:bCs/>
          <w:color w:val="000000" w:themeColor="text1"/>
          <w:sz w:val="48"/>
          <w:szCs w:val="48"/>
        </w:rPr>
        <w:lastRenderedPageBreak/>
        <w:t>CHAPTER IV: PROJECT PLAN</w:t>
      </w:r>
    </w:p>
    <w:p w14:paraId="0E3258E6" w14:textId="77777777" w:rsidR="006A77E8" w:rsidRPr="00353697" w:rsidRDefault="006A77E8" w:rsidP="006A77E8">
      <w:pPr>
        <w:spacing w:line="240" w:lineRule="auto"/>
        <w:rPr>
          <w:rFonts w:ascii="Times New Roman" w:eastAsia="Times New Roman" w:hAnsi="Times New Roman" w:cs="Times New Roman"/>
          <w:color w:val="000000" w:themeColor="text1"/>
          <w:sz w:val="32"/>
          <w:szCs w:val="32"/>
        </w:rPr>
      </w:pPr>
      <w:r w:rsidRPr="00353697">
        <w:rPr>
          <w:rFonts w:ascii="Times New Roman" w:eastAsia="Times New Roman" w:hAnsi="Times New Roman" w:cs="Times New Roman"/>
          <w:b/>
          <w:bCs/>
          <w:color w:val="000000" w:themeColor="text1"/>
          <w:sz w:val="32"/>
          <w:szCs w:val="32"/>
        </w:rPr>
        <w:t>4.1 Motivation</w:t>
      </w:r>
    </w:p>
    <w:p w14:paraId="3C892F8B" w14:textId="1A301431" w:rsidR="006A77E8" w:rsidRDefault="006A77E8" w:rsidP="00AE2B7E">
      <w:pPr>
        <w:spacing w:line="240" w:lineRule="auto"/>
        <w:ind w:firstLine="720"/>
        <w:jc w:val="both"/>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 xml:space="preserve">The traditional classroom setup may be no longer the best environment for teaching and learning in schools because new technologies have grown quickly, which can support both teachers and students in various ways. So the challenge and motivation of this project come from how to use new technologies in order to improve and support teaching and learning in schools. We want to change our traditional classrooms to be “smarter” by introducing some new technologies into teaching and learning activities. We have to focus on impossible to use in every subjects of social studies. And we propose to develop a web application that lets teachers and students make use of tablets in classrooms.  Nowadays, tablets are used for many purposes such as entertainment, news, communication, and so on. More and more people are now looking into their potential value in education. </w:t>
      </w:r>
    </w:p>
    <w:p w14:paraId="05A2011E" w14:textId="77777777" w:rsidR="00AE2B7E" w:rsidRPr="00353697" w:rsidRDefault="00AE2B7E" w:rsidP="00AE2B7E">
      <w:pPr>
        <w:spacing w:line="240" w:lineRule="auto"/>
        <w:jc w:val="both"/>
        <w:rPr>
          <w:rFonts w:ascii="Times New Roman" w:eastAsia="Times New Roman" w:hAnsi="Times New Roman" w:cs="Times New Roman"/>
          <w:color w:val="000000" w:themeColor="text1"/>
          <w:szCs w:val="22"/>
        </w:rPr>
      </w:pPr>
    </w:p>
    <w:p w14:paraId="75F1C5FA" w14:textId="77777777" w:rsidR="006A77E8" w:rsidRPr="00353697" w:rsidRDefault="006A77E8" w:rsidP="006A77E8">
      <w:pPr>
        <w:spacing w:line="240" w:lineRule="auto"/>
        <w:rPr>
          <w:rFonts w:ascii="Times New Roman" w:eastAsia="Times New Roman" w:hAnsi="Times New Roman" w:cs="Times New Roman"/>
          <w:color w:val="000000" w:themeColor="text1"/>
          <w:sz w:val="32"/>
          <w:szCs w:val="32"/>
        </w:rPr>
      </w:pPr>
      <w:r w:rsidRPr="00353697">
        <w:rPr>
          <w:rFonts w:ascii="Times New Roman" w:eastAsia="Times New Roman" w:hAnsi="Times New Roman" w:cs="Times New Roman"/>
          <w:b/>
          <w:bCs/>
          <w:color w:val="000000" w:themeColor="text1"/>
          <w:sz w:val="32"/>
          <w:szCs w:val="32"/>
        </w:rPr>
        <w:t>4.2 Aims and Objectives</w:t>
      </w:r>
    </w:p>
    <w:p w14:paraId="574509E5" w14:textId="77777777" w:rsidR="006A77E8" w:rsidRPr="00353697" w:rsidRDefault="006A77E8" w:rsidP="006A77E8">
      <w:pPr>
        <w:spacing w:line="240" w:lineRule="auto"/>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 w:val="23"/>
          <w:szCs w:val="23"/>
        </w:rPr>
        <w:tab/>
      </w:r>
      <w:r w:rsidRPr="00353697">
        <w:rPr>
          <w:rFonts w:ascii="Times New Roman" w:eastAsia="Times New Roman" w:hAnsi="Times New Roman" w:cs="Times New Roman"/>
          <w:color w:val="000000" w:themeColor="text1"/>
          <w:szCs w:val="22"/>
        </w:rPr>
        <w:t>This is aim and objectives of project.</w:t>
      </w:r>
    </w:p>
    <w:p w14:paraId="04799777" w14:textId="77777777" w:rsidR="00AE2B7E" w:rsidRDefault="006A77E8" w:rsidP="000A4AA8">
      <w:pPr>
        <w:numPr>
          <w:ilvl w:val="0"/>
          <w:numId w:val="5"/>
        </w:numPr>
        <w:spacing w:after="0" w:line="240" w:lineRule="auto"/>
        <w:jc w:val="both"/>
        <w:textAlignment w:val="baseline"/>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b/>
          <w:bCs/>
          <w:color w:val="000000" w:themeColor="text1"/>
          <w:szCs w:val="22"/>
        </w:rPr>
        <w:t>Develop the software system that can foster student participation in class activities and promote the interaction between teachers and students.</w:t>
      </w:r>
    </w:p>
    <w:p w14:paraId="2FF4FEC2" w14:textId="47B4516C" w:rsidR="00AE2B7E" w:rsidRPr="00C12B18" w:rsidRDefault="003C6B43" w:rsidP="000A4AA8">
      <w:pPr>
        <w:pStyle w:val="ListParagraph"/>
        <w:numPr>
          <w:ilvl w:val="1"/>
          <w:numId w:val="5"/>
        </w:numPr>
        <w:spacing w:after="0" w:line="240" w:lineRule="auto"/>
        <w:jc w:val="both"/>
        <w:textAlignment w:val="baseline"/>
        <w:rPr>
          <w:rFonts w:ascii="Times New Roman" w:eastAsia="Times New Roman" w:hAnsi="Times New Roman" w:cs="Times New Roman"/>
          <w:b/>
          <w:bCs/>
          <w:color w:val="000000" w:themeColor="text1"/>
          <w:szCs w:val="22"/>
        </w:rPr>
      </w:pPr>
      <w:r w:rsidRPr="00C12B18">
        <w:rPr>
          <w:rFonts w:ascii="Times New Roman" w:eastAsia="Times New Roman" w:hAnsi="Times New Roman" w:cs="Times New Roman"/>
          <w:color w:val="000000" w:themeColor="text1"/>
          <w:szCs w:val="22"/>
        </w:rPr>
        <w:t>The project needs to develop the collaboration board that can support</w:t>
      </w:r>
      <w:r w:rsidR="00E00AC8" w:rsidRPr="00C12B18">
        <w:rPr>
          <w:rFonts w:ascii="Times New Roman" w:eastAsia="Times New Roman" w:hAnsi="Times New Roman" w:cs="Times New Roman"/>
          <w:color w:val="000000" w:themeColor="text1"/>
          <w:szCs w:val="22"/>
        </w:rPr>
        <w:t xml:space="preserve"> collaboration activity in class such as collaborative search student can search to internet together and interaction via</w:t>
      </w:r>
      <w:r w:rsidRPr="00C12B18">
        <w:rPr>
          <w:rFonts w:ascii="Times New Roman" w:eastAsia="Times New Roman" w:hAnsi="Times New Roman" w:cs="Times New Roman"/>
          <w:color w:val="000000" w:themeColor="text1"/>
          <w:szCs w:val="22"/>
        </w:rPr>
        <w:t xml:space="preserve"> their own tablet</w:t>
      </w:r>
      <w:r w:rsidR="00E00AC8" w:rsidRPr="00C12B18">
        <w:rPr>
          <w:rFonts w:ascii="Times New Roman" w:eastAsia="Times New Roman" w:hAnsi="Times New Roman" w:cs="Times New Roman"/>
          <w:color w:val="000000" w:themeColor="text1"/>
          <w:szCs w:val="22"/>
        </w:rPr>
        <w:t xml:space="preserve"> with teacher</w:t>
      </w:r>
      <w:r w:rsidRPr="00C12B18">
        <w:rPr>
          <w:rFonts w:ascii="Times New Roman" w:eastAsia="Times New Roman" w:hAnsi="Times New Roman" w:cs="Times New Roman"/>
          <w:color w:val="000000" w:themeColor="text1"/>
          <w:szCs w:val="22"/>
        </w:rPr>
        <w:t>.</w:t>
      </w:r>
    </w:p>
    <w:p w14:paraId="6340DF79" w14:textId="77777777" w:rsidR="00AE2B7E" w:rsidRPr="00AE2B7E" w:rsidRDefault="003C6B43" w:rsidP="000A4AA8">
      <w:pPr>
        <w:pStyle w:val="ListParagraph"/>
        <w:numPr>
          <w:ilvl w:val="0"/>
          <w:numId w:val="39"/>
        </w:numPr>
        <w:spacing w:after="0" w:line="240" w:lineRule="auto"/>
        <w:jc w:val="both"/>
        <w:textAlignment w:val="baseline"/>
        <w:rPr>
          <w:rFonts w:ascii="Times New Roman" w:eastAsia="Times New Roman" w:hAnsi="Times New Roman" w:cs="Times New Roman"/>
          <w:b/>
          <w:bCs/>
          <w:color w:val="000000" w:themeColor="text1"/>
          <w:szCs w:val="22"/>
        </w:rPr>
      </w:pPr>
      <w:r w:rsidRPr="00AE2B7E">
        <w:rPr>
          <w:rFonts w:ascii="Times New Roman" w:eastAsia="Times New Roman" w:hAnsi="Times New Roman" w:cs="Times New Roman"/>
          <w:color w:val="000000" w:themeColor="text1"/>
          <w:szCs w:val="22"/>
        </w:rPr>
        <w:t>The project needs to develop the group chat that can support communication in class such as while teacher needs to make more attention of students he/she can sending pop-up to that student.</w:t>
      </w:r>
    </w:p>
    <w:p w14:paraId="3030E8CA" w14:textId="4ACA0E75" w:rsidR="006A77E8" w:rsidRPr="00AE2B7E" w:rsidRDefault="003C6B43" w:rsidP="000A4AA8">
      <w:pPr>
        <w:pStyle w:val="ListParagraph"/>
        <w:numPr>
          <w:ilvl w:val="0"/>
          <w:numId w:val="39"/>
        </w:numPr>
        <w:spacing w:after="0" w:line="240" w:lineRule="auto"/>
        <w:jc w:val="both"/>
        <w:textAlignment w:val="baseline"/>
        <w:rPr>
          <w:rFonts w:ascii="Times New Roman" w:eastAsia="Times New Roman" w:hAnsi="Times New Roman" w:cs="Times New Roman"/>
          <w:b/>
          <w:bCs/>
          <w:color w:val="000000" w:themeColor="text1"/>
          <w:szCs w:val="22"/>
        </w:rPr>
      </w:pPr>
      <w:r w:rsidRPr="00AE2B7E">
        <w:rPr>
          <w:rFonts w:ascii="Times New Roman" w:eastAsia="Times New Roman" w:hAnsi="Times New Roman" w:cs="Times New Roman"/>
          <w:color w:val="000000" w:themeColor="text1"/>
          <w:szCs w:val="22"/>
        </w:rPr>
        <w:t>The project need</w:t>
      </w:r>
      <w:r w:rsidR="00E00AC8" w:rsidRPr="00AE2B7E">
        <w:rPr>
          <w:rFonts w:ascii="Times New Roman" w:eastAsia="Times New Roman" w:hAnsi="Times New Roman" w:cs="Times New Roman"/>
          <w:color w:val="000000" w:themeColor="text1"/>
          <w:szCs w:val="22"/>
        </w:rPr>
        <w:t>s</w:t>
      </w:r>
      <w:r w:rsidRPr="00AE2B7E">
        <w:rPr>
          <w:rFonts w:ascii="Times New Roman" w:eastAsia="Times New Roman" w:hAnsi="Times New Roman" w:cs="Times New Roman"/>
          <w:color w:val="000000" w:themeColor="text1"/>
          <w:szCs w:val="22"/>
        </w:rPr>
        <w:t xml:space="preserve"> to develop the mind map for students can free to put their own ideas into the mind map and teacher can gather it to compare on the monitor screen.</w:t>
      </w:r>
      <w:r w:rsidR="006A77E8" w:rsidRPr="00AE2B7E">
        <w:rPr>
          <w:rFonts w:ascii="Times New Roman" w:eastAsia="Times New Roman" w:hAnsi="Times New Roman" w:cs="Times New Roman"/>
          <w:color w:val="000000" w:themeColor="text1"/>
          <w:szCs w:val="22"/>
        </w:rPr>
        <w:br/>
      </w:r>
    </w:p>
    <w:p w14:paraId="44F10D2F" w14:textId="77777777" w:rsidR="00C12B18" w:rsidRDefault="006A77E8" w:rsidP="000A4AA8">
      <w:pPr>
        <w:numPr>
          <w:ilvl w:val="0"/>
          <w:numId w:val="6"/>
        </w:numPr>
        <w:spacing w:after="0" w:line="240" w:lineRule="auto"/>
        <w:jc w:val="both"/>
        <w:textAlignment w:val="baseline"/>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b/>
          <w:bCs/>
          <w:color w:val="000000" w:themeColor="text1"/>
          <w:szCs w:val="22"/>
        </w:rPr>
        <w:t>Develop the software system that can make teaching and learning more fun and interesting.</w:t>
      </w:r>
    </w:p>
    <w:p w14:paraId="6D280CD6" w14:textId="77777777" w:rsidR="00C12B18" w:rsidRPr="00C12B18" w:rsidRDefault="006A77E8" w:rsidP="000A4AA8">
      <w:pPr>
        <w:pStyle w:val="ListParagraph"/>
        <w:numPr>
          <w:ilvl w:val="1"/>
          <w:numId w:val="6"/>
        </w:numPr>
        <w:spacing w:after="0" w:line="240" w:lineRule="auto"/>
        <w:jc w:val="both"/>
        <w:textAlignment w:val="baseline"/>
        <w:rPr>
          <w:rFonts w:ascii="Times New Roman" w:eastAsia="Times New Roman" w:hAnsi="Times New Roman" w:cs="Times New Roman"/>
          <w:b/>
          <w:bCs/>
          <w:color w:val="000000" w:themeColor="text1"/>
          <w:szCs w:val="22"/>
        </w:rPr>
      </w:pPr>
      <w:r w:rsidRPr="00C12B18">
        <w:rPr>
          <w:rFonts w:ascii="Times New Roman" w:eastAsia="Times New Roman" w:hAnsi="Times New Roman" w:cs="Times New Roman"/>
          <w:color w:val="000000" w:themeColor="text1"/>
          <w:szCs w:val="22"/>
        </w:rPr>
        <w:t>More convenience to Teacher for interactive to Students such as features, screen broadcast, make a popup message, pop quiz etc.</w:t>
      </w:r>
    </w:p>
    <w:p w14:paraId="3775B562" w14:textId="77777777" w:rsidR="00C12B18" w:rsidRPr="00C12B18" w:rsidRDefault="00F51714" w:rsidP="000A4AA8">
      <w:pPr>
        <w:pStyle w:val="ListParagraph"/>
        <w:numPr>
          <w:ilvl w:val="1"/>
          <w:numId w:val="6"/>
        </w:numPr>
        <w:spacing w:after="0" w:line="240" w:lineRule="auto"/>
        <w:jc w:val="both"/>
        <w:textAlignment w:val="baseline"/>
        <w:rPr>
          <w:rFonts w:ascii="Times New Roman" w:eastAsia="Times New Roman" w:hAnsi="Times New Roman" w:cs="Times New Roman"/>
          <w:b/>
          <w:bCs/>
          <w:color w:val="000000" w:themeColor="text1"/>
          <w:szCs w:val="22"/>
        </w:rPr>
      </w:pPr>
      <w:r w:rsidRPr="00C12B18">
        <w:rPr>
          <w:rFonts w:ascii="Times New Roman" w:eastAsia="Times New Roman" w:hAnsi="Times New Roman" w:cs="Times New Roman"/>
          <w:color w:val="000000" w:themeColor="text1"/>
          <w:szCs w:val="22"/>
        </w:rPr>
        <w:t>More efficient of collaboration</w:t>
      </w:r>
      <w:r w:rsidR="006A77E8" w:rsidRPr="00C12B18">
        <w:rPr>
          <w:rFonts w:ascii="Times New Roman" w:eastAsia="Times New Roman" w:hAnsi="Times New Roman" w:cs="Times New Roman"/>
          <w:color w:val="000000" w:themeColor="text1"/>
          <w:szCs w:val="22"/>
        </w:rPr>
        <w:t xml:space="preserve"> in classes such as features, collaborative search (allows Students to search on internet together).</w:t>
      </w:r>
    </w:p>
    <w:p w14:paraId="74625124" w14:textId="39BC32C4" w:rsidR="006A77E8" w:rsidRPr="00C12B18" w:rsidRDefault="006A77E8" w:rsidP="000A4AA8">
      <w:pPr>
        <w:pStyle w:val="ListParagraph"/>
        <w:numPr>
          <w:ilvl w:val="1"/>
          <w:numId w:val="6"/>
        </w:numPr>
        <w:spacing w:after="0" w:line="240" w:lineRule="auto"/>
        <w:jc w:val="both"/>
        <w:textAlignment w:val="baseline"/>
        <w:rPr>
          <w:rFonts w:ascii="Times New Roman" w:eastAsia="Times New Roman" w:hAnsi="Times New Roman" w:cs="Times New Roman"/>
          <w:b/>
          <w:bCs/>
          <w:color w:val="000000" w:themeColor="text1"/>
          <w:szCs w:val="22"/>
        </w:rPr>
      </w:pPr>
      <w:r w:rsidRPr="00C12B18">
        <w:rPr>
          <w:rFonts w:ascii="Times New Roman" w:eastAsia="Times New Roman" w:hAnsi="Times New Roman" w:cs="Times New Roman"/>
          <w:color w:val="000000" w:themeColor="text1"/>
          <w:szCs w:val="22"/>
        </w:rPr>
        <w:t>More interesting with the visual media to students such as feature, graphical representation (shown the past lesson learned graphical), and data static graph.</w:t>
      </w:r>
    </w:p>
    <w:p w14:paraId="755F1F18" w14:textId="77777777" w:rsidR="006A77E8" w:rsidRPr="00353697" w:rsidRDefault="006A77E8" w:rsidP="00C12B18">
      <w:pPr>
        <w:spacing w:after="0" w:line="240" w:lineRule="auto"/>
        <w:jc w:val="both"/>
        <w:rPr>
          <w:rFonts w:ascii="Times New Roman" w:eastAsia="Times New Roman" w:hAnsi="Times New Roman" w:cs="Times New Roman"/>
          <w:color w:val="000000" w:themeColor="text1"/>
          <w:sz w:val="24"/>
          <w:szCs w:val="24"/>
        </w:rPr>
      </w:pPr>
    </w:p>
    <w:p w14:paraId="157C14A1" w14:textId="77777777" w:rsidR="00C12B18" w:rsidRDefault="006A77E8" w:rsidP="000A4AA8">
      <w:pPr>
        <w:pStyle w:val="ListParagraph"/>
        <w:numPr>
          <w:ilvl w:val="0"/>
          <w:numId w:val="10"/>
        </w:numPr>
        <w:spacing w:after="0" w:line="240" w:lineRule="auto"/>
        <w:ind w:left="709" w:hanging="283"/>
        <w:jc w:val="both"/>
        <w:rPr>
          <w:rFonts w:ascii="Times New Roman" w:eastAsia="Times New Roman" w:hAnsi="Times New Roman" w:cs="Times New Roman"/>
          <w:b/>
          <w:bCs/>
          <w:color w:val="000000" w:themeColor="text1"/>
          <w:sz w:val="24"/>
          <w:szCs w:val="24"/>
        </w:rPr>
      </w:pPr>
      <w:r w:rsidRPr="00353697">
        <w:rPr>
          <w:rFonts w:ascii="Times New Roman" w:eastAsia="Times New Roman" w:hAnsi="Times New Roman" w:cs="Times New Roman"/>
          <w:b/>
          <w:bCs/>
          <w:color w:val="000000" w:themeColor="text1"/>
          <w:sz w:val="24"/>
          <w:szCs w:val="24"/>
        </w:rPr>
        <w:t xml:space="preserve">Develop the software system that reduces the amount of manual work and paper used in classrooms. </w:t>
      </w:r>
    </w:p>
    <w:p w14:paraId="65B38896" w14:textId="2EE4FCB5" w:rsidR="006A77E8" w:rsidRPr="00C12B18" w:rsidRDefault="002B10F6" w:rsidP="000A4AA8">
      <w:pPr>
        <w:pStyle w:val="ListParagraph"/>
        <w:numPr>
          <w:ilvl w:val="0"/>
          <w:numId w:val="40"/>
        </w:numPr>
        <w:spacing w:after="0" w:line="24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Can u</w:t>
      </w:r>
      <w:r w:rsidR="00F51714" w:rsidRPr="00C12B18">
        <w:rPr>
          <w:rFonts w:ascii="Times New Roman" w:eastAsia="Times New Roman" w:hAnsi="Times New Roman" w:cs="Times New Roman"/>
          <w:color w:val="000000" w:themeColor="text1"/>
          <w:sz w:val="24"/>
          <w:szCs w:val="24"/>
        </w:rPr>
        <w:t>sing</w:t>
      </w:r>
      <w:r w:rsidR="006A77E8" w:rsidRPr="00C12B18">
        <w:rPr>
          <w:rFonts w:ascii="Times New Roman" w:eastAsia="Times New Roman" w:hAnsi="Times New Roman" w:cs="Times New Roman"/>
          <w:color w:val="000000" w:themeColor="text1"/>
          <w:sz w:val="24"/>
          <w:szCs w:val="24"/>
        </w:rPr>
        <w:t xml:space="preserve"> the Class Board and tablets to share study materials and take notes. </w:t>
      </w:r>
    </w:p>
    <w:p w14:paraId="338BC673" w14:textId="21BF81D9" w:rsidR="006A77E8" w:rsidRPr="00353697" w:rsidRDefault="006A77E8" w:rsidP="000A4AA8">
      <w:pPr>
        <w:pStyle w:val="ListParagraph"/>
        <w:numPr>
          <w:ilvl w:val="1"/>
          <w:numId w:val="5"/>
        </w:numPr>
        <w:spacing w:after="0" w:line="240" w:lineRule="auto"/>
        <w:jc w:val="both"/>
        <w:rPr>
          <w:rFonts w:ascii="Times New Roman" w:eastAsia="Times New Roman" w:hAnsi="Times New Roman" w:cs="Times New Roman"/>
          <w:color w:val="000000" w:themeColor="text1"/>
          <w:sz w:val="24"/>
          <w:szCs w:val="24"/>
        </w:rPr>
      </w:pPr>
      <w:r w:rsidRPr="00353697">
        <w:rPr>
          <w:rFonts w:ascii="Times New Roman" w:eastAsia="Times New Roman" w:hAnsi="Times New Roman" w:cs="Times New Roman"/>
          <w:color w:val="000000" w:themeColor="text1"/>
          <w:sz w:val="24"/>
          <w:szCs w:val="24"/>
        </w:rPr>
        <w:t>C</w:t>
      </w:r>
      <w:r w:rsidR="002B10F6">
        <w:rPr>
          <w:rFonts w:ascii="Times New Roman" w:eastAsia="Times New Roman" w:hAnsi="Times New Roman" w:cs="Times New Roman"/>
          <w:color w:val="000000" w:themeColor="text1"/>
          <w:sz w:val="24"/>
          <w:szCs w:val="24"/>
        </w:rPr>
        <w:t>an c</w:t>
      </w:r>
      <w:r w:rsidRPr="00353697">
        <w:rPr>
          <w:rFonts w:ascii="Times New Roman" w:eastAsia="Times New Roman" w:hAnsi="Times New Roman" w:cs="Times New Roman"/>
          <w:color w:val="000000" w:themeColor="text1"/>
          <w:sz w:val="24"/>
          <w:szCs w:val="24"/>
        </w:rPr>
        <w:t xml:space="preserve">apture the Class Board in pdf format and store it on the server. </w:t>
      </w:r>
    </w:p>
    <w:p w14:paraId="1448E918" w14:textId="4AE5305B" w:rsidR="006A77E8" w:rsidRPr="00353697" w:rsidRDefault="006A77E8" w:rsidP="000A4AA8">
      <w:pPr>
        <w:pStyle w:val="ListParagraph"/>
        <w:numPr>
          <w:ilvl w:val="1"/>
          <w:numId w:val="5"/>
        </w:numPr>
        <w:spacing w:after="0" w:line="240" w:lineRule="auto"/>
        <w:jc w:val="both"/>
        <w:rPr>
          <w:rFonts w:ascii="Times New Roman" w:eastAsia="Times New Roman" w:hAnsi="Times New Roman" w:cs="Times New Roman"/>
          <w:color w:val="000000" w:themeColor="text1"/>
          <w:sz w:val="24"/>
          <w:szCs w:val="24"/>
        </w:rPr>
      </w:pPr>
      <w:r w:rsidRPr="00353697">
        <w:rPr>
          <w:rFonts w:ascii="Times New Roman" w:eastAsia="Times New Roman" w:hAnsi="Times New Roman" w:cs="Times New Roman"/>
          <w:color w:val="000000" w:themeColor="text1"/>
          <w:sz w:val="24"/>
          <w:szCs w:val="24"/>
        </w:rPr>
        <w:t>Ca</w:t>
      </w:r>
      <w:r w:rsidR="002B10F6">
        <w:rPr>
          <w:rFonts w:ascii="Times New Roman" w:eastAsia="Times New Roman" w:hAnsi="Times New Roman" w:cs="Times New Roman"/>
          <w:color w:val="000000" w:themeColor="text1"/>
          <w:sz w:val="24"/>
          <w:szCs w:val="24"/>
        </w:rPr>
        <w:t>n ca</w:t>
      </w:r>
      <w:r w:rsidRPr="00353697">
        <w:rPr>
          <w:rFonts w:ascii="Times New Roman" w:eastAsia="Times New Roman" w:hAnsi="Times New Roman" w:cs="Times New Roman"/>
          <w:color w:val="000000" w:themeColor="text1"/>
          <w:sz w:val="24"/>
          <w:szCs w:val="24"/>
        </w:rPr>
        <w:t>pture the student’s screen in pdf format and store it in the tablet.</w:t>
      </w:r>
    </w:p>
    <w:p w14:paraId="4C2303DA" w14:textId="36A9ED6E" w:rsidR="006A77E8" w:rsidRPr="00353697" w:rsidRDefault="002B10F6" w:rsidP="000A4AA8">
      <w:pPr>
        <w:pStyle w:val="ListParagraph"/>
        <w:numPr>
          <w:ilvl w:val="1"/>
          <w:numId w:val="5"/>
        </w:num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Can s</w:t>
      </w:r>
      <w:r w:rsidR="00F51714">
        <w:rPr>
          <w:rFonts w:ascii="Times New Roman" w:eastAsia="Times New Roman" w:hAnsi="Times New Roman" w:cs="Times New Roman"/>
          <w:color w:val="000000" w:themeColor="text1"/>
          <w:sz w:val="24"/>
          <w:szCs w:val="24"/>
        </w:rPr>
        <w:t>haring</w:t>
      </w:r>
      <w:r w:rsidR="006A77E8" w:rsidRPr="00353697">
        <w:rPr>
          <w:rFonts w:ascii="Times New Roman" w:eastAsia="Times New Roman" w:hAnsi="Times New Roman" w:cs="Times New Roman"/>
          <w:color w:val="000000" w:themeColor="text1"/>
          <w:sz w:val="24"/>
          <w:szCs w:val="24"/>
        </w:rPr>
        <w:t xml:space="preserve"> the teaching/learning artifacts via social network (e.g. Facebook).</w:t>
      </w:r>
    </w:p>
    <w:p w14:paraId="76579CA1" w14:textId="77777777" w:rsidR="006A77E8" w:rsidRPr="00353697" w:rsidRDefault="006A77E8" w:rsidP="006A77E8">
      <w:pPr>
        <w:spacing w:line="240" w:lineRule="auto"/>
        <w:rPr>
          <w:rFonts w:ascii="Times New Roman" w:eastAsia="Times New Roman" w:hAnsi="Times New Roman" w:cs="Times New Roman"/>
          <w:color w:val="000000" w:themeColor="text1"/>
          <w:sz w:val="24"/>
          <w:szCs w:val="24"/>
        </w:rPr>
      </w:pPr>
    </w:p>
    <w:p w14:paraId="1A20D5E9" w14:textId="77777777" w:rsidR="006A77E8" w:rsidRPr="00353697" w:rsidRDefault="006A77E8" w:rsidP="006A77E8">
      <w:pPr>
        <w:spacing w:after="0" w:line="240" w:lineRule="auto"/>
        <w:rPr>
          <w:rFonts w:ascii="Times New Roman" w:eastAsia="Times New Roman" w:hAnsi="Times New Roman" w:cs="Times New Roman"/>
          <w:color w:val="000000" w:themeColor="text1"/>
          <w:sz w:val="24"/>
          <w:szCs w:val="24"/>
        </w:rPr>
      </w:pPr>
    </w:p>
    <w:p w14:paraId="6CD5DFED" w14:textId="77777777" w:rsidR="006A77E8" w:rsidRPr="00353697" w:rsidRDefault="006A77E8" w:rsidP="006A77E8">
      <w:pPr>
        <w:spacing w:after="0" w:line="240" w:lineRule="auto"/>
        <w:rPr>
          <w:rFonts w:ascii="Times New Roman" w:eastAsia="Times New Roman" w:hAnsi="Times New Roman" w:cs="Times New Roman"/>
          <w:color w:val="000000" w:themeColor="text1"/>
          <w:sz w:val="24"/>
          <w:szCs w:val="24"/>
        </w:rPr>
      </w:pPr>
    </w:p>
    <w:p w14:paraId="63FC7CBC" w14:textId="77777777" w:rsidR="006A77E8" w:rsidRPr="00353697" w:rsidRDefault="006A77E8" w:rsidP="006A77E8">
      <w:pPr>
        <w:spacing w:after="0" w:line="240" w:lineRule="auto"/>
        <w:rPr>
          <w:rFonts w:ascii="Times New Roman" w:eastAsia="Times New Roman" w:hAnsi="Times New Roman" w:cs="Times New Roman"/>
          <w:b/>
          <w:bCs/>
          <w:color w:val="000000" w:themeColor="text1"/>
          <w:sz w:val="32"/>
          <w:szCs w:val="32"/>
        </w:rPr>
      </w:pPr>
      <w:r w:rsidRPr="00353697">
        <w:rPr>
          <w:rFonts w:ascii="Times New Roman" w:eastAsia="Times New Roman" w:hAnsi="Times New Roman" w:cs="Times New Roman"/>
          <w:b/>
          <w:bCs/>
          <w:color w:val="000000" w:themeColor="text1"/>
          <w:sz w:val="32"/>
          <w:szCs w:val="32"/>
        </w:rPr>
        <w:lastRenderedPageBreak/>
        <w:t>4.3 Deliverables and Limits</w:t>
      </w:r>
    </w:p>
    <w:p w14:paraId="684A1907" w14:textId="77777777" w:rsidR="006A77E8" w:rsidRPr="00353697" w:rsidRDefault="006A77E8" w:rsidP="006A77E8">
      <w:pPr>
        <w:spacing w:after="0" w:line="240" w:lineRule="auto"/>
        <w:ind w:firstLine="720"/>
        <w:rPr>
          <w:rFonts w:ascii="Times New Roman" w:eastAsia="Times New Roman" w:hAnsi="Times New Roman" w:cs="Times New Roman"/>
          <w:b/>
          <w:bCs/>
          <w:color w:val="000000" w:themeColor="text1"/>
          <w:sz w:val="28"/>
        </w:rPr>
      </w:pPr>
      <w:r w:rsidRPr="00353697">
        <w:rPr>
          <w:rFonts w:ascii="Times New Roman" w:eastAsia="Times New Roman" w:hAnsi="Times New Roman" w:cs="Times New Roman"/>
          <w:b/>
          <w:bCs/>
          <w:color w:val="000000" w:themeColor="text1"/>
          <w:sz w:val="28"/>
        </w:rPr>
        <w:t>4.3.1 Deliverables</w:t>
      </w:r>
    </w:p>
    <w:p w14:paraId="7DAF0E7C" w14:textId="77777777" w:rsidR="006A77E8" w:rsidRPr="00353697" w:rsidRDefault="006A77E8" w:rsidP="006A77E8">
      <w:pPr>
        <w:spacing w:after="0" w:line="240" w:lineRule="auto"/>
        <w:ind w:firstLine="720"/>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b/>
          <w:bCs/>
          <w:color w:val="000000" w:themeColor="text1"/>
          <w:sz w:val="28"/>
        </w:rPr>
        <w:tab/>
      </w:r>
      <w:r w:rsidRPr="00353697">
        <w:rPr>
          <w:rFonts w:ascii="Times New Roman" w:eastAsia="Times New Roman" w:hAnsi="Times New Roman" w:cs="Times New Roman"/>
          <w:b/>
          <w:bCs/>
          <w:color w:val="000000" w:themeColor="text1"/>
          <w:szCs w:val="22"/>
        </w:rPr>
        <w:t>4.3.1.1 Architecture Overview</w:t>
      </w:r>
    </w:p>
    <w:p w14:paraId="3FCBAF4C" w14:textId="325E682A" w:rsidR="006A77E8" w:rsidRPr="00353697" w:rsidRDefault="003C64DF" w:rsidP="006A77E8">
      <w:pPr>
        <w:spacing w:after="0" w:line="240" w:lineRule="auto"/>
        <w:ind w:firstLine="720"/>
        <w:jc w:val="center"/>
        <w:rPr>
          <w:rFonts w:ascii="Times New Roman" w:eastAsia="Times New Roman" w:hAnsi="Times New Roman" w:cs="Times New Roman"/>
          <w:b/>
          <w:bCs/>
          <w:color w:val="000000" w:themeColor="text1"/>
          <w:szCs w:val="22"/>
        </w:rPr>
      </w:pPr>
      <w:r>
        <w:rPr>
          <w:rFonts w:ascii="Times New Roman" w:eastAsia="Times New Roman" w:hAnsi="Times New Roman" w:cs="Times New Roman"/>
          <w:b/>
          <w:bCs/>
          <w:noProof/>
          <w:color w:val="000000" w:themeColor="text1"/>
          <w:szCs w:val="22"/>
        </w:rPr>
        <w:drawing>
          <wp:inline distT="0" distB="0" distL="0" distR="0" wp14:anchorId="6389A4DF" wp14:editId="6BC2FC85">
            <wp:extent cx="4724400" cy="312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3124200"/>
                    </a:xfrm>
                    <a:prstGeom prst="rect">
                      <a:avLst/>
                    </a:prstGeom>
                    <a:noFill/>
                    <a:ln>
                      <a:noFill/>
                    </a:ln>
                  </pic:spPr>
                </pic:pic>
              </a:graphicData>
            </a:graphic>
          </wp:inline>
        </w:drawing>
      </w:r>
    </w:p>
    <w:p w14:paraId="0410C104" w14:textId="77777777" w:rsidR="006A77E8" w:rsidRPr="00353697" w:rsidRDefault="006A77E8" w:rsidP="006A77E8">
      <w:pPr>
        <w:spacing w:after="0" w:line="240" w:lineRule="auto"/>
        <w:ind w:firstLine="720"/>
        <w:rPr>
          <w:rFonts w:ascii="Times New Roman" w:eastAsia="Times New Roman" w:hAnsi="Times New Roman" w:cs="Times New Roman"/>
          <w:b/>
          <w:bCs/>
          <w:color w:val="000000" w:themeColor="text1"/>
          <w:sz w:val="29"/>
          <w:szCs w:val="29"/>
        </w:rPr>
      </w:pPr>
      <w:ins w:id="13" w:author="EchiZeN StuNa" w:date="2014-03-18T19:51:00Z">
        <w:del w:id="14" w:author="Pichet Potha" w:date="2014-03-16T23:00:00Z">
          <w:r w:rsidRPr="00353697" w:rsidDel="00840D00">
            <w:rPr>
              <w:rFonts w:ascii="Times New Roman" w:eastAsia="Times New Roman" w:hAnsi="Times New Roman" w:cs="Times New Roman"/>
              <w:noProof/>
              <w:color w:val="000000" w:themeColor="text1"/>
              <w:sz w:val="24"/>
              <w:szCs w:val="24"/>
              <w:rPrChange w:id="15" w:author="Unknown">
                <w:rPr>
                  <w:noProof/>
                </w:rPr>
              </w:rPrChange>
            </w:rPr>
            <w:drawing>
              <wp:inline distT="0" distB="0" distL="0" distR="0" wp14:anchorId="2623C8D8" wp14:editId="45DCD631">
                <wp:extent cx="5943600" cy="39363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A6pgvYHLGKDZSpfs2vpk9JAl8pLipKF-ZlPXSA-ZGq5p5uvPIqcY2hgXIdGL1ZMypE3hH0_8fgQWFAMRKJzOeV1Tm3ek7m_w8BxpOyI4pfwL60TGmXrDQyHNOsILw"/>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3936365"/>
                        </a:xfrm>
                        <a:prstGeom prst="rect">
                          <a:avLst/>
                        </a:prstGeom>
                        <a:noFill/>
                        <a:ln>
                          <a:noFill/>
                        </a:ln>
                      </pic:spPr>
                    </pic:pic>
                  </a:graphicData>
                </a:graphic>
              </wp:inline>
            </w:drawing>
          </w:r>
        </w:del>
      </w:ins>
    </w:p>
    <w:p w14:paraId="11C97818" w14:textId="71AE24FD" w:rsidR="006A77E8" w:rsidRPr="00353697" w:rsidRDefault="006A77E8" w:rsidP="006A77E8">
      <w:pPr>
        <w:spacing w:after="0" w:line="240" w:lineRule="auto"/>
        <w:ind w:left="720" w:firstLine="720"/>
        <w:rPr>
          <w:rFonts w:ascii="Times New Roman" w:eastAsia="Times New Roman" w:hAnsi="Times New Roman" w:cs="Times New Roman"/>
          <w:b/>
          <w:bCs/>
          <w:color w:val="000000" w:themeColor="text1"/>
          <w:szCs w:val="22"/>
        </w:rPr>
      </w:pPr>
      <w:commentRangeStart w:id="16"/>
      <w:r w:rsidRPr="00353697">
        <w:rPr>
          <w:rFonts w:ascii="Times New Roman" w:eastAsia="Times New Roman" w:hAnsi="Times New Roman" w:cs="Times New Roman"/>
          <w:b/>
          <w:bCs/>
          <w:color w:val="000000" w:themeColor="text1"/>
          <w:szCs w:val="22"/>
        </w:rPr>
        <w:t>Figure</w:t>
      </w:r>
      <w:commentRangeEnd w:id="16"/>
      <w:r w:rsidRPr="00353697">
        <w:rPr>
          <w:rStyle w:val="CommentReference"/>
          <w:rFonts w:ascii="Times New Roman" w:eastAsiaTheme="minorHAnsi" w:hAnsi="Times New Roman" w:cs="Times New Roman"/>
          <w:lang w:eastAsia="en-US"/>
        </w:rPr>
        <w:commentReference w:id="16"/>
      </w:r>
      <w:r w:rsidR="00353697" w:rsidRPr="00353697">
        <w:rPr>
          <w:rFonts w:ascii="Times New Roman" w:eastAsia="Times New Roman" w:hAnsi="Times New Roman" w:cs="Times New Roman"/>
          <w:b/>
          <w:bCs/>
          <w:color w:val="000000" w:themeColor="text1"/>
          <w:szCs w:val="22"/>
        </w:rPr>
        <w:t xml:space="preserve"> 7</w:t>
      </w:r>
      <w:r w:rsidR="005E5F03">
        <w:rPr>
          <w:rFonts w:ascii="Times New Roman" w:eastAsia="Times New Roman" w:hAnsi="Times New Roman" w:cs="Times New Roman"/>
          <w:b/>
          <w:bCs/>
          <w:color w:val="000000" w:themeColor="text1"/>
          <w:szCs w:val="22"/>
        </w:rPr>
        <w:t>: The architecture of the Easy C</w:t>
      </w:r>
      <w:r w:rsidRPr="00353697">
        <w:rPr>
          <w:rFonts w:ascii="Times New Roman" w:eastAsia="Times New Roman" w:hAnsi="Times New Roman" w:cs="Times New Roman"/>
          <w:b/>
          <w:bCs/>
          <w:color w:val="000000" w:themeColor="text1"/>
          <w:szCs w:val="22"/>
        </w:rPr>
        <w:t>lass.</w:t>
      </w:r>
    </w:p>
    <w:p w14:paraId="7910E8B0" w14:textId="77777777" w:rsidR="006A77E8" w:rsidRPr="00353697" w:rsidRDefault="006A77E8" w:rsidP="006A77E8">
      <w:pPr>
        <w:spacing w:after="0" w:line="240" w:lineRule="auto"/>
        <w:ind w:left="720" w:firstLine="720"/>
        <w:rPr>
          <w:rFonts w:ascii="Times New Roman" w:eastAsia="Times New Roman" w:hAnsi="Times New Roman" w:cs="Times New Roman"/>
          <w:b/>
          <w:bCs/>
          <w:color w:val="000000" w:themeColor="text1"/>
          <w:szCs w:val="22"/>
        </w:rPr>
      </w:pPr>
    </w:p>
    <w:p w14:paraId="18BB9C14" w14:textId="77777777" w:rsidR="006A77E8" w:rsidRPr="00353697" w:rsidRDefault="006A77E8" w:rsidP="006A77E8">
      <w:pPr>
        <w:spacing w:after="0" w:line="240" w:lineRule="auto"/>
        <w:ind w:left="720" w:firstLine="720"/>
        <w:rPr>
          <w:rFonts w:ascii="Times New Roman" w:eastAsia="Times New Roman" w:hAnsi="Times New Roman" w:cs="Times New Roman"/>
          <w:b/>
          <w:bCs/>
          <w:color w:val="000000" w:themeColor="text1"/>
          <w:szCs w:val="22"/>
        </w:rPr>
      </w:pPr>
    </w:p>
    <w:p w14:paraId="705F73B8" w14:textId="77777777" w:rsidR="006A77E8" w:rsidRPr="00C12B18" w:rsidRDefault="006A77E8" w:rsidP="006A77E8">
      <w:pPr>
        <w:spacing w:after="0" w:line="240" w:lineRule="auto"/>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color w:val="000000" w:themeColor="text1"/>
          <w:szCs w:val="22"/>
        </w:rPr>
        <w:tab/>
      </w:r>
      <w:r w:rsidRPr="00353697">
        <w:rPr>
          <w:rFonts w:ascii="Times New Roman" w:eastAsia="Times New Roman" w:hAnsi="Times New Roman" w:cs="Times New Roman"/>
          <w:color w:val="000000" w:themeColor="text1"/>
          <w:szCs w:val="22"/>
        </w:rPr>
        <w:tab/>
      </w:r>
      <w:r w:rsidRPr="00C12B18">
        <w:rPr>
          <w:rFonts w:ascii="Times New Roman" w:eastAsia="Times New Roman" w:hAnsi="Times New Roman" w:cs="Times New Roman"/>
          <w:b/>
          <w:bCs/>
          <w:color w:val="000000" w:themeColor="text1"/>
          <w:szCs w:val="22"/>
        </w:rPr>
        <w:t>The architecture consists of two parts:</w:t>
      </w:r>
    </w:p>
    <w:p w14:paraId="18E74C7D" w14:textId="77777777" w:rsidR="006A77E8" w:rsidRPr="00353697" w:rsidRDefault="006A77E8" w:rsidP="000A4AA8">
      <w:pPr>
        <w:pStyle w:val="ListParagraph"/>
        <w:numPr>
          <w:ilvl w:val="0"/>
          <w:numId w:val="10"/>
        </w:numPr>
        <w:spacing w:after="0" w:line="240" w:lineRule="auto"/>
        <w:ind w:left="2160"/>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Server (Administrator)</w:t>
      </w:r>
    </w:p>
    <w:p w14:paraId="7C6E0796" w14:textId="77777777" w:rsidR="006A77E8" w:rsidRPr="00353697" w:rsidRDefault="006A77E8" w:rsidP="000A4AA8">
      <w:pPr>
        <w:pStyle w:val="ListParagraph"/>
        <w:numPr>
          <w:ilvl w:val="0"/>
          <w:numId w:val="10"/>
        </w:numPr>
        <w:spacing w:after="0" w:line="240" w:lineRule="auto"/>
        <w:ind w:left="2160"/>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Class (Teacher, Students)</w:t>
      </w:r>
    </w:p>
    <w:p w14:paraId="2425FDD4" w14:textId="77777777" w:rsidR="006A77E8" w:rsidRPr="00353697" w:rsidRDefault="006A77E8" w:rsidP="000A4AA8">
      <w:pPr>
        <w:pStyle w:val="ListParagraph"/>
        <w:numPr>
          <w:ilvl w:val="0"/>
          <w:numId w:val="16"/>
        </w:numPr>
        <w:spacing w:after="0" w:line="240" w:lineRule="auto"/>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Personal Computer(PC)</w:t>
      </w:r>
    </w:p>
    <w:p w14:paraId="60877D10" w14:textId="77777777" w:rsidR="006A77E8" w:rsidRPr="00353697" w:rsidRDefault="006A77E8" w:rsidP="000A4AA8">
      <w:pPr>
        <w:pStyle w:val="ListParagraph"/>
        <w:numPr>
          <w:ilvl w:val="0"/>
          <w:numId w:val="16"/>
        </w:numPr>
        <w:spacing w:after="0" w:line="240" w:lineRule="auto"/>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Tablet</w:t>
      </w:r>
    </w:p>
    <w:p w14:paraId="48D5C0DA" w14:textId="77777777" w:rsidR="006A77E8" w:rsidRPr="00353697" w:rsidRDefault="006A77E8" w:rsidP="000A4AA8">
      <w:pPr>
        <w:pStyle w:val="ListParagraph"/>
        <w:numPr>
          <w:ilvl w:val="0"/>
          <w:numId w:val="16"/>
        </w:numPr>
        <w:spacing w:after="0" w:line="240" w:lineRule="auto"/>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Projector</w:t>
      </w:r>
    </w:p>
    <w:p w14:paraId="4B545691" w14:textId="77777777" w:rsidR="006A77E8" w:rsidRPr="00353697" w:rsidRDefault="006A77E8" w:rsidP="006A77E8">
      <w:pPr>
        <w:spacing w:after="0" w:line="240" w:lineRule="auto"/>
        <w:rPr>
          <w:rFonts w:ascii="Times New Roman" w:eastAsia="Times New Roman" w:hAnsi="Times New Roman" w:cs="Times New Roman"/>
          <w:color w:val="000000" w:themeColor="text1"/>
          <w:szCs w:val="22"/>
        </w:rPr>
      </w:pPr>
    </w:p>
    <w:p w14:paraId="50200CC4" w14:textId="3EA5C4F7" w:rsidR="00C12B18" w:rsidRDefault="006A77E8" w:rsidP="00C12B18">
      <w:pPr>
        <w:spacing w:after="0" w:line="240" w:lineRule="auto"/>
        <w:ind w:left="1440" w:firstLine="720"/>
        <w:jc w:val="both"/>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Administrator is a person who manages and controls the server. He can create and manage a classroom (e.g. add, edit, and delete a teacher and students). Teacher can use his PC or tablet to use the system. He can show his screen on the projector and share his screen with student tablets. He can use his tablet to control the class. Student can use the service using his tablet, which allows him to see the class content participate in activities in class. Every activity in class requires Wireless connec</w:t>
      </w:r>
      <w:r w:rsidR="00C12B18">
        <w:rPr>
          <w:rFonts w:ascii="Times New Roman" w:eastAsia="Times New Roman" w:hAnsi="Times New Roman" w:cs="Times New Roman"/>
          <w:color w:val="000000" w:themeColor="text1"/>
          <w:szCs w:val="22"/>
        </w:rPr>
        <w:t>tion to connect with the server.</w:t>
      </w:r>
    </w:p>
    <w:p w14:paraId="64C397DC" w14:textId="77777777" w:rsidR="00C12B18"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7881FCBC" w14:textId="77777777" w:rsidR="00C12B18"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2DC9C3AA" w14:textId="77777777" w:rsidR="00C12B18"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306424E7" w14:textId="77777777" w:rsidR="00C12B18"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0CE88B16" w14:textId="77777777" w:rsidR="00C12B18"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502C8450" w14:textId="77777777" w:rsidR="00C12B18"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56DCC92D" w14:textId="77777777" w:rsidR="00C12B18"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6F1EB490" w14:textId="77777777" w:rsidR="00C12B18" w:rsidRPr="00353697"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4DF00C7C" w14:textId="77777777" w:rsidR="006A77E8" w:rsidRPr="00353697" w:rsidRDefault="006A77E8" w:rsidP="006A77E8">
      <w:pPr>
        <w:spacing w:after="0" w:line="240" w:lineRule="auto"/>
        <w:ind w:left="720" w:firstLine="720"/>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b/>
          <w:bCs/>
          <w:color w:val="000000" w:themeColor="text1"/>
          <w:szCs w:val="22"/>
        </w:rPr>
        <w:lastRenderedPageBreak/>
        <w:t>4.3.1.2 Document</w:t>
      </w:r>
    </w:p>
    <w:p w14:paraId="0D1BCA37" w14:textId="77777777" w:rsidR="006A77E8" w:rsidRPr="00353697" w:rsidRDefault="006A77E8" w:rsidP="000A4AA8">
      <w:pPr>
        <w:pStyle w:val="ListParagraph"/>
        <w:numPr>
          <w:ilvl w:val="0"/>
          <w:numId w:val="8"/>
        </w:numPr>
        <w:spacing w:after="0" w:line="240" w:lineRule="auto"/>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Proposal</w:t>
      </w:r>
    </w:p>
    <w:p w14:paraId="7E29594C" w14:textId="77777777" w:rsidR="006A77E8" w:rsidRPr="00353697" w:rsidRDefault="006A77E8" w:rsidP="000A4AA8">
      <w:pPr>
        <w:pStyle w:val="ListParagraph"/>
        <w:numPr>
          <w:ilvl w:val="0"/>
          <w:numId w:val="8"/>
        </w:numPr>
        <w:spacing w:after="0" w:line="240" w:lineRule="auto"/>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Project plan</w:t>
      </w:r>
    </w:p>
    <w:p w14:paraId="1353B717" w14:textId="77777777" w:rsidR="006A77E8" w:rsidRPr="00353697" w:rsidRDefault="006A77E8" w:rsidP="000A4AA8">
      <w:pPr>
        <w:pStyle w:val="ListParagraph"/>
        <w:numPr>
          <w:ilvl w:val="0"/>
          <w:numId w:val="8"/>
        </w:numPr>
        <w:spacing w:after="0" w:line="240" w:lineRule="auto"/>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Software requirement specification</w:t>
      </w:r>
    </w:p>
    <w:p w14:paraId="0DA3B836" w14:textId="77777777" w:rsidR="006A77E8" w:rsidRPr="00353697" w:rsidRDefault="006A77E8" w:rsidP="000A4AA8">
      <w:pPr>
        <w:pStyle w:val="ListParagraph"/>
        <w:numPr>
          <w:ilvl w:val="0"/>
          <w:numId w:val="8"/>
        </w:numPr>
        <w:spacing w:after="0" w:line="240" w:lineRule="auto"/>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Software design document</w:t>
      </w:r>
    </w:p>
    <w:p w14:paraId="5CDEB4B3" w14:textId="77777777" w:rsidR="006A77E8" w:rsidRPr="00353697" w:rsidRDefault="006A77E8" w:rsidP="000A4AA8">
      <w:pPr>
        <w:pStyle w:val="ListParagraph"/>
        <w:numPr>
          <w:ilvl w:val="0"/>
          <w:numId w:val="8"/>
        </w:numPr>
        <w:spacing w:after="0" w:line="240" w:lineRule="auto"/>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Testing document</w:t>
      </w:r>
    </w:p>
    <w:p w14:paraId="66C722FF" w14:textId="77777777" w:rsidR="006A77E8" w:rsidRPr="00353697" w:rsidRDefault="006A77E8" w:rsidP="000A4AA8">
      <w:pPr>
        <w:pStyle w:val="ListParagraph"/>
        <w:numPr>
          <w:ilvl w:val="0"/>
          <w:numId w:val="8"/>
        </w:numPr>
        <w:spacing w:after="0" w:line="240" w:lineRule="auto"/>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Traceability record</w:t>
      </w:r>
    </w:p>
    <w:p w14:paraId="00968707" w14:textId="77777777" w:rsidR="006A77E8" w:rsidRPr="00353697" w:rsidRDefault="006A77E8" w:rsidP="000A4AA8">
      <w:pPr>
        <w:pStyle w:val="ListParagraph"/>
        <w:numPr>
          <w:ilvl w:val="0"/>
          <w:numId w:val="8"/>
        </w:numPr>
        <w:spacing w:after="0" w:line="240" w:lineRule="auto"/>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Software quality assurance document</w:t>
      </w:r>
    </w:p>
    <w:p w14:paraId="29C6CAB8" w14:textId="77777777" w:rsidR="006A77E8" w:rsidRPr="00353697" w:rsidRDefault="006A77E8" w:rsidP="000A4AA8">
      <w:pPr>
        <w:pStyle w:val="ListParagraph"/>
        <w:numPr>
          <w:ilvl w:val="0"/>
          <w:numId w:val="8"/>
        </w:numPr>
        <w:spacing w:after="0" w:line="240" w:lineRule="auto"/>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Video clips for demo program</w:t>
      </w:r>
    </w:p>
    <w:p w14:paraId="4A5BD102" w14:textId="77777777" w:rsidR="006A77E8" w:rsidRPr="00353697" w:rsidRDefault="006A77E8" w:rsidP="000A4AA8">
      <w:pPr>
        <w:pStyle w:val="ListParagraph"/>
        <w:numPr>
          <w:ilvl w:val="0"/>
          <w:numId w:val="8"/>
        </w:numPr>
        <w:spacing w:after="0" w:line="240" w:lineRule="auto"/>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Poster A1 for presentation</w:t>
      </w:r>
    </w:p>
    <w:p w14:paraId="3F6E08BD" w14:textId="77777777" w:rsidR="006A77E8" w:rsidRPr="00C12B18" w:rsidRDefault="006A77E8" w:rsidP="00C12B18">
      <w:pPr>
        <w:spacing w:after="0" w:line="240" w:lineRule="auto"/>
        <w:rPr>
          <w:rFonts w:ascii="Times New Roman" w:eastAsia="Times New Roman" w:hAnsi="Times New Roman" w:cs="Times New Roman"/>
          <w:color w:val="000000" w:themeColor="text1"/>
          <w:szCs w:val="22"/>
        </w:rPr>
      </w:pPr>
    </w:p>
    <w:p w14:paraId="7B521612" w14:textId="77777777" w:rsidR="006A77E8" w:rsidRPr="00353697" w:rsidRDefault="006A77E8" w:rsidP="006A77E8">
      <w:pPr>
        <w:spacing w:after="0" w:line="240" w:lineRule="auto"/>
        <w:ind w:left="720"/>
        <w:rPr>
          <w:rFonts w:ascii="Times New Roman" w:eastAsia="Times New Roman" w:hAnsi="Times New Roman" w:cs="Times New Roman"/>
          <w:b/>
          <w:bCs/>
          <w:color w:val="000000" w:themeColor="text1"/>
          <w:sz w:val="28"/>
        </w:rPr>
      </w:pPr>
      <w:r w:rsidRPr="00353697">
        <w:rPr>
          <w:rFonts w:ascii="Times New Roman" w:eastAsia="Times New Roman" w:hAnsi="Times New Roman" w:cs="Times New Roman"/>
          <w:b/>
          <w:bCs/>
          <w:color w:val="000000" w:themeColor="text1"/>
          <w:sz w:val="28"/>
        </w:rPr>
        <w:t>4.3.2 Limits</w:t>
      </w:r>
    </w:p>
    <w:p w14:paraId="1725A175" w14:textId="77777777" w:rsidR="006A77E8" w:rsidRPr="00353697" w:rsidRDefault="006A77E8" w:rsidP="000A4AA8">
      <w:pPr>
        <w:pStyle w:val="ListParagraph"/>
        <w:numPr>
          <w:ilvl w:val="0"/>
          <w:numId w:val="11"/>
        </w:numPr>
        <w:spacing w:after="0" w:line="240" w:lineRule="auto"/>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Requires the Internet connection for using this system.</w:t>
      </w:r>
    </w:p>
    <w:p w14:paraId="19AFD528" w14:textId="77777777" w:rsidR="006A77E8" w:rsidRPr="00353697" w:rsidRDefault="006A77E8" w:rsidP="000A4AA8">
      <w:pPr>
        <w:pStyle w:val="ListParagraph"/>
        <w:numPr>
          <w:ilvl w:val="0"/>
          <w:numId w:val="11"/>
        </w:numPr>
        <w:spacing w:after="0" w:line="240" w:lineRule="auto"/>
        <w:rPr>
          <w:rFonts w:ascii="Times New Roman" w:eastAsia="Times New Roman" w:hAnsi="Times New Roman" w:cs="Times New Roman"/>
          <w:color w:val="000000" w:themeColor="text1"/>
          <w:szCs w:val="22"/>
        </w:rPr>
      </w:pPr>
      <w:r w:rsidRPr="00353697">
        <w:rPr>
          <w:rFonts w:ascii="Times New Roman" w:hAnsi="Times New Roman" w:cs="Times New Roman"/>
          <w:color w:val="000000" w:themeColor="text1"/>
          <w:sz w:val="20"/>
          <w:szCs w:val="20"/>
        </w:rPr>
        <w:t>Supports English language only.</w:t>
      </w:r>
    </w:p>
    <w:p w14:paraId="0991163C" w14:textId="77777777" w:rsidR="006A77E8" w:rsidRPr="00353697" w:rsidRDefault="006A77E8" w:rsidP="000A4AA8">
      <w:pPr>
        <w:pStyle w:val="ListParagraph"/>
        <w:numPr>
          <w:ilvl w:val="0"/>
          <w:numId w:val="11"/>
        </w:numPr>
        <w:spacing w:after="0" w:line="240" w:lineRule="auto"/>
        <w:rPr>
          <w:rFonts w:ascii="Times New Roman" w:eastAsia="Times New Roman" w:hAnsi="Times New Roman" w:cs="Times New Roman"/>
          <w:color w:val="000000" w:themeColor="text1"/>
          <w:szCs w:val="22"/>
        </w:rPr>
      </w:pPr>
      <w:commentRangeStart w:id="17"/>
      <w:r w:rsidRPr="00353697">
        <w:rPr>
          <w:rFonts w:ascii="Times New Roman" w:hAnsi="Times New Roman" w:cs="Times New Roman"/>
          <w:color w:val="000000" w:themeColor="text1"/>
          <w:sz w:val="20"/>
          <w:szCs w:val="20"/>
        </w:rPr>
        <w:t xml:space="preserve">Requires the browser that supporting HTML5 to run this </w:t>
      </w:r>
      <w:commentRangeEnd w:id="17"/>
      <w:r w:rsidRPr="00353697">
        <w:rPr>
          <w:rFonts w:ascii="Times New Roman" w:hAnsi="Times New Roman" w:cs="Times New Roman"/>
          <w:color w:val="000000" w:themeColor="text1"/>
          <w:sz w:val="20"/>
          <w:szCs w:val="20"/>
        </w:rPr>
        <w:t>system</w:t>
      </w:r>
      <w:r w:rsidRPr="00353697">
        <w:rPr>
          <w:rFonts w:ascii="Times New Roman" w:eastAsia="Times New Roman" w:hAnsi="Times New Roman" w:cs="Times New Roman"/>
          <w:color w:val="000000" w:themeColor="text1"/>
          <w:szCs w:val="22"/>
        </w:rPr>
        <w:t xml:space="preserve"> (e.g. Chrome, Firefox).</w:t>
      </w:r>
      <w:r w:rsidRPr="00353697">
        <w:rPr>
          <w:rStyle w:val="CommentReference"/>
          <w:rFonts w:ascii="Times New Roman" w:eastAsiaTheme="minorHAnsi" w:hAnsi="Times New Roman" w:cs="Times New Roman"/>
          <w:lang w:eastAsia="en-US"/>
        </w:rPr>
        <w:commentReference w:id="17"/>
      </w:r>
    </w:p>
    <w:p w14:paraId="1E0E9FD7" w14:textId="77777777" w:rsidR="006A77E8" w:rsidRPr="00353697" w:rsidRDefault="006A77E8" w:rsidP="000A4AA8">
      <w:pPr>
        <w:pStyle w:val="ListParagraph"/>
        <w:numPr>
          <w:ilvl w:val="0"/>
          <w:numId w:val="11"/>
        </w:numPr>
        <w:spacing w:after="0" w:line="240" w:lineRule="auto"/>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Requires the registration to get an account before starting to use the system.</w:t>
      </w:r>
    </w:p>
    <w:p w14:paraId="7CAECE32" w14:textId="77777777" w:rsidR="006A77E8" w:rsidRPr="00C12B18" w:rsidRDefault="006A77E8" w:rsidP="00C12B18">
      <w:pPr>
        <w:spacing w:after="0" w:line="240" w:lineRule="auto"/>
        <w:rPr>
          <w:rFonts w:ascii="Times New Roman" w:eastAsia="Times New Roman" w:hAnsi="Times New Roman" w:cs="Times New Roman"/>
          <w:color w:val="000000" w:themeColor="text1"/>
          <w:szCs w:val="22"/>
        </w:rPr>
      </w:pPr>
    </w:p>
    <w:p w14:paraId="592942D5" w14:textId="77777777" w:rsidR="006A77E8" w:rsidRPr="00353697" w:rsidRDefault="006A77E8" w:rsidP="006A77E8">
      <w:pPr>
        <w:spacing w:after="0" w:line="240" w:lineRule="auto"/>
        <w:rPr>
          <w:rFonts w:ascii="Times New Roman" w:eastAsia="Times New Roman" w:hAnsi="Times New Roman" w:cs="Times New Roman"/>
          <w:b/>
          <w:bCs/>
          <w:color w:val="000000" w:themeColor="text1"/>
          <w:sz w:val="32"/>
          <w:szCs w:val="32"/>
        </w:rPr>
      </w:pPr>
      <w:r w:rsidRPr="00353697">
        <w:rPr>
          <w:rFonts w:ascii="Times New Roman" w:eastAsia="Times New Roman" w:hAnsi="Times New Roman" w:cs="Times New Roman"/>
          <w:b/>
          <w:bCs/>
          <w:color w:val="000000" w:themeColor="text1"/>
          <w:sz w:val="32"/>
          <w:szCs w:val="32"/>
        </w:rPr>
        <w:t>4.4 Future work</w:t>
      </w:r>
    </w:p>
    <w:p w14:paraId="1EF5CA29" w14:textId="77777777" w:rsidR="006A77E8" w:rsidRPr="00353697" w:rsidRDefault="006A77E8" w:rsidP="00C12B18">
      <w:pPr>
        <w:spacing w:after="0" w:line="240" w:lineRule="auto"/>
        <w:jc w:val="both"/>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b/>
          <w:bCs/>
          <w:color w:val="000000" w:themeColor="text1"/>
          <w:sz w:val="32"/>
          <w:szCs w:val="32"/>
        </w:rPr>
        <w:tab/>
      </w:r>
      <w:r w:rsidRPr="00353697">
        <w:rPr>
          <w:rFonts w:ascii="Times New Roman" w:eastAsia="Times New Roman" w:hAnsi="Times New Roman" w:cs="Times New Roman"/>
          <w:color w:val="000000" w:themeColor="text1"/>
          <w:szCs w:val="22"/>
        </w:rPr>
        <w:t xml:space="preserve">This project is about supporting teaching and learning with the concepts of the Smart Classroom. The Smart Classroom works with many technology devices. So, this project can be improved by adding more features that can be supported by new technologies, for example, Smart Wall, Smart Table, etc. </w:t>
      </w:r>
    </w:p>
    <w:p w14:paraId="56594622" w14:textId="77777777" w:rsidR="006A77E8" w:rsidRPr="00353697" w:rsidRDefault="006A77E8" w:rsidP="00C12B18">
      <w:pPr>
        <w:spacing w:after="0" w:line="240" w:lineRule="auto"/>
        <w:ind w:firstLine="720"/>
        <w:jc w:val="both"/>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The license can be implemented for business. This system can use in any school, university, or other academies. Teachers or personnel can adapt this system to serve their courses. This can provide more benefits to a larger group of people and contribute to enhancing the quality of education in educational institutions and organizations.</w:t>
      </w:r>
    </w:p>
    <w:p w14:paraId="39E46BE1" w14:textId="77777777" w:rsidR="006A77E8" w:rsidRPr="00353697" w:rsidDel="00D21749" w:rsidRDefault="006A77E8" w:rsidP="00C12B18">
      <w:pPr>
        <w:spacing w:after="0" w:line="240" w:lineRule="auto"/>
        <w:ind w:firstLine="720"/>
        <w:jc w:val="both"/>
        <w:rPr>
          <w:del w:id="18" w:author="EchiZeN StuNa" w:date="2014-03-22T00:20:00Z"/>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 xml:space="preserve">This system can be improved to support remote education (i.e. e-learning). It will make the students who cannot attend the class be able to learn and do class activities with his friends that are in </w:t>
      </w:r>
      <w:del w:id="19" w:author="rimi park" w:date="2014-03-22T15:31:00Z">
        <w:r w:rsidRPr="00353697" w:rsidDel="00253728">
          <w:rPr>
            <w:rFonts w:ascii="Times New Roman" w:eastAsia="Times New Roman" w:hAnsi="Times New Roman" w:cs="Times New Roman"/>
            <w:color w:val="000000" w:themeColor="text1"/>
            <w:szCs w:val="22"/>
          </w:rPr>
          <w:delText xml:space="preserve"> </w:delText>
        </w:r>
      </w:del>
      <w:r w:rsidRPr="00353697">
        <w:rPr>
          <w:rFonts w:ascii="Times New Roman" w:eastAsia="Times New Roman" w:hAnsi="Times New Roman" w:cs="Times New Roman"/>
          <w:color w:val="000000" w:themeColor="text1"/>
          <w:szCs w:val="22"/>
        </w:rPr>
        <w:t>class.</w:t>
      </w:r>
    </w:p>
    <w:p w14:paraId="0B0B754D" w14:textId="77777777" w:rsidR="006A77E8" w:rsidRPr="00353697" w:rsidRDefault="006A77E8" w:rsidP="00C12B18">
      <w:pPr>
        <w:spacing w:after="0" w:line="240" w:lineRule="auto"/>
        <w:ind w:firstLine="720"/>
        <w:jc w:val="both"/>
        <w:rPr>
          <w:rFonts w:ascii="Times New Roman" w:eastAsia="Times New Roman" w:hAnsi="Times New Roman" w:cs="Times New Roman"/>
          <w:color w:val="000000" w:themeColor="text1"/>
          <w:sz w:val="32"/>
          <w:szCs w:val="32"/>
        </w:rPr>
      </w:pPr>
    </w:p>
    <w:p w14:paraId="1EF244A8" w14:textId="77777777" w:rsidR="006A77E8" w:rsidRPr="00353697" w:rsidRDefault="006A77E8" w:rsidP="006A77E8">
      <w:pPr>
        <w:spacing w:after="0" w:line="240" w:lineRule="auto"/>
        <w:rPr>
          <w:rFonts w:ascii="Times New Roman" w:eastAsia="Times New Roman" w:hAnsi="Times New Roman" w:cs="Times New Roman"/>
          <w:color w:val="000000" w:themeColor="text1"/>
          <w:sz w:val="32"/>
          <w:szCs w:val="32"/>
        </w:rPr>
      </w:pPr>
    </w:p>
    <w:p w14:paraId="4F409435" w14:textId="77777777" w:rsidR="006A77E8" w:rsidRPr="00353697" w:rsidRDefault="006A77E8" w:rsidP="006A77E8">
      <w:pPr>
        <w:spacing w:after="0" w:line="240" w:lineRule="auto"/>
        <w:rPr>
          <w:rFonts w:ascii="Times New Roman" w:eastAsia="Times New Roman" w:hAnsi="Times New Roman" w:cs="Times New Roman"/>
          <w:b/>
          <w:bCs/>
          <w:color w:val="000000" w:themeColor="text1"/>
          <w:sz w:val="32"/>
          <w:szCs w:val="32"/>
        </w:rPr>
      </w:pPr>
      <w:r w:rsidRPr="00353697">
        <w:rPr>
          <w:rFonts w:ascii="Times New Roman" w:eastAsia="Times New Roman" w:hAnsi="Times New Roman" w:cs="Times New Roman"/>
          <w:b/>
          <w:bCs/>
          <w:color w:val="000000" w:themeColor="text1"/>
          <w:sz w:val="32"/>
          <w:szCs w:val="32"/>
        </w:rPr>
        <w:t>4.5 Schedule and Milestone</w:t>
      </w:r>
    </w:p>
    <w:p w14:paraId="7B82916A" w14:textId="77777777" w:rsidR="006A77E8" w:rsidRPr="00353697" w:rsidRDefault="006A77E8" w:rsidP="006A77E8">
      <w:pPr>
        <w:spacing w:after="0" w:line="240" w:lineRule="auto"/>
        <w:ind w:firstLine="720"/>
        <w:rPr>
          <w:rFonts w:ascii="Times New Roman" w:eastAsia="Times New Roman" w:hAnsi="Times New Roman" w:cs="Times New Roman"/>
          <w:b/>
          <w:bCs/>
          <w:color w:val="000000" w:themeColor="text1"/>
          <w:sz w:val="28"/>
        </w:rPr>
      </w:pPr>
      <w:commentRangeStart w:id="20"/>
      <w:r w:rsidRPr="00353697">
        <w:rPr>
          <w:rFonts w:ascii="Times New Roman" w:eastAsia="Times New Roman" w:hAnsi="Times New Roman" w:cs="Times New Roman"/>
          <w:b/>
          <w:bCs/>
          <w:color w:val="000000" w:themeColor="text1"/>
          <w:sz w:val="28"/>
        </w:rPr>
        <w:t>4.5.1 Features</w:t>
      </w:r>
      <w:commentRangeEnd w:id="20"/>
      <w:r w:rsidRPr="00353697">
        <w:rPr>
          <w:rStyle w:val="CommentReference"/>
          <w:rFonts w:ascii="Times New Roman" w:eastAsiaTheme="minorHAnsi" w:hAnsi="Times New Roman" w:cs="Times New Roman"/>
          <w:lang w:eastAsia="en-US"/>
        </w:rPr>
        <w:commentReference w:id="20"/>
      </w:r>
    </w:p>
    <w:p w14:paraId="26224604" w14:textId="77777777" w:rsidR="0034473C" w:rsidRDefault="006A77E8" w:rsidP="0034473C">
      <w:pPr>
        <w:spacing w:after="0" w:line="240" w:lineRule="auto"/>
        <w:ind w:firstLine="720"/>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Easy Class su</w:t>
      </w:r>
      <w:r w:rsidR="0034473C">
        <w:rPr>
          <w:rFonts w:ascii="Times New Roman" w:eastAsia="Times New Roman" w:hAnsi="Times New Roman" w:cs="Times New Roman"/>
          <w:color w:val="000000" w:themeColor="text1"/>
          <w:szCs w:val="22"/>
        </w:rPr>
        <w:t>pports the features as follows:</w:t>
      </w:r>
    </w:p>
    <w:p w14:paraId="632E73C0" w14:textId="77777777" w:rsidR="0034473C" w:rsidRDefault="0034473C" w:rsidP="0034473C">
      <w:pPr>
        <w:spacing w:after="0" w:line="240" w:lineRule="auto"/>
        <w:ind w:firstLine="720"/>
        <w:rPr>
          <w:rFonts w:ascii="Times New Roman" w:eastAsia="Times New Roman" w:hAnsi="Times New Roman" w:cs="Times New Roman"/>
          <w:color w:val="000000" w:themeColor="text1"/>
          <w:szCs w:val="22"/>
        </w:rPr>
      </w:pPr>
    </w:p>
    <w:p w14:paraId="5ACAFDB9" w14:textId="0BE4CA38" w:rsidR="00C12B18" w:rsidRDefault="006A77E8" w:rsidP="0034473C">
      <w:pPr>
        <w:spacing w:after="0" w:line="240" w:lineRule="auto"/>
        <w:ind w:firstLine="720"/>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b/>
          <w:bCs/>
          <w:color w:val="000000" w:themeColor="text1"/>
          <w:szCs w:val="22"/>
        </w:rPr>
        <w:t>Feature 1. User management</w:t>
      </w:r>
    </w:p>
    <w:p w14:paraId="2B12D807" w14:textId="77777777" w:rsidR="00C12B18" w:rsidRDefault="006A77E8" w:rsidP="000A4AA8">
      <w:pPr>
        <w:pStyle w:val="ListParagraph"/>
        <w:numPr>
          <w:ilvl w:val="0"/>
          <w:numId w:val="40"/>
        </w:numPr>
        <w:spacing w:after="0" w:line="240" w:lineRule="auto"/>
        <w:rPr>
          <w:rFonts w:ascii="Times New Roman" w:eastAsia="Times New Roman" w:hAnsi="Times New Roman" w:cs="Times New Roman"/>
          <w:color w:val="000000" w:themeColor="text1"/>
          <w:szCs w:val="22"/>
        </w:rPr>
      </w:pPr>
      <w:r w:rsidRPr="00C12B18">
        <w:rPr>
          <w:rFonts w:ascii="Times New Roman" w:eastAsia="Times New Roman" w:hAnsi="Times New Roman" w:cs="Times New Roman"/>
          <w:color w:val="000000" w:themeColor="text1"/>
          <w:szCs w:val="22"/>
        </w:rPr>
        <w:t>User registration: Administrator, Teacher and Student can register to the system.</w:t>
      </w:r>
    </w:p>
    <w:p w14:paraId="384E7887" w14:textId="0CF63B8B" w:rsidR="006A77E8" w:rsidRPr="00C12B18" w:rsidRDefault="006A77E8" w:rsidP="000A4AA8">
      <w:pPr>
        <w:pStyle w:val="ListParagraph"/>
        <w:numPr>
          <w:ilvl w:val="0"/>
          <w:numId w:val="40"/>
        </w:numPr>
        <w:spacing w:after="0" w:line="240" w:lineRule="auto"/>
        <w:rPr>
          <w:rFonts w:ascii="Times New Roman" w:eastAsia="Times New Roman" w:hAnsi="Times New Roman" w:cs="Times New Roman"/>
          <w:color w:val="000000" w:themeColor="text1"/>
          <w:szCs w:val="22"/>
        </w:rPr>
      </w:pPr>
      <w:r w:rsidRPr="00C12B18">
        <w:rPr>
          <w:rFonts w:ascii="Times New Roman" w:eastAsia="Times New Roman" w:hAnsi="Times New Roman" w:cs="Times New Roman"/>
          <w:color w:val="000000" w:themeColor="text1"/>
          <w:szCs w:val="22"/>
        </w:rPr>
        <w:t>User authentication: Administrator, Teacher and Student can login to system and log out with his/her account.</w:t>
      </w:r>
    </w:p>
    <w:p w14:paraId="091A85E7" w14:textId="77777777" w:rsidR="006A77E8" w:rsidRPr="00353697" w:rsidRDefault="006A77E8" w:rsidP="006A77E8">
      <w:pPr>
        <w:spacing w:after="0" w:line="240" w:lineRule="auto"/>
        <w:rPr>
          <w:rFonts w:ascii="Times New Roman" w:eastAsia="Times New Roman" w:hAnsi="Times New Roman" w:cs="Times New Roman"/>
          <w:color w:val="000000" w:themeColor="text1"/>
          <w:szCs w:val="22"/>
        </w:rPr>
      </w:pPr>
    </w:p>
    <w:p w14:paraId="6E62AA2A" w14:textId="77777777" w:rsidR="00C12B18" w:rsidRDefault="006A77E8" w:rsidP="00C12B18">
      <w:pPr>
        <w:spacing w:after="0" w:line="240" w:lineRule="auto"/>
        <w:ind w:firstLine="720"/>
        <w:rPr>
          <w:rFonts w:ascii="Times New Roman" w:eastAsia="Times New Roman" w:hAnsi="Times New Roman" w:cs="Times New Roman"/>
          <w:b/>
          <w:color w:val="000000" w:themeColor="text1"/>
          <w:szCs w:val="22"/>
        </w:rPr>
      </w:pPr>
      <w:r w:rsidRPr="00353697">
        <w:rPr>
          <w:rFonts w:ascii="Times New Roman" w:eastAsia="Times New Roman" w:hAnsi="Times New Roman" w:cs="Times New Roman"/>
          <w:b/>
          <w:color w:val="000000" w:themeColor="text1"/>
          <w:szCs w:val="22"/>
        </w:rPr>
        <w:t xml:space="preserve">Feature 2. Classroom Management </w:t>
      </w:r>
    </w:p>
    <w:p w14:paraId="785EECA9" w14:textId="77777777" w:rsidR="00C12B18" w:rsidRPr="00C12B18" w:rsidRDefault="006A77E8" w:rsidP="000A4AA8">
      <w:pPr>
        <w:pStyle w:val="ListParagraph"/>
        <w:numPr>
          <w:ilvl w:val="0"/>
          <w:numId w:val="41"/>
        </w:numPr>
        <w:spacing w:after="0" w:line="240" w:lineRule="auto"/>
        <w:rPr>
          <w:rFonts w:ascii="Times New Roman" w:eastAsia="Times New Roman" w:hAnsi="Times New Roman" w:cs="Times New Roman"/>
          <w:b/>
          <w:color w:val="000000" w:themeColor="text1"/>
          <w:szCs w:val="22"/>
        </w:rPr>
      </w:pPr>
      <w:r w:rsidRPr="00C12B18">
        <w:rPr>
          <w:rFonts w:ascii="Times New Roman" w:eastAsia="Times New Roman" w:hAnsi="Times New Roman" w:cs="Times New Roman"/>
          <w:color w:val="000000" w:themeColor="text1"/>
          <w:szCs w:val="22"/>
        </w:rPr>
        <w:t>Class registration: Administrator can register a class to the system by adding Teacher and Students.</w:t>
      </w:r>
    </w:p>
    <w:p w14:paraId="63055FDD" w14:textId="6CAA00C2" w:rsidR="006A77E8" w:rsidRPr="00C12B18" w:rsidRDefault="006A77E8" w:rsidP="000A4AA8">
      <w:pPr>
        <w:pStyle w:val="ListParagraph"/>
        <w:numPr>
          <w:ilvl w:val="0"/>
          <w:numId w:val="41"/>
        </w:numPr>
        <w:spacing w:after="0" w:line="240" w:lineRule="auto"/>
        <w:rPr>
          <w:rFonts w:ascii="Times New Roman" w:eastAsia="Times New Roman" w:hAnsi="Times New Roman" w:cs="Times New Roman"/>
          <w:b/>
          <w:color w:val="000000" w:themeColor="text1"/>
          <w:szCs w:val="22"/>
        </w:rPr>
      </w:pPr>
      <w:r w:rsidRPr="00C12B18">
        <w:rPr>
          <w:rFonts w:ascii="Times New Roman" w:eastAsia="Times New Roman" w:hAnsi="Times New Roman" w:cs="Times New Roman"/>
          <w:color w:val="000000" w:themeColor="text1"/>
          <w:szCs w:val="22"/>
        </w:rPr>
        <w:t xml:space="preserve">Classbook management: Teacher can view the list of Students in the class and check their attendance. </w:t>
      </w:r>
    </w:p>
    <w:p w14:paraId="204B4989" w14:textId="77777777" w:rsidR="00C12B18" w:rsidRPr="00C12B18" w:rsidRDefault="00C12B18" w:rsidP="00C12B18">
      <w:pPr>
        <w:spacing w:after="0" w:line="240" w:lineRule="auto"/>
        <w:rPr>
          <w:rFonts w:ascii="Times New Roman" w:eastAsia="Times New Roman" w:hAnsi="Times New Roman" w:cs="Times New Roman"/>
          <w:color w:val="000000" w:themeColor="text1"/>
          <w:szCs w:val="22"/>
        </w:rPr>
      </w:pPr>
    </w:p>
    <w:p w14:paraId="418EF03E" w14:textId="77777777" w:rsidR="00C12B18" w:rsidRDefault="00E00AC8" w:rsidP="00C12B18">
      <w:pPr>
        <w:spacing w:after="0" w:line="240" w:lineRule="auto"/>
        <w:ind w:firstLine="720"/>
        <w:rPr>
          <w:rFonts w:ascii="Times New Roman" w:eastAsia="Times New Roman" w:hAnsi="Times New Roman" w:cs="Times New Roman"/>
          <w:color w:val="000000" w:themeColor="text1"/>
          <w:szCs w:val="22"/>
        </w:rPr>
      </w:pPr>
      <w:r>
        <w:rPr>
          <w:rFonts w:ascii="Times New Roman" w:eastAsia="Times New Roman" w:hAnsi="Times New Roman" w:cs="Times New Roman"/>
          <w:b/>
          <w:bCs/>
          <w:color w:val="000000" w:themeColor="text1"/>
          <w:szCs w:val="22"/>
        </w:rPr>
        <w:t>Feature 3.</w:t>
      </w:r>
      <w:r w:rsidR="006A77E8" w:rsidRPr="00353697">
        <w:rPr>
          <w:rFonts w:ascii="Times New Roman" w:eastAsia="Times New Roman" w:hAnsi="Times New Roman" w:cs="Times New Roman"/>
          <w:b/>
          <w:bCs/>
          <w:color w:val="000000" w:themeColor="text1"/>
          <w:szCs w:val="22"/>
        </w:rPr>
        <w:t xml:space="preserve"> White board for Teacher</w:t>
      </w:r>
    </w:p>
    <w:p w14:paraId="0E8080DD" w14:textId="77777777" w:rsidR="00C12B18" w:rsidRDefault="006A77E8" w:rsidP="000A4AA8">
      <w:pPr>
        <w:pStyle w:val="ListParagraph"/>
        <w:numPr>
          <w:ilvl w:val="0"/>
          <w:numId w:val="42"/>
        </w:numPr>
        <w:spacing w:after="0" w:line="240" w:lineRule="auto"/>
        <w:rPr>
          <w:rFonts w:ascii="Times New Roman" w:eastAsia="Times New Roman" w:hAnsi="Times New Roman" w:cs="Times New Roman"/>
          <w:color w:val="000000" w:themeColor="text1"/>
          <w:szCs w:val="22"/>
        </w:rPr>
      </w:pPr>
      <w:r w:rsidRPr="00C12B18">
        <w:rPr>
          <w:rFonts w:ascii="Times New Roman" w:eastAsia="Times New Roman" w:hAnsi="Times New Roman" w:cs="Times New Roman"/>
          <w:color w:val="000000" w:themeColor="text1"/>
          <w:szCs w:val="22"/>
        </w:rPr>
        <w:t xml:space="preserve">White board: Teacher can write things down as he does in a regular white board. </w:t>
      </w:r>
    </w:p>
    <w:p w14:paraId="6EF3F678" w14:textId="77777777" w:rsidR="00C12B18" w:rsidRDefault="006A77E8" w:rsidP="000A4AA8">
      <w:pPr>
        <w:pStyle w:val="ListParagraph"/>
        <w:numPr>
          <w:ilvl w:val="0"/>
          <w:numId w:val="42"/>
        </w:numPr>
        <w:spacing w:after="0" w:line="240" w:lineRule="auto"/>
        <w:rPr>
          <w:rFonts w:ascii="Times New Roman" w:eastAsia="Times New Roman" w:hAnsi="Times New Roman" w:cs="Times New Roman"/>
          <w:color w:val="000000" w:themeColor="text1"/>
          <w:szCs w:val="22"/>
        </w:rPr>
      </w:pPr>
      <w:r w:rsidRPr="00C12B18">
        <w:rPr>
          <w:rFonts w:ascii="Times New Roman" w:eastAsia="Times New Roman" w:hAnsi="Times New Roman" w:cs="Times New Roman"/>
          <w:color w:val="000000" w:themeColor="text1"/>
          <w:szCs w:val="22"/>
        </w:rPr>
        <w:t xml:space="preserve">Screen </w:t>
      </w:r>
      <w:commentRangeStart w:id="21"/>
      <w:r w:rsidRPr="00C12B18">
        <w:rPr>
          <w:rFonts w:ascii="Times New Roman" w:eastAsia="Times New Roman" w:hAnsi="Times New Roman" w:cs="Times New Roman"/>
          <w:color w:val="000000" w:themeColor="text1"/>
          <w:szCs w:val="22"/>
        </w:rPr>
        <w:t xml:space="preserve">Boardcast </w:t>
      </w:r>
      <w:commentRangeEnd w:id="21"/>
      <w:r w:rsidRPr="00353697">
        <w:rPr>
          <w:rStyle w:val="CommentReference"/>
          <w:rFonts w:ascii="Times New Roman" w:eastAsiaTheme="minorHAnsi" w:hAnsi="Times New Roman" w:cs="Times New Roman"/>
          <w:lang w:eastAsia="en-US"/>
        </w:rPr>
        <w:commentReference w:id="21"/>
      </w:r>
      <w:r w:rsidRPr="00C12B18">
        <w:rPr>
          <w:rFonts w:ascii="Times New Roman" w:eastAsia="Times New Roman" w:hAnsi="Times New Roman" w:cs="Times New Roman"/>
          <w:color w:val="000000" w:themeColor="text1"/>
          <w:szCs w:val="22"/>
        </w:rPr>
        <w:t xml:space="preserve">: Teacher can boardcast his own screen to Students tablets. </w:t>
      </w:r>
    </w:p>
    <w:p w14:paraId="7C9007B8" w14:textId="2043500F" w:rsidR="006A77E8" w:rsidRPr="00C12B18" w:rsidRDefault="006A77E8" w:rsidP="000A4AA8">
      <w:pPr>
        <w:pStyle w:val="ListParagraph"/>
        <w:numPr>
          <w:ilvl w:val="0"/>
          <w:numId w:val="42"/>
        </w:numPr>
        <w:spacing w:after="0" w:line="240" w:lineRule="auto"/>
        <w:rPr>
          <w:rFonts w:ascii="Times New Roman" w:eastAsia="Times New Roman" w:hAnsi="Times New Roman" w:cs="Times New Roman"/>
          <w:color w:val="000000" w:themeColor="text1"/>
          <w:szCs w:val="22"/>
        </w:rPr>
      </w:pPr>
      <w:r w:rsidRPr="00C12B18">
        <w:rPr>
          <w:rFonts w:ascii="Times New Roman" w:eastAsia="Times New Roman" w:hAnsi="Times New Roman" w:cs="Times New Roman"/>
          <w:color w:val="000000" w:themeColor="text1"/>
          <w:szCs w:val="22"/>
        </w:rPr>
        <w:lastRenderedPageBreak/>
        <w:t xml:space="preserve">Subscreen partitioning: Teacher can split his screen into two partitions to display information on one side while using the other side as a white board for writing. </w:t>
      </w:r>
    </w:p>
    <w:p w14:paraId="3C85223E" w14:textId="77777777" w:rsidR="006A77E8" w:rsidRPr="00353697" w:rsidRDefault="006A77E8" w:rsidP="006A77E8">
      <w:pPr>
        <w:spacing w:after="0" w:line="240" w:lineRule="auto"/>
        <w:rPr>
          <w:rFonts w:ascii="Times New Roman" w:eastAsia="Times New Roman" w:hAnsi="Times New Roman" w:cs="Times New Roman"/>
          <w:color w:val="000000" w:themeColor="text1"/>
          <w:szCs w:val="22"/>
        </w:rPr>
      </w:pPr>
    </w:p>
    <w:p w14:paraId="374E4F2A" w14:textId="77777777" w:rsidR="00C12B18" w:rsidRDefault="00E94CFF" w:rsidP="00C12B18">
      <w:pPr>
        <w:spacing w:after="0" w:line="240" w:lineRule="auto"/>
        <w:ind w:firstLine="720"/>
        <w:rPr>
          <w:rFonts w:ascii="Times New Roman" w:eastAsia="Times New Roman" w:hAnsi="Times New Roman" w:cs="Times New Roman"/>
          <w:color w:val="000000" w:themeColor="text1"/>
          <w:szCs w:val="22"/>
        </w:rPr>
      </w:pPr>
      <w:r>
        <w:rPr>
          <w:rFonts w:ascii="Times New Roman" w:eastAsia="Times New Roman" w:hAnsi="Times New Roman" w:cs="Times New Roman"/>
          <w:b/>
          <w:bCs/>
          <w:color w:val="000000" w:themeColor="text1"/>
          <w:szCs w:val="22"/>
        </w:rPr>
        <w:t>Feature 4</w:t>
      </w:r>
      <w:r w:rsidR="006A77E8" w:rsidRPr="00353697">
        <w:rPr>
          <w:rFonts w:ascii="Times New Roman" w:eastAsia="Times New Roman" w:hAnsi="Times New Roman" w:cs="Times New Roman"/>
          <w:b/>
          <w:bCs/>
          <w:color w:val="000000" w:themeColor="text1"/>
          <w:szCs w:val="22"/>
        </w:rPr>
        <w:t xml:space="preserve">. Monitor Students. </w:t>
      </w:r>
    </w:p>
    <w:p w14:paraId="67E60A0B" w14:textId="523FC2D1" w:rsidR="006A77E8" w:rsidRPr="00C12B18" w:rsidRDefault="006A77E8" w:rsidP="000A4AA8">
      <w:pPr>
        <w:pStyle w:val="ListParagraph"/>
        <w:numPr>
          <w:ilvl w:val="0"/>
          <w:numId w:val="43"/>
        </w:numPr>
        <w:spacing w:after="0" w:line="240" w:lineRule="auto"/>
        <w:rPr>
          <w:rFonts w:ascii="Times New Roman" w:eastAsia="Times New Roman" w:hAnsi="Times New Roman" w:cs="Times New Roman"/>
          <w:color w:val="000000" w:themeColor="text1"/>
          <w:szCs w:val="22"/>
        </w:rPr>
      </w:pPr>
      <w:r w:rsidRPr="00C12B18">
        <w:rPr>
          <w:rFonts w:ascii="Times New Roman" w:eastAsia="Times New Roman" w:hAnsi="Times New Roman" w:cs="Times New Roman"/>
          <w:color w:val="000000" w:themeColor="text1"/>
          <w:szCs w:val="22"/>
        </w:rPr>
        <w:t>Screen monitor: Teacher can see the screen of students</w:t>
      </w:r>
    </w:p>
    <w:p w14:paraId="7F1C2714" w14:textId="77777777" w:rsidR="006A77E8" w:rsidRDefault="006A77E8" w:rsidP="006A77E8">
      <w:pPr>
        <w:spacing w:after="0" w:line="240" w:lineRule="auto"/>
        <w:rPr>
          <w:rFonts w:ascii="Times New Roman" w:eastAsia="Times New Roman" w:hAnsi="Times New Roman" w:cs="Times New Roman"/>
          <w:color w:val="000000" w:themeColor="text1"/>
          <w:szCs w:val="22"/>
        </w:rPr>
      </w:pPr>
    </w:p>
    <w:p w14:paraId="4FBC1ACD" w14:textId="77777777" w:rsidR="00E94CFF" w:rsidRPr="00353697" w:rsidRDefault="00E94CFF" w:rsidP="00E94CFF">
      <w:pPr>
        <w:spacing w:after="0" w:line="240" w:lineRule="auto"/>
        <w:ind w:firstLine="720"/>
        <w:rPr>
          <w:rFonts w:ascii="Times New Roman" w:eastAsia="Times New Roman" w:hAnsi="Times New Roman" w:cs="Times New Roman"/>
          <w:b/>
          <w:bCs/>
          <w:color w:val="000000" w:themeColor="text1"/>
          <w:szCs w:val="22"/>
        </w:rPr>
      </w:pPr>
      <w:commentRangeStart w:id="22"/>
      <w:r w:rsidRPr="00353697">
        <w:rPr>
          <w:rFonts w:ascii="Times New Roman" w:eastAsia="Times New Roman" w:hAnsi="Times New Roman" w:cs="Times New Roman"/>
          <w:b/>
          <w:bCs/>
          <w:color w:val="000000" w:themeColor="text1"/>
          <w:szCs w:val="22"/>
        </w:rPr>
        <w:t>Featu</w:t>
      </w:r>
      <w:r>
        <w:rPr>
          <w:rFonts w:ascii="Times New Roman" w:eastAsia="Times New Roman" w:hAnsi="Times New Roman" w:cs="Times New Roman"/>
          <w:b/>
          <w:bCs/>
          <w:color w:val="000000" w:themeColor="text1"/>
          <w:szCs w:val="22"/>
        </w:rPr>
        <w:t>re 5</w:t>
      </w:r>
      <w:r w:rsidRPr="00353697">
        <w:rPr>
          <w:rFonts w:ascii="Times New Roman" w:eastAsia="Times New Roman" w:hAnsi="Times New Roman" w:cs="Times New Roman"/>
          <w:b/>
          <w:bCs/>
          <w:color w:val="000000" w:themeColor="text1"/>
          <w:szCs w:val="22"/>
        </w:rPr>
        <w:t>. Collaboration Board</w:t>
      </w:r>
      <w:commentRangeEnd w:id="22"/>
      <w:r w:rsidRPr="00353697">
        <w:rPr>
          <w:rStyle w:val="CommentReference"/>
          <w:rFonts w:ascii="Times New Roman" w:eastAsiaTheme="minorHAnsi" w:hAnsi="Times New Roman" w:cs="Times New Roman"/>
          <w:lang w:eastAsia="en-US"/>
        </w:rPr>
        <w:commentReference w:id="22"/>
      </w:r>
    </w:p>
    <w:p w14:paraId="4FA5F4C1" w14:textId="0A17E7DE" w:rsidR="00C12B18" w:rsidRDefault="00E94CFF" w:rsidP="00C12B18">
      <w:pPr>
        <w:spacing w:after="0" w:line="240" w:lineRule="auto"/>
        <w:ind w:left="720" w:firstLine="360"/>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b/>
          <w:bCs/>
          <w:color w:val="000000" w:themeColor="text1"/>
          <w:szCs w:val="22"/>
        </w:rPr>
        <w:t>A board which gathers input from individual students and displays it, which can be used for survey, drawing and information gathering</w:t>
      </w:r>
      <w:r w:rsidR="00C12B18">
        <w:rPr>
          <w:rFonts w:ascii="Times New Roman" w:eastAsia="Times New Roman" w:hAnsi="Times New Roman" w:cs="Times New Roman"/>
          <w:b/>
          <w:bCs/>
          <w:color w:val="000000" w:themeColor="text1"/>
          <w:szCs w:val="22"/>
        </w:rPr>
        <w:t>.</w:t>
      </w:r>
    </w:p>
    <w:p w14:paraId="64EAECB8" w14:textId="77777777" w:rsidR="00C12B18" w:rsidRDefault="00E94CFF" w:rsidP="000A4AA8">
      <w:pPr>
        <w:pStyle w:val="ListParagraph"/>
        <w:numPr>
          <w:ilvl w:val="0"/>
          <w:numId w:val="43"/>
        </w:numPr>
        <w:spacing w:after="0" w:line="240" w:lineRule="auto"/>
        <w:rPr>
          <w:rFonts w:ascii="Times New Roman" w:eastAsia="Times New Roman" w:hAnsi="Times New Roman" w:cs="Times New Roman"/>
          <w:color w:val="000000" w:themeColor="text1"/>
          <w:szCs w:val="22"/>
        </w:rPr>
      </w:pPr>
      <w:r w:rsidRPr="00C12B18">
        <w:rPr>
          <w:rFonts w:ascii="Times New Roman" w:hAnsi="Times New Roman" w:cs="Times New Roman"/>
        </w:rPr>
        <w:t>Activity creation and management</w:t>
      </w:r>
      <w:r w:rsidRPr="00C12B18">
        <w:rPr>
          <w:rFonts w:ascii="Times New Roman" w:eastAsia="Times New Roman" w:hAnsi="Times New Roman" w:cs="Times New Roman"/>
          <w:color w:val="000000" w:themeColor="text1"/>
          <w:szCs w:val="22"/>
        </w:rPr>
        <w:t>: Teacher can create a collaboration board for survey, drawing and gather information, also can edit or close a board.</w:t>
      </w:r>
      <w:r w:rsidRPr="00353697">
        <w:rPr>
          <w:rStyle w:val="CommentReference"/>
          <w:rFonts w:ascii="Times New Roman" w:eastAsiaTheme="minorHAnsi" w:hAnsi="Times New Roman" w:cs="Times New Roman"/>
          <w:lang w:eastAsia="en-US"/>
        </w:rPr>
        <w:commentReference w:id="23"/>
      </w:r>
    </w:p>
    <w:p w14:paraId="108AF6C3" w14:textId="51541440" w:rsidR="00C12B18" w:rsidRDefault="00E94CFF" w:rsidP="000A4AA8">
      <w:pPr>
        <w:pStyle w:val="ListParagraph"/>
        <w:numPr>
          <w:ilvl w:val="0"/>
          <w:numId w:val="43"/>
        </w:numPr>
        <w:spacing w:after="0" w:line="240" w:lineRule="auto"/>
        <w:rPr>
          <w:rFonts w:ascii="Times New Roman" w:eastAsia="Times New Roman" w:hAnsi="Times New Roman" w:cs="Times New Roman"/>
          <w:color w:val="000000" w:themeColor="text1"/>
          <w:szCs w:val="22"/>
        </w:rPr>
      </w:pPr>
      <w:r w:rsidRPr="00C12B18">
        <w:rPr>
          <w:rFonts w:ascii="Times New Roman" w:hAnsi="Times New Roman" w:cs="Times New Roman"/>
        </w:rPr>
        <w:t>Activity participation</w:t>
      </w:r>
      <w:r w:rsidRPr="00C12B18">
        <w:rPr>
          <w:rFonts w:ascii="Times New Roman" w:eastAsia="Times New Roman" w:hAnsi="Times New Roman" w:cs="Times New Roman"/>
          <w:color w:val="000000" w:themeColor="text1"/>
          <w:szCs w:val="22"/>
        </w:rPr>
        <w:t>: Students can drawing or filling information to collaboration board</w:t>
      </w:r>
      <w:r w:rsidR="00C12B18">
        <w:rPr>
          <w:rFonts w:ascii="Times New Roman" w:eastAsia="Times New Roman" w:hAnsi="Times New Roman" w:cs="Times New Roman"/>
          <w:color w:val="000000" w:themeColor="text1"/>
          <w:szCs w:val="22"/>
        </w:rPr>
        <w:t>.</w:t>
      </w:r>
    </w:p>
    <w:p w14:paraId="50CAA9F1" w14:textId="77777777" w:rsidR="00C12B18" w:rsidRDefault="00E94CFF" w:rsidP="000A4AA8">
      <w:pPr>
        <w:pStyle w:val="ListParagraph"/>
        <w:numPr>
          <w:ilvl w:val="0"/>
          <w:numId w:val="43"/>
        </w:numPr>
        <w:spacing w:after="0" w:line="240" w:lineRule="auto"/>
        <w:rPr>
          <w:rFonts w:ascii="Times New Roman" w:eastAsia="Times New Roman" w:hAnsi="Times New Roman" w:cs="Times New Roman"/>
          <w:color w:val="000000" w:themeColor="text1"/>
          <w:szCs w:val="22"/>
        </w:rPr>
      </w:pPr>
      <w:r w:rsidRPr="00C12B18">
        <w:rPr>
          <w:rFonts w:ascii="Times New Roman" w:eastAsia="Times New Roman" w:hAnsi="Times New Roman" w:cs="Times New Roman"/>
          <w:color w:val="000000" w:themeColor="text1"/>
          <w:szCs w:val="22"/>
        </w:rPr>
        <w:t xml:space="preserve">Student attention: Teacher can automatically check attention of a student by </w:t>
      </w:r>
      <w:r w:rsidRPr="00C12B18">
        <w:rPr>
          <w:rFonts w:ascii="Times New Roman" w:hAnsi="Times New Roman" w:cs="Times New Roman"/>
        </w:rPr>
        <w:t>activity participation</w:t>
      </w:r>
      <w:r w:rsidRPr="00C12B18">
        <w:rPr>
          <w:rFonts w:ascii="Times New Roman" w:eastAsia="Times New Roman" w:hAnsi="Times New Roman" w:cs="Times New Roman"/>
          <w:color w:val="000000" w:themeColor="text1"/>
          <w:szCs w:val="22"/>
        </w:rPr>
        <w:t>.</w:t>
      </w:r>
    </w:p>
    <w:p w14:paraId="0F1324ED" w14:textId="09E66370" w:rsidR="00E94CFF" w:rsidRPr="00C12B18" w:rsidRDefault="00E94CFF" w:rsidP="000A4AA8">
      <w:pPr>
        <w:pStyle w:val="ListParagraph"/>
        <w:numPr>
          <w:ilvl w:val="0"/>
          <w:numId w:val="43"/>
        </w:numPr>
        <w:spacing w:after="0" w:line="240" w:lineRule="auto"/>
        <w:rPr>
          <w:rFonts w:ascii="Times New Roman" w:eastAsia="Times New Roman" w:hAnsi="Times New Roman" w:cs="Times New Roman"/>
          <w:color w:val="000000" w:themeColor="text1"/>
          <w:szCs w:val="22"/>
        </w:rPr>
      </w:pPr>
      <w:r w:rsidRPr="00C12B18">
        <w:rPr>
          <w:rFonts w:ascii="Times New Roman" w:eastAsia="Times New Roman" w:hAnsi="Times New Roman" w:cs="Times New Roman"/>
          <w:color w:val="000000" w:themeColor="text1"/>
          <w:szCs w:val="22"/>
        </w:rPr>
        <w:t>Gather learning artifact: Student can send activities/teaching, studies material (PDF, Image, pined map and text) to the teachers.</w:t>
      </w:r>
    </w:p>
    <w:p w14:paraId="75186D01" w14:textId="77777777" w:rsidR="00E94CFF" w:rsidRPr="00353697" w:rsidRDefault="00E94CFF" w:rsidP="006A77E8">
      <w:pPr>
        <w:spacing w:after="0" w:line="240" w:lineRule="auto"/>
        <w:rPr>
          <w:rFonts w:ascii="Times New Roman" w:eastAsia="Times New Roman" w:hAnsi="Times New Roman" w:cs="Times New Roman"/>
          <w:color w:val="000000" w:themeColor="text1"/>
          <w:szCs w:val="22"/>
        </w:rPr>
      </w:pPr>
    </w:p>
    <w:p w14:paraId="1FFC8BF3" w14:textId="77777777" w:rsidR="00C12B18" w:rsidRDefault="006A77E8" w:rsidP="00C12B18">
      <w:pPr>
        <w:spacing w:after="0" w:line="240" w:lineRule="auto"/>
        <w:ind w:firstLine="720"/>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b/>
          <w:bCs/>
          <w:color w:val="000000" w:themeColor="text1"/>
          <w:szCs w:val="22"/>
        </w:rPr>
        <w:t>Feature 6. Grouping communication</w:t>
      </w:r>
    </w:p>
    <w:p w14:paraId="3527DD0C" w14:textId="77777777" w:rsidR="00C12B18" w:rsidRDefault="006A77E8" w:rsidP="000A4AA8">
      <w:pPr>
        <w:pStyle w:val="ListParagraph"/>
        <w:numPr>
          <w:ilvl w:val="0"/>
          <w:numId w:val="44"/>
        </w:numPr>
        <w:spacing w:after="0" w:line="240" w:lineRule="auto"/>
        <w:rPr>
          <w:rFonts w:ascii="Times New Roman" w:eastAsia="Times New Roman" w:hAnsi="Times New Roman" w:cs="Times New Roman"/>
          <w:color w:val="000000" w:themeColor="text1"/>
          <w:szCs w:val="22"/>
        </w:rPr>
      </w:pPr>
      <w:r w:rsidRPr="00C12B18">
        <w:rPr>
          <w:rFonts w:ascii="Times New Roman" w:eastAsia="Times New Roman" w:hAnsi="Times New Roman" w:cs="Times New Roman"/>
          <w:color w:val="000000" w:themeColor="text1"/>
          <w:szCs w:val="22"/>
        </w:rPr>
        <w:t>Group chat: Teacher can chat with all Students in real time.</w:t>
      </w:r>
    </w:p>
    <w:p w14:paraId="78E9C088" w14:textId="77777777" w:rsidR="00C12B18" w:rsidRDefault="006A77E8" w:rsidP="000A4AA8">
      <w:pPr>
        <w:pStyle w:val="ListParagraph"/>
        <w:numPr>
          <w:ilvl w:val="0"/>
          <w:numId w:val="44"/>
        </w:numPr>
        <w:spacing w:after="0" w:line="240" w:lineRule="auto"/>
        <w:rPr>
          <w:rFonts w:ascii="Times New Roman" w:eastAsia="Times New Roman" w:hAnsi="Times New Roman" w:cs="Times New Roman"/>
          <w:color w:val="000000" w:themeColor="text1"/>
          <w:szCs w:val="22"/>
        </w:rPr>
      </w:pPr>
      <w:r w:rsidRPr="00C12B18">
        <w:rPr>
          <w:rFonts w:ascii="Times New Roman" w:eastAsia="Times New Roman" w:hAnsi="Times New Roman" w:cs="Times New Roman"/>
          <w:color w:val="000000" w:themeColor="text1"/>
          <w:szCs w:val="22"/>
        </w:rPr>
        <w:t>Pop-up message: Teacher can create and send an alert or warning message to Students.</w:t>
      </w:r>
    </w:p>
    <w:p w14:paraId="3DA6CC2F" w14:textId="3A8C1120" w:rsidR="006A77E8" w:rsidRPr="00C12B18" w:rsidRDefault="006A77E8" w:rsidP="000A4AA8">
      <w:pPr>
        <w:pStyle w:val="ListParagraph"/>
        <w:numPr>
          <w:ilvl w:val="0"/>
          <w:numId w:val="44"/>
        </w:numPr>
        <w:spacing w:after="0" w:line="240" w:lineRule="auto"/>
        <w:rPr>
          <w:rFonts w:ascii="Times New Roman" w:eastAsia="Times New Roman" w:hAnsi="Times New Roman" w:cs="Times New Roman"/>
          <w:color w:val="000000" w:themeColor="text1"/>
          <w:szCs w:val="22"/>
        </w:rPr>
      </w:pPr>
      <w:commentRangeStart w:id="24"/>
      <w:r w:rsidRPr="00C12B18">
        <w:rPr>
          <w:rFonts w:ascii="Times New Roman" w:eastAsia="Times New Roman" w:hAnsi="Times New Roman" w:cs="Times New Roman"/>
          <w:color w:val="000000" w:themeColor="text1"/>
          <w:szCs w:val="22"/>
        </w:rPr>
        <w:t>P</w:t>
      </w:r>
      <w:r w:rsidR="00F51714" w:rsidRPr="00C12B18">
        <w:rPr>
          <w:rFonts w:ascii="Times New Roman" w:eastAsia="Times New Roman" w:hAnsi="Times New Roman" w:cs="Times New Roman"/>
          <w:color w:val="000000" w:themeColor="text1"/>
          <w:szCs w:val="22"/>
        </w:rPr>
        <w:t>op-up q</w:t>
      </w:r>
      <w:r w:rsidRPr="00C12B18">
        <w:rPr>
          <w:rFonts w:ascii="Times New Roman" w:eastAsia="Times New Roman" w:hAnsi="Times New Roman" w:cs="Times New Roman"/>
          <w:color w:val="000000" w:themeColor="text1"/>
          <w:szCs w:val="22"/>
        </w:rPr>
        <w:t>uiz: Teacher can create and send a quiz interface to Students.</w:t>
      </w:r>
      <w:commentRangeEnd w:id="24"/>
      <w:r w:rsidRPr="00353697">
        <w:rPr>
          <w:rStyle w:val="CommentReference"/>
          <w:rFonts w:ascii="Times New Roman" w:eastAsiaTheme="minorHAnsi" w:hAnsi="Times New Roman" w:cs="Times New Roman"/>
          <w:lang w:eastAsia="en-US"/>
        </w:rPr>
        <w:commentReference w:id="24"/>
      </w:r>
    </w:p>
    <w:p w14:paraId="42F40556" w14:textId="77777777" w:rsidR="006A77E8" w:rsidRPr="00353697" w:rsidRDefault="006A77E8" w:rsidP="006A77E8">
      <w:pPr>
        <w:spacing w:after="0" w:line="240" w:lineRule="auto"/>
        <w:rPr>
          <w:rFonts w:ascii="Times New Roman" w:eastAsia="Times New Roman" w:hAnsi="Times New Roman" w:cs="Times New Roman"/>
          <w:color w:val="000000" w:themeColor="text1"/>
          <w:szCs w:val="22"/>
        </w:rPr>
      </w:pPr>
    </w:p>
    <w:p w14:paraId="505F7705" w14:textId="77777777" w:rsidR="00C12B18" w:rsidRDefault="006A77E8" w:rsidP="00C12B18">
      <w:pPr>
        <w:spacing w:after="0" w:line="240" w:lineRule="auto"/>
        <w:ind w:firstLine="720"/>
        <w:rPr>
          <w:rFonts w:ascii="Times New Roman" w:eastAsia="Times New Roman" w:hAnsi="Times New Roman" w:cs="Times New Roman"/>
          <w:b/>
          <w:bCs/>
          <w:color w:val="000000" w:themeColor="text1"/>
          <w:szCs w:val="22"/>
        </w:rPr>
      </w:pPr>
      <w:commentRangeStart w:id="25"/>
      <w:r w:rsidRPr="00353697">
        <w:rPr>
          <w:rFonts w:ascii="Times New Roman" w:eastAsia="Times New Roman" w:hAnsi="Times New Roman" w:cs="Times New Roman"/>
          <w:b/>
          <w:bCs/>
          <w:color w:val="000000" w:themeColor="text1"/>
          <w:szCs w:val="22"/>
        </w:rPr>
        <w:t>Feature 7. Mind map</w:t>
      </w:r>
    </w:p>
    <w:p w14:paraId="32D6D45E" w14:textId="77777777" w:rsidR="00C12B18" w:rsidRPr="00C12B18" w:rsidRDefault="006A77E8" w:rsidP="000A4AA8">
      <w:pPr>
        <w:pStyle w:val="ListParagraph"/>
        <w:numPr>
          <w:ilvl w:val="0"/>
          <w:numId w:val="45"/>
        </w:numPr>
        <w:spacing w:after="0" w:line="240" w:lineRule="auto"/>
        <w:rPr>
          <w:rFonts w:ascii="Times New Roman" w:eastAsia="Times New Roman" w:hAnsi="Times New Roman" w:cs="Times New Roman"/>
          <w:b/>
          <w:bCs/>
          <w:color w:val="000000" w:themeColor="text1"/>
          <w:szCs w:val="22"/>
        </w:rPr>
      </w:pPr>
      <w:r w:rsidRPr="00C12B18">
        <w:rPr>
          <w:rFonts w:ascii="Times New Roman" w:eastAsia="Times New Roman" w:hAnsi="Times New Roman" w:cs="Times New Roman"/>
          <w:color w:val="000000" w:themeColor="text1"/>
          <w:szCs w:val="22"/>
        </w:rPr>
        <w:t>Mind map creation and management: Teacher can create&amp; provide mind map board for student to put ideas (image, text, pin map etc.).</w:t>
      </w:r>
    </w:p>
    <w:p w14:paraId="7F38D681" w14:textId="769DE659" w:rsidR="006A77E8" w:rsidRPr="00C12B18" w:rsidRDefault="006A77E8" w:rsidP="000A4AA8">
      <w:pPr>
        <w:pStyle w:val="ListParagraph"/>
        <w:numPr>
          <w:ilvl w:val="0"/>
          <w:numId w:val="45"/>
        </w:numPr>
        <w:spacing w:after="0" w:line="240" w:lineRule="auto"/>
        <w:rPr>
          <w:rFonts w:ascii="Times New Roman" w:eastAsia="Times New Roman" w:hAnsi="Times New Roman" w:cs="Times New Roman"/>
          <w:b/>
          <w:bCs/>
          <w:color w:val="000000" w:themeColor="text1"/>
          <w:szCs w:val="22"/>
        </w:rPr>
      </w:pPr>
      <w:r w:rsidRPr="00C12B18">
        <w:rPr>
          <w:rFonts w:ascii="Times New Roman" w:eastAsia="Times New Roman" w:hAnsi="Times New Roman" w:cs="Times New Roman"/>
          <w:color w:val="000000" w:themeColor="text1"/>
          <w:szCs w:val="22"/>
        </w:rPr>
        <w:t>Collaborative m</w:t>
      </w:r>
      <w:commentRangeStart w:id="26"/>
      <w:commentRangeStart w:id="27"/>
      <w:r w:rsidRPr="00C12B18">
        <w:rPr>
          <w:rFonts w:ascii="Times New Roman" w:eastAsia="Times New Roman" w:hAnsi="Times New Roman" w:cs="Times New Roman"/>
          <w:color w:val="000000" w:themeColor="text1"/>
          <w:szCs w:val="22"/>
        </w:rPr>
        <w:t>ind mapping</w:t>
      </w:r>
      <w:commentRangeEnd w:id="26"/>
      <w:r w:rsidRPr="00353697">
        <w:rPr>
          <w:rStyle w:val="CommentReference"/>
          <w:rFonts w:ascii="Times New Roman" w:eastAsiaTheme="minorHAnsi" w:hAnsi="Times New Roman" w:cs="Times New Roman"/>
          <w:lang w:eastAsia="en-US"/>
        </w:rPr>
        <w:commentReference w:id="26"/>
      </w:r>
      <w:r w:rsidRPr="00C12B18">
        <w:rPr>
          <w:rFonts w:ascii="Times New Roman" w:eastAsia="Times New Roman" w:hAnsi="Times New Roman" w:cs="Times New Roman"/>
          <w:color w:val="000000" w:themeColor="text1"/>
          <w:szCs w:val="22"/>
        </w:rPr>
        <w:t xml:space="preserve">: </w:t>
      </w:r>
      <w:commentRangeEnd w:id="27"/>
      <w:r w:rsidRPr="00353697">
        <w:rPr>
          <w:rStyle w:val="CommentReference"/>
          <w:rFonts w:ascii="Times New Roman" w:eastAsiaTheme="minorHAnsi" w:hAnsi="Times New Roman" w:cs="Times New Roman"/>
          <w:lang w:eastAsia="en-US"/>
        </w:rPr>
        <w:commentReference w:id="27"/>
      </w:r>
      <w:r w:rsidRPr="00C12B18">
        <w:rPr>
          <w:rFonts w:ascii="Times New Roman" w:eastAsia="Times New Roman" w:hAnsi="Times New Roman" w:cs="Times New Roman"/>
          <w:color w:val="000000" w:themeColor="text1"/>
          <w:szCs w:val="22"/>
        </w:rPr>
        <w:t>Students can cr</w:t>
      </w:r>
      <w:r w:rsidR="00811738" w:rsidRPr="00C12B18">
        <w:rPr>
          <w:rFonts w:ascii="Times New Roman" w:eastAsia="Times New Roman" w:hAnsi="Times New Roman" w:cs="Times New Roman"/>
          <w:color w:val="000000" w:themeColor="text1"/>
          <w:szCs w:val="22"/>
        </w:rPr>
        <w:t>eate</w:t>
      </w:r>
      <w:r w:rsidRPr="00C12B18">
        <w:rPr>
          <w:rFonts w:ascii="Times New Roman" w:eastAsia="Times New Roman" w:hAnsi="Times New Roman" w:cs="Times New Roman"/>
          <w:color w:val="000000" w:themeColor="text1"/>
          <w:szCs w:val="22"/>
        </w:rPr>
        <w:t xml:space="preserve"> mind map</w:t>
      </w:r>
      <w:r w:rsidR="00811738" w:rsidRPr="00C12B18">
        <w:rPr>
          <w:rFonts w:ascii="Times New Roman" w:eastAsia="Times New Roman" w:hAnsi="Times New Roman" w:cs="Times New Roman"/>
          <w:color w:val="000000" w:themeColor="text1"/>
          <w:szCs w:val="22"/>
        </w:rPr>
        <w:t>s</w:t>
      </w:r>
      <w:r w:rsidRPr="00C12B18">
        <w:rPr>
          <w:rFonts w:ascii="Times New Roman" w:eastAsia="Times New Roman" w:hAnsi="Times New Roman" w:cs="Times New Roman"/>
          <w:color w:val="000000" w:themeColor="text1"/>
          <w:szCs w:val="22"/>
        </w:rPr>
        <w:t xml:space="preserve"> </w:t>
      </w:r>
      <w:r w:rsidR="00811738" w:rsidRPr="00C12B18">
        <w:rPr>
          <w:rFonts w:ascii="Times New Roman" w:eastAsia="Times New Roman" w:hAnsi="Times New Roman" w:cs="Times New Roman"/>
          <w:color w:val="000000" w:themeColor="text1"/>
          <w:szCs w:val="22"/>
        </w:rPr>
        <w:t xml:space="preserve">of the collaboration or individually </w:t>
      </w:r>
      <w:r w:rsidRPr="00C12B18">
        <w:rPr>
          <w:rFonts w:ascii="Times New Roman" w:eastAsia="Times New Roman" w:hAnsi="Times New Roman" w:cs="Times New Roman"/>
          <w:color w:val="000000" w:themeColor="text1"/>
          <w:szCs w:val="22"/>
        </w:rPr>
        <w:t xml:space="preserve">for input own ideas (text or image). </w:t>
      </w:r>
      <w:commentRangeEnd w:id="25"/>
      <w:r w:rsidRPr="00353697">
        <w:rPr>
          <w:rStyle w:val="CommentReference"/>
          <w:rFonts w:ascii="Times New Roman" w:eastAsiaTheme="minorHAnsi" w:hAnsi="Times New Roman" w:cs="Times New Roman"/>
          <w:lang w:eastAsia="en-US"/>
        </w:rPr>
        <w:commentReference w:id="25"/>
      </w:r>
    </w:p>
    <w:p w14:paraId="428A111E" w14:textId="77777777" w:rsidR="006A77E8" w:rsidRPr="00353697" w:rsidRDefault="006A77E8" w:rsidP="006A77E8">
      <w:pPr>
        <w:spacing w:after="0" w:line="240" w:lineRule="auto"/>
        <w:rPr>
          <w:rFonts w:ascii="Times New Roman" w:eastAsia="Times New Roman" w:hAnsi="Times New Roman" w:cs="Times New Roman"/>
          <w:color w:val="000000" w:themeColor="text1"/>
          <w:szCs w:val="22"/>
        </w:rPr>
      </w:pPr>
    </w:p>
    <w:p w14:paraId="327E1081" w14:textId="77777777" w:rsidR="00C12B18" w:rsidRDefault="006A77E8" w:rsidP="00C12B18">
      <w:pPr>
        <w:spacing w:after="0" w:line="240" w:lineRule="auto"/>
        <w:ind w:firstLine="720"/>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b/>
          <w:bCs/>
          <w:color w:val="000000" w:themeColor="text1"/>
          <w:szCs w:val="22"/>
        </w:rPr>
        <w:t xml:space="preserve">Feature 8. Geographic Map </w:t>
      </w:r>
    </w:p>
    <w:p w14:paraId="5FDC30EF" w14:textId="294BF138" w:rsidR="006A77E8" w:rsidRPr="00C12B18" w:rsidRDefault="006A77E8" w:rsidP="000A4AA8">
      <w:pPr>
        <w:pStyle w:val="ListParagraph"/>
        <w:numPr>
          <w:ilvl w:val="0"/>
          <w:numId w:val="46"/>
        </w:numPr>
        <w:spacing w:after="0" w:line="240" w:lineRule="auto"/>
        <w:rPr>
          <w:rFonts w:ascii="Times New Roman" w:eastAsia="Times New Roman" w:hAnsi="Times New Roman" w:cs="Times New Roman"/>
          <w:b/>
          <w:bCs/>
          <w:color w:val="000000" w:themeColor="text1"/>
          <w:szCs w:val="22"/>
        </w:rPr>
      </w:pPr>
      <w:commentRangeStart w:id="28"/>
      <w:r w:rsidRPr="00C12B18">
        <w:rPr>
          <w:rFonts w:ascii="Times New Roman" w:eastAsia="Times New Roman" w:hAnsi="Times New Roman" w:cs="Times New Roman"/>
          <w:color w:val="000000" w:themeColor="text1"/>
          <w:szCs w:val="22"/>
        </w:rPr>
        <w:t xml:space="preserve">Map Interface: </w:t>
      </w:r>
      <w:commentRangeEnd w:id="28"/>
      <w:r w:rsidRPr="00353697">
        <w:rPr>
          <w:rStyle w:val="CommentReference"/>
          <w:rFonts w:ascii="Times New Roman" w:eastAsiaTheme="minorHAnsi" w:hAnsi="Times New Roman" w:cs="Times New Roman"/>
          <w:lang w:eastAsia="en-US"/>
        </w:rPr>
        <w:commentReference w:id="28"/>
      </w:r>
      <w:r w:rsidRPr="00C12B18">
        <w:rPr>
          <w:rFonts w:ascii="Times New Roman" w:eastAsia="Times New Roman" w:hAnsi="Times New Roman" w:cs="Times New Roman"/>
          <w:color w:val="000000" w:themeColor="text1"/>
          <w:szCs w:val="22"/>
        </w:rPr>
        <w:t>Teacher can open and provide the map interface to students for allows them pin the map.</w:t>
      </w:r>
    </w:p>
    <w:p w14:paraId="1D4E278E" w14:textId="33652923" w:rsidR="006A77E8" w:rsidRPr="00C12B18" w:rsidRDefault="006A77E8" w:rsidP="000A4AA8">
      <w:pPr>
        <w:pStyle w:val="ListParagraph"/>
        <w:numPr>
          <w:ilvl w:val="0"/>
          <w:numId w:val="46"/>
        </w:numPr>
        <w:spacing w:after="0" w:line="240" w:lineRule="auto"/>
        <w:rPr>
          <w:rFonts w:ascii="Times New Roman" w:eastAsia="Times New Roman" w:hAnsi="Times New Roman" w:cs="Times New Roman"/>
          <w:color w:val="000000" w:themeColor="text1"/>
          <w:szCs w:val="22"/>
        </w:rPr>
      </w:pPr>
      <w:r w:rsidRPr="00353697">
        <w:rPr>
          <w:rStyle w:val="CommentReference"/>
          <w:rFonts w:ascii="Times New Roman" w:eastAsiaTheme="minorHAnsi" w:hAnsi="Times New Roman" w:cs="Times New Roman"/>
          <w:lang w:eastAsia="en-US"/>
        </w:rPr>
        <w:commentReference w:id="29"/>
      </w:r>
      <w:r w:rsidRPr="00C12B18">
        <w:rPr>
          <w:rFonts w:ascii="Times New Roman" w:eastAsia="Times New Roman" w:hAnsi="Times New Roman" w:cs="Times New Roman"/>
          <w:color w:val="000000" w:themeColor="text1"/>
          <w:szCs w:val="22"/>
        </w:rPr>
        <w:t>Collaboration using map: Students can using the map for searching information and pin the map.</w:t>
      </w:r>
    </w:p>
    <w:p w14:paraId="53FDBB0E" w14:textId="77777777" w:rsidR="00E94CFF" w:rsidRDefault="00E94CFF" w:rsidP="00811738">
      <w:pPr>
        <w:spacing w:after="0" w:line="240" w:lineRule="auto"/>
        <w:rPr>
          <w:rFonts w:ascii="Times New Roman" w:eastAsia="Times New Roman" w:hAnsi="Times New Roman" w:cs="Times New Roman"/>
          <w:b/>
          <w:bCs/>
          <w:color w:val="000000" w:themeColor="text1"/>
          <w:szCs w:val="22"/>
        </w:rPr>
      </w:pPr>
    </w:p>
    <w:p w14:paraId="387BFA3F" w14:textId="77777777" w:rsidR="00C12B18" w:rsidRDefault="00E94CFF" w:rsidP="00C12B18">
      <w:pPr>
        <w:spacing w:after="0" w:line="240" w:lineRule="auto"/>
        <w:ind w:left="720"/>
        <w:rPr>
          <w:rFonts w:ascii="Times New Roman" w:eastAsia="Times New Roman" w:hAnsi="Times New Roman" w:cs="Times New Roman"/>
          <w:b/>
          <w:bCs/>
          <w:color w:val="000000" w:themeColor="text1"/>
          <w:szCs w:val="22"/>
        </w:rPr>
      </w:pPr>
      <w:r>
        <w:rPr>
          <w:rFonts w:ascii="Times New Roman" w:eastAsia="Times New Roman" w:hAnsi="Times New Roman" w:cs="Times New Roman"/>
          <w:b/>
          <w:bCs/>
          <w:color w:val="000000" w:themeColor="text1"/>
          <w:szCs w:val="22"/>
        </w:rPr>
        <w:t>Feature 9. Uploading/downloading study materials</w:t>
      </w:r>
    </w:p>
    <w:p w14:paraId="089640C5" w14:textId="77777777" w:rsidR="00C12B18" w:rsidRPr="00C12B18" w:rsidRDefault="00E94CFF" w:rsidP="000A4AA8">
      <w:pPr>
        <w:pStyle w:val="ListParagraph"/>
        <w:numPr>
          <w:ilvl w:val="0"/>
          <w:numId w:val="47"/>
        </w:numPr>
        <w:spacing w:after="0" w:line="240" w:lineRule="auto"/>
        <w:rPr>
          <w:rFonts w:ascii="Times New Roman" w:eastAsia="Times New Roman" w:hAnsi="Times New Roman" w:cs="Times New Roman"/>
          <w:b/>
          <w:bCs/>
          <w:color w:val="000000" w:themeColor="text1"/>
          <w:szCs w:val="22"/>
        </w:rPr>
      </w:pPr>
      <w:r w:rsidRPr="00C12B18">
        <w:rPr>
          <w:rFonts w:ascii="Times New Roman" w:eastAsia="Times New Roman" w:hAnsi="Times New Roman" w:cs="Times New Roman"/>
          <w:color w:val="000000" w:themeColor="text1"/>
          <w:szCs w:val="22"/>
        </w:rPr>
        <w:t>Teacher’s slide: teacher can upload/download any learning artifacts to the server.</w:t>
      </w:r>
    </w:p>
    <w:p w14:paraId="43BC0342" w14:textId="073F8B8E" w:rsidR="00E94CFF" w:rsidRPr="00C12B18" w:rsidRDefault="00E94CFF" w:rsidP="000A4AA8">
      <w:pPr>
        <w:pStyle w:val="ListParagraph"/>
        <w:numPr>
          <w:ilvl w:val="0"/>
          <w:numId w:val="47"/>
        </w:numPr>
        <w:spacing w:after="0" w:line="240" w:lineRule="auto"/>
        <w:rPr>
          <w:rFonts w:ascii="Times New Roman" w:eastAsia="Times New Roman" w:hAnsi="Times New Roman" w:cs="Times New Roman"/>
          <w:b/>
          <w:bCs/>
          <w:color w:val="000000" w:themeColor="text1"/>
          <w:szCs w:val="22"/>
        </w:rPr>
      </w:pPr>
      <w:r w:rsidRPr="00C12B18">
        <w:rPr>
          <w:rFonts w:ascii="Times New Roman" w:eastAsia="Times New Roman" w:hAnsi="Times New Roman" w:cs="Times New Roman"/>
          <w:color w:val="000000" w:themeColor="text1"/>
          <w:szCs w:val="22"/>
        </w:rPr>
        <w:t>Teacher’s note: teacher can upload/download note on white board to the server.</w:t>
      </w:r>
    </w:p>
    <w:p w14:paraId="27DE2733" w14:textId="1100F106" w:rsidR="00E94CFF" w:rsidRPr="00E94CFF" w:rsidRDefault="00E94CFF" w:rsidP="000A4AA8">
      <w:pPr>
        <w:pStyle w:val="ListParagraph"/>
        <w:numPr>
          <w:ilvl w:val="0"/>
          <w:numId w:val="47"/>
        </w:numPr>
        <w:spacing w:after="0" w:line="240" w:lineRule="auto"/>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szCs w:val="22"/>
        </w:rPr>
        <w:t xml:space="preserve">Collaboration outputs: Teacher/students can upload/download </w:t>
      </w:r>
      <w:r w:rsidR="00811738">
        <w:rPr>
          <w:rFonts w:ascii="Times New Roman" w:eastAsia="Times New Roman" w:hAnsi="Times New Roman" w:cs="Times New Roman"/>
          <w:color w:val="000000" w:themeColor="text1"/>
          <w:szCs w:val="22"/>
        </w:rPr>
        <w:t>collaboration output (image, pdf, etc.)</w:t>
      </w:r>
      <w:r w:rsidRPr="00E94CFF">
        <w:rPr>
          <w:rFonts w:ascii="Times New Roman" w:eastAsia="Times New Roman" w:hAnsi="Times New Roman" w:cs="Times New Roman"/>
          <w:color w:val="000000" w:themeColor="text1"/>
          <w:szCs w:val="22"/>
        </w:rPr>
        <w:t xml:space="preserve"> </w:t>
      </w:r>
      <w:r>
        <w:rPr>
          <w:rFonts w:ascii="Times New Roman" w:eastAsia="Times New Roman" w:hAnsi="Times New Roman" w:cs="Times New Roman"/>
          <w:color w:val="000000" w:themeColor="text1"/>
          <w:szCs w:val="22"/>
        </w:rPr>
        <w:t>to the server.</w:t>
      </w:r>
    </w:p>
    <w:p w14:paraId="0F7A6A89" w14:textId="77777777" w:rsidR="00E94CFF" w:rsidRPr="00353697" w:rsidRDefault="00E94CFF" w:rsidP="006A77E8">
      <w:pPr>
        <w:spacing w:after="0" w:line="240" w:lineRule="auto"/>
        <w:rPr>
          <w:rFonts w:ascii="Times New Roman" w:eastAsia="Times New Roman" w:hAnsi="Times New Roman" w:cs="Times New Roman"/>
          <w:b/>
          <w:bCs/>
          <w:color w:val="000000" w:themeColor="text1"/>
          <w:szCs w:val="22"/>
        </w:rPr>
      </w:pPr>
    </w:p>
    <w:p w14:paraId="6FC64078" w14:textId="77777777" w:rsidR="00C12B18" w:rsidRDefault="00E94CFF" w:rsidP="00C12B18">
      <w:pPr>
        <w:spacing w:after="0" w:line="240" w:lineRule="auto"/>
        <w:ind w:firstLine="720"/>
        <w:rPr>
          <w:rFonts w:ascii="Times New Roman" w:eastAsia="Times New Roman" w:hAnsi="Times New Roman" w:cs="Times New Roman"/>
          <w:color w:val="000000" w:themeColor="text1"/>
          <w:szCs w:val="22"/>
        </w:rPr>
      </w:pPr>
      <w:r>
        <w:rPr>
          <w:rFonts w:ascii="Times New Roman" w:eastAsia="Times New Roman" w:hAnsi="Times New Roman" w:cs="Times New Roman"/>
          <w:b/>
          <w:bCs/>
          <w:color w:val="000000" w:themeColor="text1"/>
          <w:szCs w:val="22"/>
        </w:rPr>
        <w:t>Feature 10</w:t>
      </w:r>
      <w:r w:rsidR="006A77E8" w:rsidRPr="00353697">
        <w:rPr>
          <w:rFonts w:ascii="Times New Roman" w:eastAsia="Times New Roman" w:hAnsi="Times New Roman" w:cs="Times New Roman"/>
          <w:b/>
          <w:bCs/>
          <w:color w:val="000000" w:themeColor="text1"/>
          <w:szCs w:val="22"/>
        </w:rPr>
        <w:t>. Share learning artifact</w:t>
      </w:r>
    </w:p>
    <w:p w14:paraId="16EC73CD" w14:textId="23A441F1" w:rsidR="006A77E8" w:rsidRPr="00C12B18" w:rsidRDefault="006A77E8" w:rsidP="000A4AA8">
      <w:pPr>
        <w:pStyle w:val="ListParagraph"/>
        <w:numPr>
          <w:ilvl w:val="0"/>
          <w:numId w:val="48"/>
        </w:numPr>
        <w:spacing w:after="0" w:line="240" w:lineRule="auto"/>
        <w:rPr>
          <w:rFonts w:ascii="Times New Roman" w:eastAsia="Times New Roman" w:hAnsi="Times New Roman" w:cs="Times New Roman"/>
          <w:color w:val="000000" w:themeColor="text1"/>
          <w:szCs w:val="22"/>
        </w:rPr>
      </w:pPr>
      <w:r w:rsidRPr="00C12B18">
        <w:rPr>
          <w:rFonts w:ascii="Times New Roman" w:eastAsia="Times New Roman" w:hAnsi="Times New Roman" w:cs="Times New Roman"/>
          <w:color w:val="000000" w:themeColor="text1"/>
          <w:szCs w:val="22"/>
        </w:rPr>
        <w:t>Sending</w:t>
      </w:r>
      <w:r w:rsidR="00811738" w:rsidRPr="00C12B18">
        <w:rPr>
          <w:rFonts w:ascii="Times New Roman" w:eastAsia="Times New Roman" w:hAnsi="Times New Roman" w:cs="Times New Roman"/>
          <w:color w:val="000000" w:themeColor="text1"/>
          <w:szCs w:val="22"/>
        </w:rPr>
        <w:t xml:space="preserve"> via</w:t>
      </w:r>
      <w:r w:rsidRPr="00C12B18">
        <w:rPr>
          <w:rFonts w:ascii="Times New Roman" w:eastAsia="Times New Roman" w:hAnsi="Times New Roman" w:cs="Times New Roman"/>
          <w:color w:val="000000" w:themeColor="text1"/>
          <w:szCs w:val="22"/>
        </w:rPr>
        <w:t xml:space="preserve"> e-mail: User can send the activities/teaching, studies material (PDF, Image and text) via e-mail.</w:t>
      </w:r>
    </w:p>
    <w:p w14:paraId="08232CF5" w14:textId="77777777" w:rsidR="006A77E8" w:rsidRPr="00353697" w:rsidRDefault="006A77E8" w:rsidP="000A4AA8">
      <w:pPr>
        <w:pStyle w:val="ListParagraph"/>
        <w:numPr>
          <w:ilvl w:val="0"/>
          <w:numId w:val="48"/>
        </w:numPr>
        <w:spacing w:after="0" w:line="240" w:lineRule="auto"/>
        <w:rPr>
          <w:rFonts w:ascii="Times New Roman" w:eastAsia="Times New Roman" w:hAnsi="Times New Roman" w:cs="Times New Roman"/>
          <w:color w:val="000000" w:themeColor="text1"/>
          <w:szCs w:val="22"/>
        </w:rPr>
      </w:pPr>
      <w:r w:rsidRPr="00353697">
        <w:rPr>
          <w:rFonts w:ascii="Times New Roman" w:eastAsia="Times New Roman" w:hAnsi="Times New Roman" w:cs="Times New Roman"/>
          <w:color w:val="000000" w:themeColor="text1"/>
          <w:szCs w:val="22"/>
        </w:rPr>
        <w:t>Sharing via Facebook: User can share activities/teaching, studies material (PDF file, Image and text) via Facebook.</w:t>
      </w:r>
      <w:r w:rsidRPr="00353697">
        <w:rPr>
          <w:rStyle w:val="CommentReference"/>
          <w:rFonts w:ascii="Times New Roman" w:eastAsiaTheme="minorHAnsi" w:hAnsi="Times New Roman" w:cs="Times New Roman"/>
          <w:lang w:eastAsia="en-US"/>
        </w:rPr>
        <w:commentReference w:id="30"/>
      </w:r>
    </w:p>
    <w:p w14:paraId="4880704C" w14:textId="77777777" w:rsidR="006A77E8" w:rsidRPr="00353697" w:rsidRDefault="006A77E8" w:rsidP="006A77E8">
      <w:pPr>
        <w:spacing w:after="0" w:line="240" w:lineRule="auto"/>
        <w:rPr>
          <w:rFonts w:ascii="Times New Roman" w:eastAsia="Times New Roman" w:hAnsi="Times New Roman" w:cs="Times New Roman"/>
          <w:color w:val="000000" w:themeColor="text1"/>
          <w:szCs w:val="22"/>
        </w:rPr>
      </w:pPr>
    </w:p>
    <w:p w14:paraId="0260DD6B" w14:textId="77777777" w:rsidR="006A77E8" w:rsidRPr="00353697" w:rsidRDefault="006A77E8" w:rsidP="006A77E8">
      <w:pPr>
        <w:spacing w:after="0" w:line="240" w:lineRule="auto"/>
        <w:rPr>
          <w:rFonts w:ascii="Times New Roman" w:eastAsia="Times New Roman" w:hAnsi="Times New Roman" w:cs="Times New Roman"/>
          <w:color w:val="000000" w:themeColor="text1"/>
          <w:szCs w:val="22"/>
        </w:rPr>
      </w:pPr>
    </w:p>
    <w:p w14:paraId="591B0220" w14:textId="77777777" w:rsidR="006A77E8" w:rsidRPr="00353697" w:rsidRDefault="006A77E8" w:rsidP="006A77E8">
      <w:pPr>
        <w:spacing w:after="0" w:line="240" w:lineRule="auto"/>
        <w:rPr>
          <w:rFonts w:ascii="Times New Roman" w:eastAsia="Times New Roman" w:hAnsi="Times New Roman" w:cs="Times New Roman"/>
          <w:color w:val="000000" w:themeColor="text1"/>
          <w:szCs w:val="22"/>
        </w:rPr>
      </w:pPr>
    </w:p>
    <w:p w14:paraId="0A047197" w14:textId="31D7626F" w:rsidR="006A77E8" w:rsidRPr="00353697" w:rsidRDefault="006A77E8" w:rsidP="00C12B18">
      <w:pPr>
        <w:spacing w:after="0" w:line="240" w:lineRule="auto"/>
        <w:rPr>
          <w:ins w:id="31" w:author="EchiZeN StuNa" w:date="2014-03-22T21:25:00Z"/>
          <w:rFonts w:ascii="Times New Roman" w:eastAsia="Times New Roman" w:hAnsi="Times New Roman" w:cs="Times New Roman"/>
          <w:b/>
          <w:bCs/>
          <w:color w:val="000000" w:themeColor="text1"/>
          <w:sz w:val="28"/>
        </w:rPr>
        <w:pPrChange w:id="32" w:author="EchiZeN StuNa" w:date="2014-03-22T21:25:00Z">
          <w:pPr>
            <w:spacing w:after="0" w:line="240" w:lineRule="auto"/>
            <w:ind w:left="720" w:firstLine="720"/>
          </w:pPr>
        </w:pPrChange>
      </w:pPr>
    </w:p>
    <w:p w14:paraId="136FA9A8" w14:textId="77777777" w:rsidR="00061986" w:rsidRDefault="006A77E8" w:rsidP="00061986">
      <w:pPr>
        <w:spacing w:after="0" w:line="240" w:lineRule="auto"/>
        <w:ind w:firstLine="720"/>
        <w:rPr>
          <w:rFonts w:ascii="Times New Roman" w:eastAsia="Times New Roman" w:hAnsi="Times New Roman" w:cs="Times New Roman"/>
          <w:b/>
          <w:bCs/>
          <w:color w:val="000000" w:themeColor="text1"/>
          <w:sz w:val="28"/>
        </w:rPr>
      </w:pPr>
      <w:r w:rsidRPr="00353697">
        <w:rPr>
          <w:rFonts w:ascii="Times New Roman" w:eastAsia="Times New Roman" w:hAnsi="Times New Roman" w:cs="Times New Roman"/>
          <w:b/>
          <w:bCs/>
          <w:color w:val="000000" w:themeColor="text1"/>
          <w:sz w:val="28"/>
        </w:rPr>
        <w:lastRenderedPageBreak/>
        <w:t>4.5.2 Software Development process</w:t>
      </w:r>
    </w:p>
    <w:p w14:paraId="5F994926" w14:textId="77777777" w:rsidR="00061986" w:rsidRDefault="00061986" w:rsidP="00061986">
      <w:pPr>
        <w:spacing w:after="0" w:line="240" w:lineRule="auto"/>
        <w:ind w:firstLine="720"/>
        <w:rPr>
          <w:rFonts w:ascii="Times New Roman" w:eastAsia="Times New Roman" w:hAnsi="Times New Roman" w:cs="Times New Roman"/>
          <w:color w:val="000000" w:themeColor="text1"/>
          <w:sz w:val="24"/>
          <w:szCs w:val="24"/>
        </w:rPr>
      </w:pPr>
    </w:p>
    <w:p w14:paraId="116096A8" w14:textId="3DCC3EFD" w:rsidR="006A77E8" w:rsidRPr="00061986" w:rsidRDefault="006A77E8" w:rsidP="00061986">
      <w:pPr>
        <w:spacing w:after="0" w:line="240" w:lineRule="auto"/>
        <w:ind w:left="720"/>
        <w:rPr>
          <w:rFonts w:ascii="Times New Roman" w:eastAsia="Times New Roman" w:hAnsi="Times New Roman" w:cs="Times New Roman"/>
          <w:color w:val="000000" w:themeColor="text1"/>
          <w:sz w:val="24"/>
          <w:szCs w:val="24"/>
        </w:rPr>
      </w:pPr>
      <w:r w:rsidRPr="00353697">
        <w:rPr>
          <w:rFonts w:ascii="Times New Roman" w:hAnsi="Times New Roman" w:cs="Times New Roman"/>
          <w:b/>
          <w:bCs/>
          <w:color w:val="000000"/>
          <w:szCs w:val="22"/>
          <w:shd w:val="clear" w:color="auto" w:fill="FFFFFF"/>
        </w:rPr>
        <w:t xml:space="preserve">Iterative </w:t>
      </w:r>
      <w:r w:rsidRPr="00353697">
        <w:rPr>
          <w:rFonts w:ascii="Times New Roman" w:hAnsi="Times New Roman" w:cs="Times New Roman"/>
          <w:b/>
          <w:bCs/>
          <w:color w:val="000000"/>
          <w:shd w:val="clear" w:color="auto" w:fill="FFFFFF"/>
        </w:rPr>
        <w:t xml:space="preserve">Software Development Process [13] </w:t>
      </w:r>
    </w:p>
    <w:p w14:paraId="418054D7" w14:textId="77777777" w:rsidR="006A77E8" w:rsidRPr="00353697" w:rsidRDefault="006A77E8" w:rsidP="006A77E8">
      <w:pPr>
        <w:spacing w:after="0" w:line="240" w:lineRule="auto"/>
        <w:jc w:val="center"/>
        <w:rPr>
          <w:rFonts w:ascii="Times New Roman" w:hAnsi="Times New Roman" w:cs="Times New Roman"/>
          <w:b/>
          <w:bCs/>
          <w:color w:val="000000"/>
          <w:szCs w:val="22"/>
          <w:shd w:val="clear" w:color="auto" w:fill="FFFFFF"/>
        </w:rPr>
      </w:pPr>
      <w:r w:rsidRPr="00353697">
        <w:rPr>
          <w:rFonts w:ascii="Times New Roman" w:hAnsi="Times New Roman" w:cs="Times New Roman"/>
          <w:b/>
          <w:bCs/>
          <w:noProof/>
          <w:color w:val="000000"/>
          <w:szCs w:val="22"/>
          <w:shd w:val="clear" w:color="auto" w:fill="FFFFFF"/>
        </w:rPr>
        <w:drawing>
          <wp:inline distT="0" distB="0" distL="0" distR="0" wp14:anchorId="4411F9D5" wp14:editId="00AA26AA">
            <wp:extent cx="5943600" cy="2505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erative development model.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05075"/>
                    </a:xfrm>
                    <a:prstGeom prst="rect">
                      <a:avLst/>
                    </a:prstGeom>
                  </pic:spPr>
                </pic:pic>
              </a:graphicData>
            </a:graphic>
          </wp:inline>
        </w:drawing>
      </w:r>
    </w:p>
    <w:p w14:paraId="7343A394" w14:textId="77777777" w:rsidR="006A77E8" w:rsidRPr="003C64DF" w:rsidRDefault="00353697" w:rsidP="006A77E8">
      <w:pPr>
        <w:spacing w:after="0" w:line="240" w:lineRule="auto"/>
        <w:jc w:val="center"/>
        <w:rPr>
          <w:rFonts w:ascii="Times New Roman" w:hAnsi="Times New Roman" w:cs="Times New Roman"/>
          <w:b/>
          <w:bCs/>
          <w:color w:val="000000"/>
          <w:szCs w:val="22"/>
          <w:shd w:val="clear" w:color="auto" w:fill="FFFFFF"/>
        </w:rPr>
      </w:pPr>
      <w:r w:rsidRPr="003C64DF">
        <w:rPr>
          <w:rFonts w:ascii="Times New Roman" w:hAnsi="Times New Roman" w:cs="Times New Roman"/>
          <w:b/>
          <w:bCs/>
          <w:color w:val="000000"/>
          <w:szCs w:val="22"/>
          <w:shd w:val="clear" w:color="auto" w:fill="FFFFFF"/>
        </w:rPr>
        <w:t>Figure 8</w:t>
      </w:r>
      <w:r w:rsidR="006A77E8" w:rsidRPr="003C64DF">
        <w:rPr>
          <w:rFonts w:ascii="Times New Roman" w:hAnsi="Times New Roman" w:cs="Times New Roman"/>
          <w:b/>
          <w:bCs/>
          <w:color w:val="000000"/>
          <w:szCs w:val="22"/>
          <w:shd w:val="clear" w:color="auto" w:fill="FFFFFF"/>
        </w:rPr>
        <w:t>: The diagram of the iterative software development process</w:t>
      </w:r>
    </w:p>
    <w:p w14:paraId="04E75F0D" w14:textId="77777777" w:rsidR="006A77E8" w:rsidRPr="00353697" w:rsidRDefault="006A77E8" w:rsidP="006A77E8">
      <w:pPr>
        <w:spacing w:after="0" w:line="240" w:lineRule="auto"/>
        <w:rPr>
          <w:rFonts w:ascii="Times New Roman" w:hAnsi="Times New Roman" w:cs="Times New Roman"/>
          <w:color w:val="000000"/>
          <w:szCs w:val="22"/>
          <w:shd w:val="clear" w:color="auto" w:fill="FFFFFF"/>
        </w:rPr>
      </w:pPr>
    </w:p>
    <w:p w14:paraId="3B3639FC" w14:textId="77777777" w:rsidR="006A77E8" w:rsidRPr="00353697" w:rsidRDefault="006A77E8" w:rsidP="00C12B18">
      <w:pPr>
        <w:spacing w:after="0" w:line="240" w:lineRule="auto"/>
        <w:ind w:left="720" w:firstLine="720"/>
        <w:jc w:val="both"/>
        <w:rPr>
          <w:rFonts w:ascii="Times New Roman" w:eastAsia="Times New Roman" w:hAnsi="Times New Roman" w:cs="Times New Roman"/>
          <w:b/>
          <w:bCs/>
          <w:color w:val="000000" w:themeColor="text1"/>
          <w:szCs w:val="22"/>
        </w:rPr>
      </w:pPr>
      <w:r w:rsidRPr="00353697">
        <w:rPr>
          <w:rFonts w:ascii="Times New Roman" w:eastAsia="Times New Roman" w:hAnsi="Times New Roman" w:cs="Times New Roman"/>
          <w:color w:val="000000" w:themeColor="text1"/>
          <w:szCs w:val="22"/>
        </w:rPr>
        <w:t>The idea of the iterative software development model</w:t>
      </w:r>
      <w:ins w:id="33" w:author="EchiZeN StuNa" w:date="2014-03-18T19:50:00Z">
        <w:r w:rsidRPr="00353697">
          <w:rPr>
            <w:rFonts w:ascii="Times New Roman" w:eastAsia="Times New Roman" w:hAnsi="Times New Roman" w:cs="Times New Roman"/>
            <w:color w:val="000000" w:themeColor="text1"/>
            <w:szCs w:val="22"/>
          </w:rPr>
          <w:t xml:space="preserve"> </w:t>
        </w:r>
      </w:ins>
      <w:r w:rsidRPr="00353697">
        <w:rPr>
          <w:rFonts w:ascii="Times New Roman" w:eastAsia="Times New Roman" w:hAnsi="Times New Roman" w:cs="Times New Roman"/>
          <w:color w:val="000000" w:themeColor="text1"/>
          <w:szCs w:val="22"/>
        </w:rPr>
        <w:t>is to divide the development process i</w:t>
      </w:r>
      <w:r w:rsidR="00353697" w:rsidRPr="00353697">
        <w:rPr>
          <w:rFonts w:ascii="Times New Roman" w:eastAsia="Times New Roman" w:hAnsi="Times New Roman" w:cs="Times New Roman"/>
          <w:color w:val="000000" w:themeColor="text1"/>
          <w:szCs w:val="22"/>
        </w:rPr>
        <w:t>nto phases. As shown in Figure 8</w:t>
      </w:r>
      <w:r w:rsidRPr="00353697">
        <w:rPr>
          <w:rFonts w:ascii="Times New Roman" w:eastAsia="Times New Roman" w:hAnsi="Times New Roman" w:cs="Times New Roman"/>
          <w:color w:val="000000" w:themeColor="text1"/>
          <w:szCs w:val="22"/>
        </w:rPr>
        <w:t>, the iterative process begins by implementing and specifying a portion of the software instead of specifying the full requirements. It is then reviewed along the way to find and add more requirements as needed. The model is broken down into increments containing a number of smaller life cycle stages with each part including a new function to the product. And each phase must be completed before the start of the next phase and the iterations continues until the entire product is built. Some of the advantages of the iterative development model include: more flexible to accommodate feedback from customers in each cycle, easy to implement sub-systems (or components) that satisfy user requirements, easy to fix errors that occur in the implementation process.</w:t>
      </w:r>
    </w:p>
    <w:p w14:paraId="2A5B3E3B" w14:textId="77777777" w:rsidR="006A77E8" w:rsidRPr="00353697" w:rsidRDefault="006A77E8" w:rsidP="006A77E8">
      <w:pPr>
        <w:spacing w:after="0" w:line="240" w:lineRule="auto"/>
        <w:rPr>
          <w:rFonts w:ascii="Times New Roman" w:eastAsia="Times New Roman" w:hAnsi="Times New Roman" w:cs="Times New Roman"/>
          <w:b/>
          <w:bCs/>
          <w:color w:val="000000" w:themeColor="text1"/>
          <w:sz w:val="28"/>
        </w:rPr>
      </w:pPr>
    </w:p>
    <w:p w14:paraId="096F346E" w14:textId="77777777" w:rsidR="006A77E8" w:rsidRPr="00353697"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0A3B0F05" w14:textId="77777777" w:rsidR="006A77E8" w:rsidRPr="00353697"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16BBE8FE" w14:textId="77777777" w:rsidR="006A77E8" w:rsidRPr="00353697"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41E61843" w14:textId="77777777" w:rsidR="006A77E8" w:rsidRPr="00353697"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333DA0D3" w14:textId="77777777" w:rsidR="006A77E8" w:rsidRPr="00353697"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5E4F9A5D" w14:textId="77777777" w:rsidR="006A77E8" w:rsidRPr="00353697"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2EE1C837" w14:textId="77777777" w:rsidR="006A77E8" w:rsidRPr="00353697"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26CAA512" w14:textId="77777777" w:rsidR="006A77E8" w:rsidRPr="00353697"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472B7B21" w14:textId="77777777" w:rsidR="006A77E8" w:rsidRPr="00353697"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6A1F87CA" w14:textId="77777777" w:rsidR="006A77E8" w:rsidRPr="00353697"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56A93250" w14:textId="77777777" w:rsidR="006A77E8" w:rsidRPr="00353697"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33FC106A" w14:textId="77777777" w:rsidR="006A77E8" w:rsidRPr="00353697"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4A324C47" w14:textId="77777777" w:rsidR="0034473C" w:rsidRDefault="0034473C" w:rsidP="0034473C">
      <w:pPr>
        <w:spacing w:after="0" w:line="240" w:lineRule="auto"/>
        <w:ind w:firstLine="720"/>
        <w:rPr>
          <w:rFonts w:ascii="Times New Roman" w:eastAsia="Times New Roman" w:hAnsi="Times New Roman" w:cs="Times New Roman"/>
          <w:b/>
          <w:bCs/>
          <w:color w:val="000000" w:themeColor="text1"/>
          <w:sz w:val="28"/>
        </w:rPr>
      </w:pPr>
    </w:p>
    <w:p w14:paraId="77E79215" w14:textId="1EA8BB9E" w:rsidR="006A77E8" w:rsidRPr="00353697" w:rsidRDefault="006A77E8" w:rsidP="0034473C">
      <w:pPr>
        <w:spacing w:after="0" w:line="240" w:lineRule="auto"/>
        <w:ind w:firstLine="720"/>
        <w:rPr>
          <w:rFonts w:ascii="Times New Roman" w:eastAsia="Times New Roman" w:hAnsi="Times New Roman" w:cs="Times New Roman"/>
          <w:b/>
          <w:bCs/>
          <w:color w:val="000000" w:themeColor="text1"/>
          <w:sz w:val="28"/>
        </w:rPr>
      </w:pPr>
      <w:commentRangeStart w:id="34"/>
      <w:r w:rsidRPr="00353697">
        <w:rPr>
          <w:rFonts w:ascii="Times New Roman" w:eastAsia="Times New Roman" w:hAnsi="Times New Roman" w:cs="Times New Roman"/>
          <w:b/>
          <w:bCs/>
          <w:color w:val="000000" w:themeColor="text1"/>
          <w:sz w:val="28"/>
        </w:rPr>
        <w:lastRenderedPageBreak/>
        <w:t>4.5.3 Milestone</w:t>
      </w:r>
      <w:commentRangeEnd w:id="34"/>
      <w:r w:rsidRPr="00353697">
        <w:rPr>
          <w:rStyle w:val="CommentReference"/>
          <w:rFonts w:ascii="Times New Roman" w:eastAsiaTheme="minorHAnsi" w:hAnsi="Times New Roman" w:cs="Times New Roman"/>
          <w:lang w:eastAsia="en-US"/>
        </w:rPr>
        <w:commentReference w:id="34"/>
      </w:r>
    </w:p>
    <w:p w14:paraId="09DC21AC" w14:textId="77777777" w:rsidR="006A77E8" w:rsidRPr="00353697"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tbl>
      <w:tblPr>
        <w:tblpPr w:leftFromText="180" w:rightFromText="180" w:vertAnchor="page" w:horzAnchor="margin" w:tblpY="2131"/>
        <w:tblW w:w="9934" w:type="dxa"/>
        <w:tblLook w:val="04A0" w:firstRow="1" w:lastRow="0" w:firstColumn="1" w:lastColumn="0" w:noHBand="0" w:noVBand="1"/>
      </w:tblPr>
      <w:tblGrid>
        <w:gridCol w:w="1223"/>
        <w:gridCol w:w="2168"/>
        <w:gridCol w:w="4500"/>
        <w:gridCol w:w="2043"/>
      </w:tblGrid>
      <w:tr w:rsidR="00C12B18" w:rsidRPr="00353697" w14:paraId="57D3707E" w14:textId="77777777" w:rsidTr="00C12B18">
        <w:trPr>
          <w:trHeight w:val="517"/>
        </w:trPr>
        <w:tc>
          <w:tcPr>
            <w:tcW w:w="1223" w:type="dxa"/>
            <w:tcBorders>
              <w:top w:val="single" w:sz="4" w:space="0" w:color="auto"/>
              <w:left w:val="single" w:sz="4" w:space="0" w:color="auto"/>
              <w:bottom w:val="single" w:sz="4" w:space="0" w:color="auto"/>
              <w:right w:val="single" w:sz="4" w:space="0" w:color="auto"/>
            </w:tcBorders>
            <w:shd w:val="clear" w:color="auto" w:fill="0D0D0D" w:themeFill="text1" w:themeFillTint="F2"/>
            <w:noWrap/>
            <w:vAlign w:val="center"/>
            <w:hideMark/>
          </w:tcPr>
          <w:p w14:paraId="603043A6" w14:textId="77777777" w:rsidR="00C12B18" w:rsidRPr="00353697" w:rsidRDefault="00C12B18" w:rsidP="00C12B18">
            <w:pPr>
              <w:spacing w:after="0" w:line="240" w:lineRule="auto"/>
              <w:jc w:val="center"/>
              <w:rPr>
                <w:rFonts w:ascii="Times New Roman" w:eastAsia="Times New Roman" w:hAnsi="Times New Roman" w:cs="Times New Roman"/>
                <w:b/>
                <w:bCs/>
                <w:color w:val="FFFFFF" w:themeColor="background1"/>
                <w:sz w:val="24"/>
                <w:szCs w:val="24"/>
              </w:rPr>
            </w:pPr>
            <w:r w:rsidRPr="00353697">
              <w:rPr>
                <w:rFonts w:ascii="Times New Roman" w:eastAsia="Times New Roman" w:hAnsi="Times New Roman" w:cs="Times New Roman"/>
                <w:b/>
                <w:bCs/>
                <w:color w:val="FFFFFF" w:themeColor="background1"/>
                <w:sz w:val="24"/>
                <w:szCs w:val="24"/>
              </w:rPr>
              <w:t>Milestone</w:t>
            </w:r>
          </w:p>
        </w:tc>
        <w:tc>
          <w:tcPr>
            <w:tcW w:w="2168"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14:paraId="36A02B72" w14:textId="77777777" w:rsidR="00C12B18" w:rsidRPr="00353697" w:rsidRDefault="00C12B18" w:rsidP="00C12B18">
            <w:pPr>
              <w:spacing w:after="0" w:line="240" w:lineRule="auto"/>
              <w:jc w:val="center"/>
              <w:rPr>
                <w:rFonts w:ascii="Times New Roman" w:eastAsia="Times New Roman" w:hAnsi="Times New Roman" w:cs="Times New Roman"/>
                <w:b/>
                <w:bCs/>
                <w:color w:val="FFFFFF" w:themeColor="background1"/>
                <w:sz w:val="24"/>
                <w:szCs w:val="24"/>
              </w:rPr>
            </w:pPr>
            <w:r w:rsidRPr="00353697">
              <w:rPr>
                <w:rFonts w:ascii="Times New Roman" w:eastAsia="Times New Roman" w:hAnsi="Times New Roman" w:cs="Times New Roman"/>
                <w:b/>
                <w:bCs/>
                <w:color w:val="FFFFFF" w:themeColor="background1"/>
                <w:sz w:val="24"/>
                <w:szCs w:val="24"/>
              </w:rPr>
              <w:t>Task</w:t>
            </w:r>
          </w:p>
        </w:tc>
        <w:tc>
          <w:tcPr>
            <w:tcW w:w="4500"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14:paraId="39AF7CB8" w14:textId="77777777" w:rsidR="00C12B18" w:rsidRPr="00353697" w:rsidRDefault="00C12B18" w:rsidP="00C12B18">
            <w:pPr>
              <w:spacing w:after="0" w:line="240" w:lineRule="auto"/>
              <w:jc w:val="center"/>
              <w:rPr>
                <w:rFonts w:ascii="Times New Roman" w:eastAsia="Times New Roman" w:hAnsi="Times New Roman" w:cs="Times New Roman"/>
                <w:b/>
                <w:bCs/>
                <w:color w:val="FFFFFF" w:themeColor="background1"/>
                <w:sz w:val="24"/>
                <w:szCs w:val="24"/>
              </w:rPr>
            </w:pPr>
            <w:r w:rsidRPr="00353697">
              <w:rPr>
                <w:rFonts w:ascii="Times New Roman" w:eastAsia="Times New Roman" w:hAnsi="Times New Roman" w:cs="Times New Roman"/>
                <w:b/>
                <w:bCs/>
                <w:color w:val="FFFFFF" w:themeColor="background1"/>
                <w:sz w:val="24"/>
                <w:szCs w:val="24"/>
              </w:rPr>
              <w:t>Milestone Criteria</w:t>
            </w:r>
          </w:p>
        </w:tc>
        <w:tc>
          <w:tcPr>
            <w:tcW w:w="2043"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14:paraId="1C50838D" w14:textId="77777777" w:rsidR="00C12B18" w:rsidRPr="00353697" w:rsidRDefault="00C12B18" w:rsidP="00C12B18">
            <w:pPr>
              <w:spacing w:after="0" w:line="240" w:lineRule="auto"/>
              <w:jc w:val="center"/>
              <w:rPr>
                <w:rFonts w:ascii="Times New Roman" w:eastAsia="Times New Roman" w:hAnsi="Times New Roman" w:cs="Times New Roman"/>
                <w:b/>
                <w:bCs/>
                <w:color w:val="FFFFFF" w:themeColor="background1"/>
                <w:sz w:val="24"/>
                <w:szCs w:val="24"/>
              </w:rPr>
            </w:pPr>
            <w:r w:rsidRPr="00353697">
              <w:rPr>
                <w:rFonts w:ascii="Times New Roman" w:eastAsia="Times New Roman" w:hAnsi="Times New Roman" w:cs="Times New Roman"/>
                <w:b/>
                <w:bCs/>
                <w:color w:val="FFFFFF" w:themeColor="background1"/>
                <w:sz w:val="24"/>
                <w:szCs w:val="24"/>
              </w:rPr>
              <w:t>Planned date</w:t>
            </w:r>
          </w:p>
        </w:tc>
      </w:tr>
      <w:tr w:rsidR="00C12B18" w:rsidRPr="00353697" w14:paraId="2F68D7BC" w14:textId="77777777" w:rsidTr="00C12B18">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658F7B6C" w14:textId="77777777" w:rsidR="00C12B18" w:rsidRPr="00353697" w:rsidRDefault="00C12B18" w:rsidP="00C12B18">
            <w:pPr>
              <w:spacing w:after="0" w:line="240" w:lineRule="auto"/>
              <w:jc w:val="center"/>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1</w:t>
            </w:r>
          </w:p>
        </w:tc>
        <w:tc>
          <w:tcPr>
            <w:tcW w:w="2168" w:type="dxa"/>
            <w:tcBorders>
              <w:top w:val="nil"/>
              <w:left w:val="nil"/>
              <w:bottom w:val="single" w:sz="4" w:space="0" w:color="auto"/>
              <w:right w:val="single" w:sz="4" w:space="0" w:color="auto"/>
            </w:tcBorders>
            <w:shd w:val="clear" w:color="auto" w:fill="auto"/>
            <w:vAlign w:val="center"/>
            <w:hideMark/>
          </w:tcPr>
          <w:p w14:paraId="4C7EBC6B" w14:textId="77777777" w:rsidR="00C12B18" w:rsidRPr="00353697" w:rsidRDefault="00C12B18" w:rsidP="00C12B18">
            <w:pPr>
              <w:spacing w:after="0" w:line="240" w:lineRule="auto"/>
              <w:jc w:val="center"/>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Proposal</w:t>
            </w:r>
          </w:p>
        </w:tc>
        <w:tc>
          <w:tcPr>
            <w:tcW w:w="4500" w:type="dxa"/>
            <w:tcBorders>
              <w:top w:val="nil"/>
              <w:left w:val="nil"/>
              <w:bottom w:val="single" w:sz="4" w:space="0" w:color="auto"/>
              <w:right w:val="single" w:sz="4" w:space="0" w:color="auto"/>
            </w:tcBorders>
            <w:shd w:val="clear" w:color="auto" w:fill="auto"/>
            <w:vAlign w:val="center"/>
            <w:hideMark/>
          </w:tcPr>
          <w:p w14:paraId="350F3B13"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Topic defined</w:t>
            </w:r>
          </w:p>
        </w:tc>
        <w:tc>
          <w:tcPr>
            <w:tcW w:w="2043" w:type="dxa"/>
            <w:tcBorders>
              <w:top w:val="nil"/>
              <w:left w:val="nil"/>
              <w:bottom w:val="single" w:sz="4" w:space="0" w:color="auto"/>
              <w:right w:val="single" w:sz="4" w:space="0" w:color="auto"/>
            </w:tcBorders>
            <w:shd w:val="clear" w:color="auto" w:fill="auto"/>
            <w:vAlign w:val="center"/>
            <w:hideMark/>
          </w:tcPr>
          <w:p w14:paraId="245A1874" w14:textId="77777777" w:rsidR="00C12B18" w:rsidRPr="00353697" w:rsidRDefault="00C12B18" w:rsidP="00C12B18">
            <w:pPr>
              <w:spacing w:after="0" w:line="240" w:lineRule="auto"/>
              <w:jc w:val="center"/>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February </w:t>
            </w:r>
          </w:p>
        </w:tc>
      </w:tr>
      <w:tr w:rsidR="00C12B18" w:rsidRPr="00353697" w14:paraId="4740FDFC" w14:textId="77777777" w:rsidTr="00C12B18">
        <w:trPr>
          <w:trHeight w:val="1183"/>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6429069C" w14:textId="77777777" w:rsidR="00C12B18" w:rsidRPr="00353697" w:rsidRDefault="00C12B18" w:rsidP="00C12B18">
            <w:pPr>
              <w:spacing w:after="0" w:line="240" w:lineRule="auto"/>
              <w:jc w:val="center"/>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2</w:t>
            </w:r>
          </w:p>
        </w:tc>
        <w:tc>
          <w:tcPr>
            <w:tcW w:w="2168" w:type="dxa"/>
            <w:tcBorders>
              <w:top w:val="nil"/>
              <w:left w:val="nil"/>
              <w:bottom w:val="single" w:sz="4" w:space="0" w:color="auto"/>
              <w:right w:val="single" w:sz="4" w:space="0" w:color="auto"/>
            </w:tcBorders>
            <w:shd w:val="clear" w:color="auto" w:fill="auto"/>
            <w:vAlign w:val="center"/>
            <w:hideMark/>
          </w:tcPr>
          <w:p w14:paraId="14EF7B2C" w14:textId="77777777" w:rsidR="00C12B18" w:rsidRPr="00353697" w:rsidRDefault="00C12B18" w:rsidP="00C12B18">
            <w:pPr>
              <w:spacing w:after="0" w:line="240" w:lineRule="auto"/>
              <w:jc w:val="center"/>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Proposal</w:t>
            </w:r>
          </w:p>
        </w:tc>
        <w:tc>
          <w:tcPr>
            <w:tcW w:w="4500" w:type="dxa"/>
            <w:tcBorders>
              <w:top w:val="nil"/>
              <w:left w:val="nil"/>
              <w:bottom w:val="single" w:sz="4" w:space="0" w:color="auto"/>
              <w:right w:val="single" w:sz="4" w:space="0" w:color="auto"/>
            </w:tcBorders>
            <w:shd w:val="clear" w:color="auto" w:fill="auto"/>
            <w:vAlign w:val="center"/>
            <w:hideMark/>
          </w:tcPr>
          <w:p w14:paraId="4254FB0F"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xml:space="preserve">- Proposal reviewed   </w:t>
            </w:r>
          </w:p>
          <w:p w14:paraId="51305181"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xml:space="preserve">- Proposal submitted     </w:t>
            </w:r>
          </w:p>
          <w:p w14:paraId="45B3A0A6"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xml:space="preserve">- Proposal presentation            </w:t>
            </w:r>
          </w:p>
        </w:tc>
        <w:tc>
          <w:tcPr>
            <w:tcW w:w="2043" w:type="dxa"/>
            <w:tcBorders>
              <w:top w:val="nil"/>
              <w:left w:val="nil"/>
              <w:bottom w:val="single" w:sz="4" w:space="0" w:color="auto"/>
              <w:right w:val="single" w:sz="4" w:space="0" w:color="auto"/>
            </w:tcBorders>
            <w:shd w:val="clear" w:color="auto" w:fill="auto"/>
            <w:vAlign w:val="center"/>
            <w:hideMark/>
          </w:tcPr>
          <w:p w14:paraId="1726D188" w14:textId="77777777" w:rsidR="00C12B18" w:rsidRPr="00353697" w:rsidRDefault="00C12B18" w:rsidP="00C12B18">
            <w:pPr>
              <w:spacing w:after="0" w:line="240" w:lineRule="auto"/>
              <w:jc w:val="center"/>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March </w:t>
            </w:r>
          </w:p>
        </w:tc>
      </w:tr>
      <w:tr w:rsidR="00C12B18" w:rsidRPr="00353697" w14:paraId="4754C37B" w14:textId="77777777" w:rsidTr="00C12B18">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235C9380" w14:textId="77777777" w:rsidR="00C12B18" w:rsidRPr="00353697" w:rsidRDefault="00C12B18" w:rsidP="00C12B18">
            <w:pPr>
              <w:spacing w:after="0" w:line="240" w:lineRule="auto"/>
              <w:jc w:val="center"/>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3</w:t>
            </w:r>
          </w:p>
        </w:tc>
        <w:tc>
          <w:tcPr>
            <w:tcW w:w="2168" w:type="dxa"/>
            <w:tcBorders>
              <w:top w:val="nil"/>
              <w:left w:val="nil"/>
              <w:bottom w:val="single" w:sz="4" w:space="0" w:color="auto"/>
              <w:right w:val="single" w:sz="4" w:space="0" w:color="auto"/>
            </w:tcBorders>
            <w:shd w:val="clear" w:color="auto" w:fill="auto"/>
            <w:vAlign w:val="center"/>
            <w:hideMark/>
          </w:tcPr>
          <w:p w14:paraId="31935F02" w14:textId="77777777" w:rsidR="00C12B18" w:rsidRPr="00353697" w:rsidRDefault="00C12B18" w:rsidP="00C12B18">
            <w:pPr>
              <w:spacing w:after="0" w:line="240" w:lineRule="auto"/>
              <w:jc w:val="center"/>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Progress Report I</w:t>
            </w:r>
          </w:p>
        </w:tc>
        <w:tc>
          <w:tcPr>
            <w:tcW w:w="4500" w:type="dxa"/>
            <w:tcBorders>
              <w:top w:val="nil"/>
              <w:left w:val="nil"/>
              <w:bottom w:val="single" w:sz="4" w:space="0" w:color="auto"/>
              <w:right w:val="single" w:sz="4" w:space="0" w:color="auto"/>
            </w:tcBorders>
            <w:shd w:val="clear" w:color="auto" w:fill="auto"/>
            <w:vAlign w:val="center"/>
            <w:hideMark/>
          </w:tcPr>
          <w:p w14:paraId="7DB08A78"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Software requirement specification</w:t>
            </w:r>
          </w:p>
          <w:p w14:paraId="78BD0704" w14:textId="3C1F097F" w:rsidR="00C12B18" w:rsidRPr="00353697" w:rsidRDefault="00061986" w:rsidP="00C12B18">
            <w:pPr>
              <w:spacing w:after="0" w:line="240" w:lineRule="auto"/>
              <w:rPr>
                <w:rFonts w:ascii="Times New Roman" w:eastAsia="Times New Roman" w:hAnsi="Times New Roman" w:cs="Times New Roman"/>
                <w:color w:val="000000"/>
                <w:sz w:val="24"/>
                <w:szCs w:val="30"/>
              </w:rPr>
            </w:pPr>
            <w:r>
              <w:rPr>
                <w:rFonts w:ascii="Times New Roman" w:eastAsia="Times New Roman" w:hAnsi="Times New Roman" w:cs="Times New Roman"/>
                <w:color w:val="000000"/>
                <w:sz w:val="24"/>
                <w:szCs w:val="24"/>
              </w:rPr>
              <w:t>- Feature# 1, 2, 3, 4, 6</w:t>
            </w:r>
          </w:p>
          <w:p w14:paraId="06C3142D"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Feature designed</w:t>
            </w:r>
          </w:p>
          <w:p w14:paraId="04E9AF3C"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Test planned</w:t>
            </w:r>
          </w:p>
          <w:p w14:paraId="13F43CB5"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xml:space="preserve">- Feature implemented </w:t>
            </w:r>
          </w:p>
          <w:p w14:paraId="1BC9B02A"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Feature tested</w:t>
            </w:r>
          </w:p>
          <w:p w14:paraId="23780EE1"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Review Feature</w:t>
            </w:r>
          </w:p>
          <w:p w14:paraId="4FDF9C7D"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Progress  report submitted</w:t>
            </w:r>
          </w:p>
          <w:p w14:paraId="50833D94"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xml:space="preserve">-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14:paraId="55DE2C42" w14:textId="77777777" w:rsidR="00C12B18" w:rsidRPr="00353697" w:rsidRDefault="00C12B18" w:rsidP="00C12B18">
            <w:pPr>
              <w:spacing w:after="0" w:line="240" w:lineRule="auto"/>
              <w:jc w:val="center"/>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Mid May </w:t>
            </w:r>
          </w:p>
        </w:tc>
      </w:tr>
      <w:tr w:rsidR="00C12B18" w:rsidRPr="00353697" w14:paraId="6E585F7B" w14:textId="77777777" w:rsidTr="00C12B18">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19DC27EB" w14:textId="77777777" w:rsidR="00C12B18" w:rsidRPr="00353697" w:rsidRDefault="00C12B18" w:rsidP="00C12B18">
            <w:pPr>
              <w:spacing w:after="0" w:line="240" w:lineRule="auto"/>
              <w:jc w:val="center"/>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4</w:t>
            </w:r>
          </w:p>
        </w:tc>
        <w:tc>
          <w:tcPr>
            <w:tcW w:w="2168" w:type="dxa"/>
            <w:tcBorders>
              <w:top w:val="nil"/>
              <w:left w:val="nil"/>
              <w:bottom w:val="single" w:sz="4" w:space="0" w:color="auto"/>
              <w:right w:val="single" w:sz="4" w:space="0" w:color="auto"/>
            </w:tcBorders>
            <w:shd w:val="clear" w:color="auto" w:fill="auto"/>
            <w:vAlign w:val="center"/>
            <w:hideMark/>
          </w:tcPr>
          <w:p w14:paraId="2DF41ADE" w14:textId="77777777" w:rsidR="00C12B18" w:rsidRPr="00353697" w:rsidRDefault="00C12B18" w:rsidP="00C12B18">
            <w:pPr>
              <w:spacing w:after="0" w:line="240" w:lineRule="auto"/>
              <w:jc w:val="center"/>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Progress Report II</w:t>
            </w:r>
          </w:p>
        </w:tc>
        <w:tc>
          <w:tcPr>
            <w:tcW w:w="4500" w:type="dxa"/>
            <w:tcBorders>
              <w:top w:val="nil"/>
              <w:left w:val="nil"/>
              <w:bottom w:val="single" w:sz="4" w:space="0" w:color="auto"/>
              <w:right w:val="single" w:sz="4" w:space="0" w:color="auto"/>
            </w:tcBorders>
            <w:shd w:val="clear" w:color="auto" w:fill="auto"/>
            <w:vAlign w:val="center"/>
            <w:hideMark/>
          </w:tcPr>
          <w:p w14:paraId="08B78ED8"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Software requirement specification</w:t>
            </w:r>
          </w:p>
          <w:p w14:paraId="04EF9FEE"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Feature#  5</w:t>
            </w:r>
            <w:r w:rsidRPr="00353697">
              <w:rPr>
                <w:rFonts w:ascii="Times New Roman" w:eastAsia="Times New Roman" w:hAnsi="Times New Roman" w:cs="Times New Roman"/>
                <w:color w:val="000000"/>
                <w:sz w:val="24"/>
                <w:szCs w:val="24"/>
              </w:rPr>
              <w:t>, 7, 8</w:t>
            </w:r>
          </w:p>
          <w:p w14:paraId="77D72E6C"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Feature designed</w:t>
            </w:r>
          </w:p>
          <w:p w14:paraId="151CD195"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Test planned</w:t>
            </w:r>
          </w:p>
          <w:p w14:paraId="0DA10DC9"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xml:space="preserve">- Feature implemented </w:t>
            </w:r>
          </w:p>
          <w:p w14:paraId="769A8486"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Feature tested</w:t>
            </w:r>
          </w:p>
          <w:p w14:paraId="20DB04D7"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Review Feature</w:t>
            </w:r>
          </w:p>
          <w:p w14:paraId="0D555ED6"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Progress  report submitted</w:t>
            </w:r>
          </w:p>
          <w:p w14:paraId="1F23EA19"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14:paraId="3FD876F5" w14:textId="77777777" w:rsidR="00C12B18" w:rsidRPr="00353697" w:rsidRDefault="00C12B18" w:rsidP="00C12B18">
            <w:pPr>
              <w:spacing w:after="0" w:line="240" w:lineRule="auto"/>
              <w:jc w:val="center"/>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Mid July </w:t>
            </w:r>
          </w:p>
        </w:tc>
      </w:tr>
      <w:tr w:rsidR="00C12B18" w:rsidRPr="00353697" w14:paraId="2ED9EF6F" w14:textId="77777777" w:rsidTr="00C12B18">
        <w:trPr>
          <w:trHeight w:val="787"/>
        </w:trPr>
        <w:tc>
          <w:tcPr>
            <w:tcW w:w="1223" w:type="dxa"/>
            <w:tcBorders>
              <w:top w:val="nil"/>
              <w:left w:val="single" w:sz="4" w:space="0" w:color="auto"/>
              <w:bottom w:val="single" w:sz="4" w:space="0" w:color="auto"/>
              <w:right w:val="single" w:sz="4" w:space="0" w:color="auto"/>
            </w:tcBorders>
            <w:shd w:val="clear" w:color="auto" w:fill="auto"/>
            <w:vAlign w:val="center"/>
          </w:tcPr>
          <w:p w14:paraId="4F53E0A7" w14:textId="77777777" w:rsidR="00C12B18" w:rsidRPr="00353697" w:rsidRDefault="00C12B18" w:rsidP="00C12B18">
            <w:pPr>
              <w:spacing w:after="0" w:line="240" w:lineRule="auto"/>
              <w:jc w:val="center"/>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5</w:t>
            </w:r>
          </w:p>
        </w:tc>
        <w:tc>
          <w:tcPr>
            <w:tcW w:w="2168" w:type="dxa"/>
            <w:tcBorders>
              <w:top w:val="nil"/>
              <w:left w:val="nil"/>
              <w:bottom w:val="single" w:sz="4" w:space="0" w:color="auto"/>
              <w:right w:val="single" w:sz="4" w:space="0" w:color="auto"/>
            </w:tcBorders>
            <w:shd w:val="clear" w:color="auto" w:fill="auto"/>
            <w:vAlign w:val="center"/>
          </w:tcPr>
          <w:p w14:paraId="5FDE40F4" w14:textId="77777777" w:rsidR="00C12B18" w:rsidRPr="00353697" w:rsidRDefault="00C12B18" w:rsidP="00C12B18">
            <w:pPr>
              <w:spacing w:after="0" w:line="240" w:lineRule="auto"/>
              <w:jc w:val="center"/>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ShowPro</w:t>
            </w:r>
          </w:p>
        </w:tc>
        <w:tc>
          <w:tcPr>
            <w:tcW w:w="4500" w:type="dxa"/>
            <w:tcBorders>
              <w:top w:val="nil"/>
              <w:left w:val="nil"/>
              <w:bottom w:val="single" w:sz="4" w:space="0" w:color="auto"/>
              <w:right w:val="single" w:sz="4" w:space="0" w:color="auto"/>
            </w:tcBorders>
            <w:shd w:val="clear" w:color="auto" w:fill="auto"/>
            <w:vAlign w:val="center"/>
          </w:tcPr>
          <w:p w14:paraId="6C6ECC1F" w14:textId="77777777" w:rsidR="00C12B18" w:rsidRPr="00353697" w:rsidRDefault="00C12B18" w:rsidP="00C12B18">
            <w:pPr>
              <w:spacing w:after="0" w:line="240" w:lineRule="auto"/>
              <w:rPr>
                <w:rFonts w:ascii="Times New Roman" w:eastAsia="Times New Roman" w:hAnsi="Times New Roman" w:cs="Times New Roman"/>
                <w:color w:val="000000"/>
                <w:sz w:val="24"/>
                <w:szCs w:val="30"/>
              </w:rPr>
            </w:pPr>
            <w:r w:rsidRPr="00353697">
              <w:rPr>
                <w:rFonts w:ascii="Times New Roman" w:eastAsia="Times New Roman" w:hAnsi="Times New Roman" w:cs="Times New Roman"/>
                <w:color w:val="000000"/>
                <w:sz w:val="24"/>
                <w:szCs w:val="24"/>
              </w:rPr>
              <w:t>Overall of the system should be higher than 65%.</w:t>
            </w:r>
          </w:p>
        </w:tc>
        <w:tc>
          <w:tcPr>
            <w:tcW w:w="2043" w:type="dxa"/>
            <w:tcBorders>
              <w:top w:val="nil"/>
              <w:left w:val="nil"/>
              <w:bottom w:val="single" w:sz="4" w:space="0" w:color="auto"/>
              <w:right w:val="single" w:sz="4" w:space="0" w:color="auto"/>
            </w:tcBorders>
            <w:shd w:val="clear" w:color="auto" w:fill="auto"/>
            <w:vAlign w:val="center"/>
          </w:tcPr>
          <w:p w14:paraId="7199A849" w14:textId="77777777" w:rsidR="00C12B18" w:rsidRPr="00353697" w:rsidRDefault="00C12B18" w:rsidP="00C12B18">
            <w:pPr>
              <w:spacing w:after="0" w:line="240" w:lineRule="auto"/>
              <w:jc w:val="center"/>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Beginning of September</w:t>
            </w:r>
          </w:p>
        </w:tc>
      </w:tr>
      <w:tr w:rsidR="00C12B18" w:rsidRPr="00353697" w14:paraId="6A9731CF" w14:textId="77777777" w:rsidTr="00C12B18">
        <w:trPr>
          <w:trHeight w:val="2698"/>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79C332FD" w14:textId="77777777" w:rsidR="00C12B18" w:rsidRPr="00353697" w:rsidRDefault="00C12B18" w:rsidP="00C12B18">
            <w:pPr>
              <w:spacing w:after="0" w:line="240" w:lineRule="auto"/>
              <w:jc w:val="center"/>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6</w:t>
            </w:r>
          </w:p>
        </w:tc>
        <w:tc>
          <w:tcPr>
            <w:tcW w:w="2168" w:type="dxa"/>
            <w:tcBorders>
              <w:top w:val="nil"/>
              <w:left w:val="nil"/>
              <w:bottom w:val="single" w:sz="4" w:space="0" w:color="auto"/>
              <w:right w:val="single" w:sz="4" w:space="0" w:color="auto"/>
            </w:tcBorders>
            <w:shd w:val="clear" w:color="auto" w:fill="auto"/>
            <w:vAlign w:val="center"/>
            <w:hideMark/>
          </w:tcPr>
          <w:p w14:paraId="5088008E" w14:textId="77777777" w:rsidR="00C12B18" w:rsidRPr="00353697" w:rsidRDefault="00C12B18" w:rsidP="00C12B18">
            <w:pPr>
              <w:spacing w:after="0" w:line="240" w:lineRule="auto"/>
              <w:jc w:val="center"/>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Progress Report III</w:t>
            </w:r>
          </w:p>
        </w:tc>
        <w:tc>
          <w:tcPr>
            <w:tcW w:w="4500" w:type="dxa"/>
            <w:tcBorders>
              <w:top w:val="nil"/>
              <w:left w:val="nil"/>
              <w:bottom w:val="single" w:sz="4" w:space="0" w:color="auto"/>
              <w:right w:val="single" w:sz="4" w:space="0" w:color="auto"/>
            </w:tcBorders>
            <w:shd w:val="clear" w:color="auto" w:fill="auto"/>
            <w:vAlign w:val="center"/>
            <w:hideMark/>
          </w:tcPr>
          <w:p w14:paraId="0C8A301D"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Software requirement specification</w:t>
            </w:r>
          </w:p>
          <w:p w14:paraId="2C648AEC"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Feature#  9</w:t>
            </w:r>
            <w:r>
              <w:rPr>
                <w:rFonts w:ascii="Times New Roman" w:eastAsia="Times New Roman" w:hAnsi="Times New Roman" w:cs="Times New Roman"/>
                <w:color w:val="000000"/>
                <w:sz w:val="24"/>
                <w:szCs w:val="24"/>
              </w:rPr>
              <w:t>, 10</w:t>
            </w:r>
          </w:p>
          <w:p w14:paraId="28325707"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xml:space="preserve">- Feature implemented </w:t>
            </w:r>
          </w:p>
          <w:p w14:paraId="2E417279"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Feature designed</w:t>
            </w:r>
          </w:p>
          <w:p w14:paraId="1FD15803"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Test planned</w:t>
            </w:r>
          </w:p>
          <w:p w14:paraId="3D2A2C94"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Feature tested</w:t>
            </w:r>
          </w:p>
          <w:p w14:paraId="15FCFA2B" w14:textId="77777777" w:rsidR="00C12B18" w:rsidRPr="00353697" w:rsidRDefault="00C12B18" w:rsidP="00C12B18">
            <w:pPr>
              <w:spacing w:after="0" w:line="240" w:lineRule="auto"/>
              <w:rPr>
                <w:rFonts w:ascii="Times New Roman" w:eastAsia="Times New Roman" w:hAnsi="Times New Roman" w:cs="Times New Roman"/>
                <w:color w:val="000000"/>
                <w:sz w:val="24"/>
                <w:szCs w:val="24"/>
                <w:cs/>
              </w:rPr>
            </w:pPr>
            <w:r w:rsidRPr="00353697">
              <w:rPr>
                <w:rFonts w:ascii="Times New Roman" w:eastAsia="Times New Roman" w:hAnsi="Times New Roman" w:cs="Times New Roman"/>
                <w:color w:val="000000"/>
                <w:sz w:val="24"/>
                <w:szCs w:val="24"/>
              </w:rPr>
              <w:t>- Review Feature</w:t>
            </w:r>
          </w:p>
          <w:p w14:paraId="2515F347"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Integrate and review all documents.</w:t>
            </w:r>
          </w:p>
          <w:p w14:paraId="5622B259"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Tests all features.</w:t>
            </w:r>
          </w:p>
          <w:p w14:paraId="0C20EC15"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xml:space="preserve">- Reviews documents are completed.        </w:t>
            </w:r>
          </w:p>
          <w:p w14:paraId="660D9CBF"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Progress  report submitted</w:t>
            </w:r>
          </w:p>
          <w:p w14:paraId="3343314A" w14:textId="77777777" w:rsidR="00C12B18" w:rsidRPr="00353697" w:rsidRDefault="00C12B18" w:rsidP="00C12B1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14:paraId="33C6BEEC" w14:textId="77777777" w:rsidR="00C12B18" w:rsidRPr="00353697" w:rsidRDefault="00C12B18" w:rsidP="00C12B18">
            <w:pPr>
              <w:spacing w:after="0" w:line="240" w:lineRule="auto"/>
              <w:jc w:val="center"/>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End of September </w:t>
            </w:r>
          </w:p>
        </w:tc>
      </w:tr>
    </w:tbl>
    <w:p w14:paraId="073712F0" w14:textId="77777777" w:rsidR="006A77E8" w:rsidRPr="00353697" w:rsidRDefault="006A77E8" w:rsidP="006A77E8">
      <w:pPr>
        <w:rPr>
          <w:ins w:id="35" w:author="rimi park" w:date="2014-03-22T16:13:00Z"/>
          <w:rFonts w:ascii="Times New Roman" w:eastAsia="Times New Roman" w:hAnsi="Times New Roman" w:cs="Times New Roman"/>
          <w:b/>
          <w:bCs/>
          <w:color w:val="000000" w:themeColor="text1"/>
          <w:sz w:val="28"/>
        </w:rPr>
      </w:pPr>
      <w:ins w:id="36" w:author="rimi park" w:date="2014-03-22T16:13:00Z">
        <w:r w:rsidRPr="00353697">
          <w:rPr>
            <w:rFonts w:ascii="Times New Roman" w:eastAsia="Times New Roman" w:hAnsi="Times New Roman" w:cs="Times New Roman"/>
            <w:b/>
            <w:bCs/>
            <w:color w:val="000000" w:themeColor="text1"/>
            <w:sz w:val="28"/>
          </w:rPr>
          <w:br w:type="page"/>
        </w:r>
      </w:ins>
    </w:p>
    <w:p w14:paraId="66DE248D" w14:textId="77777777" w:rsidR="006A77E8" w:rsidRPr="00353697" w:rsidRDefault="006A77E8" w:rsidP="006A77E8">
      <w:pPr>
        <w:spacing w:after="0" w:line="240" w:lineRule="auto"/>
        <w:ind w:left="720" w:firstLine="720"/>
        <w:rPr>
          <w:ins w:id="37" w:author="rimi park" w:date="2014-03-22T16:15:00Z"/>
          <w:rFonts w:ascii="Times New Roman" w:eastAsia="Times New Roman" w:hAnsi="Times New Roman" w:cs="Times New Roman"/>
          <w:b/>
          <w:bCs/>
          <w:color w:val="000000" w:themeColor="text1"/>
          <w:sz w:val="28"/>
        </w:rPr>
        <w:sectPr w:rsidR="006A77E8" w:rsidRPr="00353697" w:rsidSect="006A77E8">
          <w:headerReference w:type="default" r:id="rId23"/>
          <w:pgSz w:w="12240" w:h="15840"/>
          <w:pgMar w:top="1440" w:right="1440" w:bottom="1440" w:left="1440" w:header="720" w:footer="720" w:gutter="0"/>
          <w:pgNumType w:start="1"/>
          <w:cols w:space="720"/>
          <w:docGrid w:linePitch="360"/>
        </w:sectPr>
      </w:pPr>
    </w:p>
    <w:p w14:paraId="732D2B3B" w14:textId="77777777" w:rsidR="006A77E8" w:rsidRPr="00353697" w:rsidRDefault="006A77E8" w:rsidP="006A77E8">
      <w:pPr>
        <w:spacing w:after="0" w:line="240" w:lineRule="auto"/>
        <w:ind w:left="720" w:firstLine="720"/>
        <w:rPr>
          <w:rFonts w:ascii="Times New Roman" w:eastAsia="Times New Roman" w:hAnsi="Times New Roman" w:cs="Times New Roman"/>
          <w:b/>
          <w:bCs/>
          <w:color w:val="000000" w:themeColor="text1"/>
          <w:sz w:val="28"/>
          <w:cs/>
        </w:rPr>
      </w:pPr>
      <w:r w:rsidRPr="00353697">
        <w:rPr>
          <w:rFonts w:ascii="Times New Roman" w:eastAsia="Times New Roman" w:hAnsi="Times New Roman" w:cs="Times New Roman"/>
          <w:b/>
          <w:bCs/>
          <w:color w:val="000000" w:themeColor="text1"/>
          <w:sz w:val="28"/>
        </w:rPr>
        <w:lastRenderedPageBreak/>
        <w:t>4.5.4 Schedule</w:t>
      </w:r>
    </w:p>
    <w:p w14:paraId="26E079DC" w14:textId="77777777" w:rsidR="006A77E8" w:rsidRPr="00353697" w:rsidRDefault="006A77E8" w:rsidP="006A77E8">
      <w:pPr>
        <w:spacing w:after="0" w:line="240" w:lineRule="auto"/>
        <w:ind w:left="1440" w:firstLine="720"/>
        <w:rPr>
          <w:rFonts w:ascii="Times New Roman" w:eastAsia="Times New Roman" w:hAnsi="Times New Roman" w:cs="Times New Roman"/>
          <w:b/>
          <w:bCs/>
          <w:color w:val="000000"/>
          <w:szCs w:val="22"/>
        </w:rPr>
      </w:pPr>
      <w:r w:rsidRPr="00353697">
        <w:rPr>
          <w:rFonts w:ascii="Times New Roman" w:eastAsia="Times New Roman" w:hAnsi="Times New Roman" w:cs="Times New Roman"/>
          <w:b/>
          <w:bCs/>
          <w:color w:val="000000"/>
          <w:szCs w:val="22"/>
        </w:rPr>
        <w:t>4.5.4.1 Proposal</w:t>
      </w:r>
    </w:p>
    <w:p w14:paraId="0CAFB77B" w14:textId="77777777" w:rsidR="006A77E8" w:rsidRPr="00353697" w:rsidRDefault="006A77E8" w:rsidP="006A77E8">
      <w:pPr>
        <w:spacing w:after="0" w:line="240" w:lineRule="auto"/>
        <w:rPr>
          <w:rFonts w:ascii="Times New Roman" w:eastAsia="Times New Roman" w:hAnsi="Times New Roman" w:cs="Times New Roman"/>
          <w:color w:val="000000"/>
          <w:sz w:val="24"/>
          <w:szCs w:val="24"/>
        </w:rPr>
      </w:pPr>
    </w:p>
    <w:p w14:paraId="4C1E92E5" w14:textId="77777777" w:rsidR="006A77E8" w:rsidRPr="00353697" w:rsidRDefault="006A77E8" w:rsidP="0002735F">
      <w:pPr>
        <w:spacing w:after="0" w:line="240" w:lineRule="auto"/>
        <w:jc w:val="right"/>
        <w:rPr>
          <w:rFonts w:ascii="Times New Roman" w:eastAsia="Times New Roman" w:hAnsi="Times New Roman" w:cs="Times New Roman"/>
          <w:color w:val="000000"/>
          <w:sz w:val="24"/>
          <w:szCs w:val="24"/>
        </w:rPr>
      </w:pPr>
      <w:r w:rsidRPr="00353697">
        <w:rPr>
          <w:rFonts w:ascii="Times New Roman" w:eastAsia="Times New Roman" w:hAnsi="Times New Roman" w:cs="Times New Roman"/>
          <w:b/>
          <w:bCs/>
          <w:noProof/>
          <w:sz w:val="28"/>
        </w:rPr>
        <w:drawing>
          <wp:inline distT="0" distB="0" distL="0" distR="0" wp14:anchorId="1A9A09C6" wp14:editId="3921A620">
            <wp:extent cx="7066171" cy="276669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posal v2 .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80331" cy="2772239"/>
                    </a:xfrm>
                    <a:prstGeom prst="rect">
                      <a:avLst/>
                    </a:prstGeom>
                  </pic:spPr>
                </pic:pic>
              </a:graphicData>
            </a:graphic>
          </wp:inline>
        </w:drawing>
      </w:r>
    </w:p>
    <w:p w14:paraId="4BF63149" w14:textId="77777777" w:rsidR="006A77E8" w:rsidRPr="00353697" w:rsidRDefault="006A77E8" w:rsidP="006A77E8">
      <w:pPr>
        <w:spacing w:after="0" w:line="240" w:lineRule="auto"/>
        <w:jc w:val="center"/>
        <w:rPr>
          <w:rFonts w:ascii="Times New Roman" w:eastAsia="Times New Roman" w:hAnsi="Times New Roman" w:cs="Times New Roman"/>
          <w:color w:val="000000"/>
          <w:sz w:val="24"/>
          <w:szCs w:val="24"/>
        </w:rPr>
      </w:pPr>
    </w:p>
    <w:p w14:paraId="3ECD8C0B" w14:textId="77777777" w:rsidR="006A77E8" w:rsidRPr="00353697" w:rsidRDefault="006A77E8" w:rsidP="006A77E8">
      <w:pPr>
        <w:spacing w:after="0" w:line="240" w:lineRule="auto"/>
        <w:rPr>
          <w:rFonts w:ascii="Times New Roman" w:eastAsia="Times New Roman" w:hAnsi="Times New Roman" w:cs="Times New Roman"/>
          <w:color w:val="000000"/>
          <w:sz w:val="24"/>
          <w:szCs w:val="24"/>
        </w:rPr>
      </w:pPr>
      <w:r w:rsidRPr="00353697">
        <w:rPr>
          <w:rFonts w:ascii="Times New Roman" w:eastAsia="Times New Roman" w:hAnsi="Times New Roman" w:cs="Times New Roman"/>
          <w:color w:val="000000"/>
          <w:sz w:val="24"/>
          <w:szCs w:val="24"/>
        </w:rPr>
        <w:tab/>
      </w:r>
      <w:r w:rsidRPr="00353697">
        <w:rPr>
          <w:rFonts w:ascii="Times New Roman" w:eastAsia="Times New Roman" w:hAnsi="Times New Roman" w:cs="Times New Roman"/>
          <w:color w:val="000000"/>
          <w:sz w:val="24"/>
          <w:szCs w:val="24"/>
        </w:rPr>
        <w:tab/>
      </w:r>
      <w:r w:rsidRPr="00353697">
        <w:rPr>
          <w:rFonts w:ascii="Times New Roman" w:eastAsia="Times New Roman" w:hAnsi="Times New Roman" w:cs="Times New Roman"/>
          <w:color w:val="000000"/>
          <w:sz w:val="24"/>
          <w:szCs w:val="24"/>
        </w:rPr>
        <w:tab/>
      </w:r>
    </w:p>
    <w:p w14:paraId="6E82699F" w14:textId="77777777" w:rsidR="006A77E8" w:rsidRPr="00353697" w:rsidRDefault="006A77E8" w:rsidP="006A77E8">
      <w:pPr>
        <w:spacing w:after="0" w:line="240" w:lineRule="auto"/>
        <w:rPr>
          <w:rFonts w:ascii="Times New Roman" w:eastAsia="Times New Roman" w:hAnsi="Times New Roman" w:cs="Times New Roman"/>
          <w:color w:val="000000"/>
          <w:sz w:val="24"/>
          <w:szCs w:val="24"/>
        </w:rPr>
      </w:pPr>
    </w:p>
    <w:p w14:paraId="1C1ADA9F" w14:textId="77777777" w:rsidR="006A77E8" w:rsidRPr="00353697" w:rsidRDefault="006A77E8" w:rsidP="006A77E8">
      <w:pPr>
        <w:spacing w:after="0" w:line="240" w:lineRule="auto"/>
        <w:rPr>
          <w:rFonts w:ascii="Times New Roman" w:eastAsia="Times New Roman" w:hAnsi="Times New Roman" w:cs="Times New Roman"/>
          <w:color w:val="000000"/>
          <w:sz w:val="24"/>
          <w:szCs w:val="24"/>
        </w:rPr>
      </w:pPr>
    </w:p>
    <w:p w14:paraId="4D41C1EE" w14:textId="77777777" w:rsidR="006A77E8" w:rsidRPr="00353697" w:rsidRDefault="006A77E8" w:rsidP="006A77E8">
      <w:pPr>
        <w:spacing w:after="0" w:line="240" w:lineRule="auto"/>
        <w:rPr>
          <w:rFonts w:ascii="Times New Roman" w:eastAsia="Times New Roman" w:hAnsi="Times New Roman" w:cs="Times New Roman"/>
          <w:color w:val="000000"/>
          <w:sz w:val="24"/>
          <w:szCs w:val="24"/>
        </w:rPr>
      </w:pPr>
    </w:p>
    <w:p w14:paraId="6EB99BD4" w14:textId="77777777" w:rsidR="006A77E8" w:rsidRPr="00353697" w:rsidRDefault="006A77E8" w:rsidP="006A77E8">
      <w:pPr>
        <w:spacing w:after="0" w:line="240" w:lineRule="auto"/>
        <w:rPr>
          <w:rFonts w:ascii="Times New Roman" w:eastAsia="Times New Roman" w:hAnsi="Times New Roman" w:cs="Times New Roman"/>
          <w:color w:val="000000"/>
          <w:sz w:val="24"/>
          <w:szCs w:val="24"/>
        </w:rPr>
      </w:pPr>
    </w:p>
    <w:p w14:paraId="619C0215" w14:textId="77777777" w:rsidR="006A77E8" w:rsidRPr="00353697" w:rsidRDefault="006A77E8" w:rsidP="006A77E8">
      <w:pPr>
        <w:spacing w:after="0" w:line="240" w:lineRule="auto"/>
        <w:rPr>
          <w:rFonts w:ascii="Times New Roman" w:eastAsia="Times New Roman" w:hAnsi="Times New Roman" w:cs="Times New Roman"/>
          <w:color w:val="000000"/>
          <w:sz w:val="24"/>
          <w:szCs w:val="24"/>
        </w:rPr>
      </w:pPr>
    </w:p>
    <w:p w14:paraId="3908D963" w14:textId="77777777" w:rsidR="006A77E8" w:rsidRPr="00353697" w:rsidRDefault="006A77E8" w:rsidP="006A77E8">
      <w:pPr>
        <w:spacing w:after="0" w:line="240" w:lineRule="auto"/>
        <w:rPr>
          <w:rFonts w:ascii="Times New Roman" w:eastAsia="Times New Roman" w:hAnsi="Times New Roman" w:cs="Times New Roman"/>
          <w:color w:val="000000"/>
          <w:sz w:val="24"/>
          <w:szCs w:val="24"/>
        </w:rPr>
      </w:pPr>
    </w:p>
    <w:p w14:paraId="23888B2D" w14:textId="77777777" w:rsidR="006A77E8" w:rsidRPr="00353697" w:rsidRDefault="006A77E8" w:rsidP="006A77E8">
      <w:pPr>
        <w:spacing w:after="0" w:line="240" w:lineRule="auto"/>
        <w:rPr>
          <w:rFonts w:ascii="Times New Roman" w:eastAsia="Times New Roman" w:hAnsi="Times New Roman" w:cs="Times New Roman"/>
          <w:color w:val="000000"/>
          <w:sz w:val="24"/>
          <w:szCs w:val="24"/>
        </w:rPr>
      </w:pPr>
    </w:p>
    <w:p w14:paraId="484FF984" w14:textId="77777777" w:rsidR="006A77E8" w:rsidRPr="00353697" w:rsidRDefault="006A77E8" w:rsidP="006A77E8">
      <w:pPr>
        <w:spacing w:after="0" w:line="240" w:lineRule="auto"/>
        <w:rPr>
          <w:rFonts w:ascii="Times New Roman" w:eastAsia="Times New Roman" w:hAnsi="Times New Roman" w:cs="Times New Roman"/>
          <w:color w:val="000000"/>
          <w:sz w:val="24"/>
          <w:szCs w:val="24"/>
        </w:rPr>
      </w:pPr>
    </w:p>
    <w:p w14:paraId="3F241153" w14:textId="77777777" w:rsidR="006A77E8" w:rsidRPr="00353697" w:rsidRDefault="006A77E8" w:rsidP="006A77E8">
      <w:pPr>
        <w:spacing w:after="0" w:line="240" w:lineRule="auto"/>
        <w:rPr>
          <w:rFonts w:ascii="Times New Roman" w:eastAsia="Times New Roman" w:hAnsi="Times New Roman" w:cs="Times New Roman"/>
          <w:color w:val="000000"/>
          <w:sz w:val="24"/>
          <w:szCs w:val="24"/>
        </w:rPr>
      </w:pPr>
    </w:p>
    <w:p w14:paraId="65B964DB" w14:textId="77777777" w:rsidR="006A77E8" w:rsidRPr="00353697" w:rsidRDefault="006A77E8" w:rsidP="006A77E8">
      <w:pPr>
        <w:spacing w:after="0" w:line="240" w:lineRule="auto"/>
        <w:rPr>
          <w:rFonts w:ascii="Times New Roman" w:eastAsia="Times New Roman" w:hAnsi="Times New Roman" w:cs="Times New Roman"/>
          <w:color w:val="000000"/>
          <w:sz w:val="24"/>
          <w:szCs w:val="24"/>
        </w:rPr>
      </w:pPr>
    </w:p>
    <w:p w14:paraId="145F1F3F" w14:textId="77777777" w:rsidR="006A77E8" w:rsidRPr="00353697" w:rsidRDefault="006A77E8" w:rsidP="006A77E8">
      <w:pPr>
        <w:spacing w:after="0" w:line="240" w:lineRule="auto"/>
        <w:rPr>
          <w:rFonts w:ascii="Times New Roman" w:eastAsia="Times New Roman" w:hAnsi="Times New Roman" w:cs="Times New Roman"/>
          <w:color w:val="000000"/>
          <w:sz w:val="24"/>
          <w:szCs w:val="24"/>
        </w:rPr>
      </w:pPr>
    </w:p>
    <w:p w14:paraId="203E66C4" w14:textId="77777777" w:rsidR="006A77E8" w:rsidRPr="00353697" w:rsidRDefault="006A77E8" w:rsidP="006A77E8">
      <w:pPr>
        <w:spacing w:after="0" w:line="240" w:lineRule="auto"/>
        <w:rPr>
          <w:rFonts w:ascii="Times New Roman" w:eastAsia="Times New Roman" w:hAnsi="Times New Roman" w:cs="Times New Roman"/>
          <w:color w:val="000000"/>
          <w:sz w:val="24"/>
          <w:szCs w:val="24"/>
        </w:rPr>
      </w:pPr>
    </w:p>
    <w:p w14:paraId="71061588" w14:textId="63E90289" w:rsidR="006A77E8" w:rsidRPr="00353697" w:rsidRDefault="006A77E8" w:rsidP="006A77E8">
      <w:pPr>
        <w:spacing w:after="0" w:line="240" w:lineRule="auto"/>
        <w:rPr>
          <w:ins w:id="38" w:author="rimi park" w:date="2014-03-22T16:15:00Z"/>
          <w:rFonts w:ascii="Times New Roman" w:eastAsia="Times New Roman" w:hAnsi="Times New Roman" w:cs="Times New Roman"/>
          <w:color w:val="000000"/>
          <w:sz w:val="24"/>
          <w:szCs w:val="24"/>
        </w:rPr>
      </w:pPr>
    </w:p>
    <w:p w14:paraId="5073721C" w14:textId="6B9487D0" w:rsidR="006A77E8" w:rsidRPr="0002735F" w:rsidRDefault="006A77E8" w:rsidP="0002735F">
      <w:pPr>
        <w:spacing w:after="0" w:line="240" w:lineRule="auto"/>
        <w:ind w:left="1440" w:firstLine="720"/>
        <w:rPr>
          <w:rFonts w:ascii="Times New Roman" w:eastAsia="Times New Roman" w:hAnsi="Times New Roman" w:cs="Times New Roman"/>
          <w:b/>
          <w:bCs/>
          <w:color w:val="000000"/>
          <w:szCs w:val="22"/>
        </w:rPr>
      </w:pPr>
      <w:r w:rsidRPr="00353697">
        <w:rPr>
          <w:rFonts w:ascii="Times New Roman" w:eastAsia="Times New Roman" w:hAnsi="Times New Roman" w:cs="Times New Roman"/>
          <w:b/>
          <w:bCs/>
          <w:color w:val="000000"/>
          <w:szCs w:val="22"/>
        </w:rPr>
        <w:lastRenderedPageBreak/>
        <w:t>4.5.4.2 Progress Report I</w:t>
      </w:r>
    </w:p>
    <w:p w14:paraId="77ED7209" w14:textId="77777777" w:rsidR="006A77E8" w:rsidRPr="00353697" w:rsidRDefault="006A77E8" w:rsidP="006A77E8">
      <w:pPr>
        <w:spacing w:after="0" w:line="240" w:lineRule="auto"/>
        <w:rPr>
          <w:rFonts w:ascii="Times New Roman" w:eastAsia="Times New Roman" w:hAnsi="Times New Roman" w:cs="Times New Roman"/>
          <w:color w:val="000000"/>
          <w:sz w:val="24"/>
          <w:szCs w:val="24"/>
        </w:rPr>
      </w:pPr>
    </w:p>
    <w:p w14:paraId="6B3CC99D" w14:textId="77777777" w:rsidR="006A77E8" w:rsidRPr="00353697" w:rsidRDefault="006A77E8" w:rsidP="0002735F">
      <w:pPr>
        <w:spacing w:after="0" w:line="240" w:lineRule="auto"/>
        <w:jc w:val="right"/>
        <w:rPr>
          <w:rFonts w:ascii="Times New Roman" w:eastAsia="Times New Roman" w:hAnsi="Times New Roman" w:cs="Times New Roman"/>
          <w:color w:val="000000"/>
          <w:sz w:val="24"/>
          <w:szCs w:val="24"/>
        </w:rPr>
      </w:pPr>
      <w:r w:rsidRPr="00353697">
        <w:rPr>
          <w:rFonts w:ascii="Times New Roman" w:eastAsia="Times New Roman" w:hAnsi="Times New Roman" w:cs="Times New Roman"/>
          <w:noProof/>
          <w:color w:val="000000"/>
          <w:sz w:val="24"/>
          <w:szCs w:val="24"/>
        </w:rPr>
        <w:drawing>
          <wp:inline distT="0" distB="0" distL="0" distR="0" wp14:anchorId="16566547" wp14:editId="0EF10B02">
            <wp:extent cx="7140779" cy="24574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ess1 v2.jpg"/>
                    <pic:cNvPicPr/>
                  </pic:nvPicPr>
                  <pic:blipFill>
                    <a:blip r:embed="rId25">
                      <a:extLst>
                        <a:ext uri="{28A0092B-C50C-407E-A947-70E740481C1C}">
                          <a14:useLocalDpi xmlns:a14="http://schemas.microsoft.com/office/drawing/2010/main" val="0"/>
                        </a:ext>
                      </a:extLst>
                    </a:blip>
                    <a:stretch>
                      <a:fillRect/>
                    </a:stretch>
                  </pic:blipFill>
                  <pic:spPr>
                    <a:xfrm>
                      <a:off x="0" y="0"/>
                      <a:ext cx="7200398" cy="2477967"/>
                    </a:xfrm>
                    <a:prstGeom prst="rect">
                      <a:avLst/>
                    </a:prstGeom>
                  </pic:spPr>
                </pic:pic>
              </a:graphicData>
            </a:graphic>
          </wp:inline>
        </w:drawing>
      </w:r>
    </w:p>
    <w:p w14:paraId="160F801A" w14:textId="77777777" w:rsidR="006A77E8" w:rsidRPr="00353697" w:rsidRDefault="006A77E8" w:rsidP="006A77E8">
      <w:pPr>
        <w:spacing w:after="0" w:line="240" w:lineRule="auto"/>
        <w:rPr>
          <w:rFonts w:ascii="Times New Roman" w:eastAsia="Times New Roman" w:hAnsi="Times New Roman" w:cs="Times New Roman"/>
          <w:color w:val="000000"/>
          <w:sz w:val="24"/>
          <w:szCs w:val="24"/>
        </w:rPr>
      </w:pPr>
    </w:p>
    <w:p w14:paraId="6BB226DB" w14:textId="77777777" w:rsidR="006A77E8" w:rsidRPr="00353697" w:rsidRDefault="006A77E8" w:rsidP="006A77E8">
      <w:pPr>
        <w:spacing w:after="0" w:line="240" w:lineRule="auto"/>
        <w:ind w:left="2160"/>
        <w:rPr>
          <w:rFonts w:ascii="Times New Roman" w:eastAsia="Times New Roman" w:hAnsi="Times New Roman" w:cs="Times New Roman"/>
          <w:b/>
          <w:bCs/>
          <w:color w:val="000000"/>
          <w:szCs w:val="22"/>
        </w:rPr>
      </w:pPr>
    </w:p>
    <w:p w14:paraId="2C898F5A" w14:textId="77777777" w:rsidR="006A77E8" w:rsidRPr="00353697" w:rsidRDefault="006A77E8" w:rsidP="006A77E8">
      <w:pPr>
        <w:spacing w:after="0" w:line="240" w:lineRule="auto"/>
        <w:ind w:left="2160"/>
        <w:rPr>
          <w:rFonts w:ascii="Times New Roman" w:eastAsia="Times New Roman" w:hAnsi="Times New Roman" w:cs="Times New Roman"/>
          <w:b/>
          <w:bCs/>
          <w:color w:val="000000"/>
          <w:szCs w:val="22"/>
        </w:rPr>
      </w:pPr>
    </w:p>
    <w:p w14:paraId="344D49D6" w14:textId="77777777" w:rsidR="006A77E8" w:rsidRPr="00353697" w:rsidRDefault="006A77E8" w:rsidP="006A77E8">
      <w:pPr>
        <w:spacing w:after="0" w:line="240" w:lineRule="auto"/>
        <w:ind w:left="2160"/>
        <w:rPr>
          <w:rFonts w:ascii="Times New Roman" w:eastAsia="Times New Roman" w:hAnsi="Times New Roman" w:cs="Times New Roman"/>
          <w:b/>
          <w:bCs/>
          <w:color w:val="000000"/>
          <w:szCs w:val="22"/>
        </w:rPr>
      </w:pPr>
    </w:p>
    <w:p w14:paraId="14165DED" w14:textId="77777777" w:rsidR="006A77E8" w:rsidRPr="00353697" w:rsidRDefault="006A77E8" w:rsidP="006A77E8">
      <w:pPr>
        <w:spacing w:after="0" w:line="240" w:lineRule="auto"/>
        <w:ind w:left="2160"/>
        <w:rPr>
          <w:rFonts w:ascii="Times New Roman" w:eastAsia="Times New Roman" w:hAnsi="Times New Roman" w:cs="Times New Roman"/>
          <w:b/>
          <w:bCs/>
          <w:color w:val="000000"/>
          <w:szCs w:val="22"/>
        </w:rPr>
      </w:pPr>
    </w:p>
    <w:p w14:paraId="391E1601" w14:textId="77777777" w:rsidR="006A77E8" w:rsidRPr="00353697" w:rsidRDefault="006A77E8" w:rsidP="006A77E8">
      <w:pPr>
        <w:spacing w:after="0" w:line="240" w:lineRule="auto"/>
        <w:ind w:left="2160"/>
        <w:rPr>
          <w:rFonts w:ascii="Times New Roman" w:eastAsia="Times New Roman" w:hAnsi="Times New Roman" w:cs="Times New Roman"/>
          <w:b/>
          <w:bCs/>
          <w:color w:val="000000"/>
          <w:szCs w:val="22"/>
        </w:rPr>
      </w:pPr>
    </w:p>
    <w:p w14:paraId="523EF416" w14:textId="77777777" w:rsidR="006A77E8" w:rsidRPr="00353697" w:rsidRDefault="006A77E8" w:rsidP="006A77E8">
      <w:pPr>
        <w:spacing w:after="0" w:line="240" w:lineRule="auto"/>
        <w:ind w:left="2160"/>
        <w:rPr>
          <w:rFonts w:ascii="Times New Roman" w:eastAsia="Times New Roman" w:hAnsi="Times New Roman" w:cs="Times New Roman"/>
          <w:b/>
          <w:bCs/>
          <w:color w:val="000000"/>
          <w:szCs w:val="22"/>
        </w:rPr>
      </w:pPr>
    </w:p>
    <w:p w14:paraId="5426D405" w14:textId="77777777" w:rsidR="006A77E8" w:rsidRPr="00353697" w:rsidRDefault="006A77E8" w:rsidP="006A77E8">
      <w:pPr>
        <w:spacing w:after="0" w:line="240" w:lineRule="auto"/>
        <w:ind w:left="2160"/>
        <w:rPr>
          <w:rFonts w:ascii="Times New Roman" w:eastAsia="Times New Roman" w:hAnsi="Times New Roman" w:cs="Times New Roman"/>
          <w:b/>
          <w:bCs/>
          <w:color w:val="000000"/>
          <w:szCs w:val="22"/>
        </w:rPr>
      </w:pPr>
    </w:p>
    <w:p w14:paraId="70A0B076" w14:textId="77777777" w:rsidR="006A77E8" w:rsidRPr="00353697" w:rsidRDefault="006A77E8" w:rsidP="006A77E8">
      <w:pPr>
        <w:spacing w:after="0" w:line="240" w:lineRule="auto"/>
        <w:ind w:left="2160"/>
        <w:rPr>
          <w:rFonts w:ascii="Times New Roman" w:eastAsia="Times New Roman" w:hAnsi="Times New Roman" w:cs="Times New Roman"/>
          <w:b/>
          <w:bCs/>
          <w:color w:val="000000"/>
          <w:szCs w:val="22"/>
        </w:rPr>
      </w:pPr>
    </w:p>
    <w:p w14:paraId="5F9E873E" w14:textId="77777777" w:rsidR="006A77E8" w:rsidRPr="00353697" w:rsidRDefault="006A77E8" w:rsidP="006A77E8">
      <w:pPr>
        <w:spacing w:after="0" w:line="240" w:lineRule="auto"/>
        <w:ind w:left="2160"/>
        <w:rPr>
          <w:rFonts w:ascii="Times New Roman" w:eastAsia="Times New Roman" w:hAnsi="Times New Roman" w:cs="Times New Roman"/>
          <w:b/>
          <w:bCs/>
          <w:color w:val="000000"/>
          <w:szCs w:val="22"/>
        </w:rPr>
      </w:pPr>
    </w:p>
    <w:p w14:paraId="5FB73069" w14:textId="77777777" w:rsidR="006A77E8" w:rsidRPr="00353697" w:rsidRDefault="006A77E8" w:rsidP="006A77E8">
      <w:pPr>
        <w:spacing w:after="0" w:line="240" w:lineRule="auto"/>
        <w:ind w:left="2160"/>
        <w:rPr>
          <w:rFonts w:ascii="Times New Roman" w:eastAsia="Times New Roman" w:hAnsi="Times New Roman" w:cs="Times New Roman"/>
          <w:b/>
          <w:bCs/>
          <w:color w:val="000000"/>
          <w:szCs w:val="22"/>
        </w:rPr>
      </w:pPr>
    </w:p>
    <w:p w14:paraId="11C912A6" w14:textId="77777777" w:rsidR="006A77E8" w:rsidRPr="00353697" w:rsidRDefault="006A77E8" w:rsidP="006A77E8">
      <w:pPr>
        <w:spacing w:after="0" w:line="240" w:lineRule="auto"/>
        <w:ind w:left="2160"/>
        <w:rPr>
          <w:rFonts w:ascii="Times New Roman" w:eastAsia="Times New Roman" w:hAnsi="Times New Roman" w:cs="Times New Roman"/>
          <w:b/>
          <w:bCs/>
          <w:color w:val="000000"/>
          <w:szCs w:val="22"/>
        </w:rPr>
      </w:pPr>
    </w:p>
    <w:p w14:paraId="69DD305C" w14:textId="77777777" w:rsidR="006A77E8" w:rsidRPr="00353697" w:rsidRDefault="006A77E8" w:rsidP="006A77E8">
      <w:pPr>
        <w:spacing w:after="0" w:line="240" w:lineRule="auto"/>
        <w:ind w:left="2160"/>
        <w:rPr>
          <w:rFonts w:ascii="Times New Roman" w:eastAsia="Times New Roman" w:hAnsi="Times New Roman" w:cs="Times New Roman"/>
          <w:b/>
          <w:bCs/>
          <w:color w:val="000000"/>
          <w:szCs w:val="22"/>
        </w:rPr>
      </w:pPr>
    </w:p>
    <w:p w14:paraId="65953341" w14:textId="77777777" w:rsidR="006A77E8" w:rsidRPr="00353697" w:rsidRDefault="006A77E8" w:rsidP="006A77E8">
      <w:pPr>
        <w:spacing w:after="0" w:line="240" w:lineRule="auto"/>
        <w:ind w:left="2160"/>
        <w:rPr>
          <w:rFonts w:ascii="Times New Roman" w:eastAsia="Times New Roman" w:hAnsi="Times New Roman" w:cs="Times New Roman"/>
          <w:b/>
          <w:bCs/>
          <w:color w:val="000000"/>
          <w:szCs w:val="22"/>
        </w:rPr>
      </w:pPr>
    </w:p>
    <w:p w14:paraId="27DC2BCB" w14:textId="77777777" w:rsidR="006A77E8" w:rsidRPr="00353697" w:rsidRDefault="006A77E8" w:rsidP="006A77E8">
      <w:pPr>
        <w:spacing w:after="0" w:line="240" w:lineRule="auto"/>
        <w:ind w:left="2160"/>
        <w:rPr>
          <w:rFonts w:ascii="Times New Roman" w:eastAsia="Times New Roman" w:hAnsi="Times New Roman" w:cs="Times New Roman"/>
          <w:b/>
          <w:bCs/>
          <w:color w:val="000000"/>
          <w:szCs w:val="22"/>
        </w:rPr>
      </w:pPr>
    </w:p>
    <w:p w14:paraId="4630B73C" w14:textId="77777777" w:rsidR="006A77E8" w:rsidRPr="00353697" w:rsidRDefault="006A77E8" w:rsidP="00061986">
      <w:pPr>
        <w:spacing w:after="0" w:line="240" w:lineRule="auto"/>
        <w:rPr>
          <w:ins w:id="39" w:author="rimi park" w:date="2014-03-22T16:15:00Z"/>
          <w:rFonts w:ascii="Times New Roman" w:eastAsia="Times New Roman" w:hAnsi="Times New Roman" w:cs="Times New Roman"/>
          <w:b/>
          <w:bCs/>
          <w:color w:val="000000"/>
          <w:szCs w:val="22"/>
        </w:rPr>
      </w:pPr>
      <w:ins w:id="40" w:author="rimi park" w:date="2014-03-22T16:15:00Z">
        <w:r w:rsidRPr="00353697">
          <w:rPr>
            <w:rFonts w:ascii="Times New Roman" w:eastAsia="Times New Roman" w:hAnsi="Times New Roman" w:cs="Times New Roman"/>
            <w:b/>
            <w:bCs/>
            <w:color w:val="000000"/>
            <w:szCs w:val="22"/>
          </w:rPr>
          <w:br w:type="page"/>
        </w:r>
        <w:bookmarkStart w:id="41" w:name="_GoBack"/>
        <w:bookmarkEnd w:id="41"/>
      </w:ins>
    </w:p>
    <w:p w14:paraId="55F254F5" w14:textId="77777777" w:rsidR="006A77E8" w:rsidRPr="00353697" w:rsidRDefault="006A77E8" w:rsidP="006A77E8">
      <w:pPr>
        <w:spacing w:after="0" w:line="240" w:lineRule="auto"/>
        <w:ind w:left="2160"/>
        <w:rPr>
          <w:rFonts w:ascii="Times New Roman" w:eastAsia="Times New Roman" w:hAnsi="Times New Roman" w:cs="Times New Roman"/>
          <w:b/>
          <w:bCs/>
          <w:color w:val="000000"/>
          <w:szCs w:val="22"/>
        </w:rPr>
      </w:pPr>
      <w:r w:rsidRPr="00353697">
        <w:rPr>
          <w:rFonts w:ascii="Times New Roman" w:eastAsia="Times New Roman" w:hAnsi="Times New Roman" w:cs="Times New Roman"/>
          <w:b/>
          <w:bCs/>
          <w:color w:val="000000"/>
          <w:szCs w:val="22"/>
        </w:rPr>
        <w:lastRenderedPageBreak/>
        <w:t>4.5.4.3 Progress Report II</w:t>
      </w:r>
    </w:p>
    <w:p w14:paraId="4CB224E1" w14:textId="77777777" w:rsidR="006A77E8" w:rsidRPr="00353697" w:rsidRDefault="006A77E8" w:rsidP="006A77E8">
      <w:pPr>
        <w:spacing w:after="0" w:line="240" w:lineRule="auto"/>
        <w:ind w:left="2160" w:firstLine="720"/>
        <w:rPr>
          <w:rFonts w:ascii="Times New Roman" w:eastAsia="Times New Roman" w:hAnsi="Times New Roman" w:cs="Times New Roman"/>
          <w:color w:val="000000"/>
          <w:sz w:val="24"/>
          <w:szCs w:val="24"/>
        </w:rPr>
      </w:pPr>
    </w:p>
    <w:p w14:paraId="693D9876" w14:textId="77777777" w:rsidR="006A77E8" w:rsidRPr="00353697" w:rsidRDefault="006A77E8" w:rsidP="0002735F">
      <w:pPr>
        <w:spacing w:after="0" w:line="240" w:lineRule="auto"/>
        <w:jc w:val="right"/>
        <w:rPr>
          <w:rFonts w:ascii="Times New Roman" w:eastAsia="Times New Roman" w:hAnsi="Times New Roman" w:cs="Times New Roman"/>
          <w:color w:val="000000"/>
          <w:sz w:val="24"/>
          <w:szCs w:val="24"/>
        </w:rPr>
      </w:pPr>
      <w:r w:rsidRPr="00353697">
        <w:rPr>
          <w:rFonts w:ascii="Times New Roman" w:eastAsia="Times New Roman" w:hAnsi="Times New Roman" w:cs="Times New Roman"/>
          <w:noProof/>
          <w:color w:val="000000"/>
          <w:sz w:val="24"/>
          <w:szCs w:val="24"/>
        </w:rPr>
        <w:drawing>
          <wp:inline distT="0" distB="0" distL="0" distR="0" wp14:anchorId="16BB427D" wp14:editId="7200453A">
            <wp:extent cx="712597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s2 v2.jpg"/>
                    <pic:cNvPicPr/>
                  </pic:nvPicPr>
                  <pic:blipFill>
                    <a:blip r:embed="rId26">
                      <a:extLst>
                        <a:ext uri="{28A0092B-C50C-407E-A947-70E740481C1C}">
                          <a14:useLocalDpi xmlns:a14="http://schemas.microsoft.com/office/drawing/2010/main" val="0"/>
                        </a:ext>
                      </a:extLst>
                    </a:blip>
                    <a:stretch>
                      <a:fillRect/>
                    </a:stretch>
                  </pic:blipFill>
                  <pic:spPr>
                    <a:xfrm>
                      <a:off x="0" y="0"/>
                      <a:ext cx="7149131" cy="2532329"/>
                    </a:xfrm>
                    <a:prstGeom prst="rect">
                      <a:avLst/>
                    </a:prstGeom>
                  </pic:spPr>
                </pic:pic>
              </a:graphicData>
            </a:graphic>
          </wp:inline>
        </w:drawing>
      </w:r>
    </w:p>
    <w:p w14:paraId="7B0EE711" w14:textId="77777777" w:rsidR="006A77E8" w:rsidRPr="00353697" w:rsidRDefault="006A77E8" w:rsidP="006A77E8">
      <w:pPr>
        <w:spacing w:after="0" w:line="240" w:lineRule="auto"/>
        <w:ind w:left="2160"/>
        <w:rPr>
          <w:rFonts w:ascii="Times New Roman" w:eastAsia="Times New Roman" w:hAnsi="Times New Roman" w:cs="Times New Roman"/>
          <w:color w:val="000000"/>
          <w:sz w:val="24"/>
          <w:szCs w:val="24"/>
        </w:rPr>
      </w:pPr>
    </w:p>
    <w:p w14:paraId="05C36F37" w14:textId="77777777" w:rsidR="006A77E8" w:rsidRPr="00353697" w:rsidRDefault="006A77E8" w:rsidP="006A77E8">
      <w:pPr>
        <w:spacing w:after="0" w:line="240" w:lineRule="auto"/>
        <w:ind w:left="2160"/>
        <w:rPr>
          <w:rFonts w:ascii="Times New Roman" w:eastAsia="Times New Roman" w:hAnsi="Times New Roman" w:cs="Times New Roman"/>
          <w:color w:val="000000"/>
          <w:sz w:val="24"/>
          <w:szCs w:val="24"/>
        </w:rPr>
      </w:pPr>
    </w:p>
    <w:p w14:paraId="358E4428" w14:textId="77777777" w:rsidR="006A77E8" w:rsidRPr="00353697" w:rsidRDefault="006A77E8" w:rsidP="006A77E8">
      <w:pPr>
        <w:spacing w:after="0" w:line="240" w:lineRule="auto"/>
        <w:ind w:left="2160"/>
        <w:rPr>
          <w:rFonts w:ascii="Times New Roman" w:eastAsia="Times New Roman" w:hAnsi="Times New Roman" w:cs="Times New Roman"/>
          <w:color w:val="000000"/>
          <w:sz w:val="24"/>
          <w:szCs w:val="24"/>
        </w:rPr>
      </w:pPr>
    </w:p>
    <w:p w14:paraId="2DD98EB2" w14:textId="77777777" w:rsidR="006A77E8" w:rsidRPr="00353697" w:rsidRDefault="006A77E8" w:rsidP="006A77E8">
      <w:pPr>
        <w:spacing w:after="0" w:line="240" w:lineRule="auto"/>
        <w:ind w:left="2160"/>
        <w:rPr>
          <w:rFonts w:ascii="Times New Roman" w:eastAsia="Times New Roman" w:hAnsi="Times New Roman" w:cs="Times New Roman"/>
          <w:color w:val="000000"/>
          <w:sz w:val="24"/>
          <w:szCs w:val="24"/>
        </w:rPr>
      </w:pPr>
    </w:p>
    <w:p w14:paraId="0E44062E" w14:textId="77777777" w:rsidR="006A77E8" w:rsidRPr="00353697" w:rsidRDefault="006A77E8" w:rsidP="006A77E8">
      <w:pPr>
        <w:spacing w:after="0" w:line="240" w:lineRule="auto"/>
        <w:ind w:left="2160"/>
        <w:rPr>
          <w:rFonts w:ascii="Times New Roman" w:eastAsia="Times New Roman" w:hAnsi="Times New Roman" w:cs="Times New Roman"/>
          <w:color w:val="000000"/>
          <w:sz w:val="24"/>
          <w:szCs w:val="24"/>
        </w:rPr>
      </w:pPr>
    </w:p>
    <w:p w14:paraId="62ADB913" w14:textId="77777777" w:rsidR="006A77E8" w:rsidRPr="00353697" w:rsidRDefault="006A77E8" w:rsidP="006A77E8">
      <w:pPr>
        <w:spacing w:after="0" w:line="240" w:lineRule="auto"/>
        <w:ind w:left="2160"/>
        <w:rPr>
          <w:rFonts w:ascii="Times New Roman" w:eastAsia="Times New Roman" w:hAnsi="Times New Roman" w:cs="Times New Roman"/>
          <w:color w:val="000000"/>
          <w:sz w:val="24"/>
          <w:szCs w:val="24"/>
        </w:rPr>
      </w:pPr>
    </w:p>
    <w:p w14:paraId="3DA1E7BE" w14:textId="77777777" w:rsidR="006A77E8" w:rsidRPr="00353697" w:rsidRDefault="006A77E8" w:rsidP="006A77E8">
      <w:pPr>
        <w:spacing w:after="0" w:line="240" w:lineRule="auto"/>
        <w:ind w:left="2160"/>
        <w:rPr>
          <w:rFonts w:ascii="Times New Roman" w:eastAsia="Times New Roman" w:hAnsi="Times New Roman" w:cs="Times New Roman"/>
          <w:color w:val="000000"/>
          <w:sz w:val="24"/>
          <w:szCs w:val="24"/>
        </w:rPr>
      </w:pPr>
    </w:p>
    <w:p w14:paraId="074435B3" w14:textId="77777777" w:rsidR="006A77E8" w:rsidRPr="00353697" w:rsidRDefault="006A77E8" w:rsidP="006A77E8">
      <w:pPr>
        <w:spacing w:after="0" w:line="240" w:lineRule="auto"/>
        <w:ind w:left="2160"/>
        <w:rPr>
          <w:rFonts w:ascii="Times New Roman" w:eastAsia="Times New Roman" w:hAnsi="Times New Roman" w:cs="Times New Roman"/>
          <w:color w:val="000000"/>
          <w:sz w:val="24"/>
          <w:szCs w:val="24"/>
        </w:rPr>
      </w:pPr>
    </w:p>
    <w:p w14:paraId="5ECCC70D" w14:textId="77777777" w:rsidR="006A77E8" w:rsidRPr="00353697" w:rsidRDefault="006A77E8" w:rsidP="006A77E8">
      <w:pPr>
        <w:spacing w:after="0" w:line="240" w:lineRule="auto"/>
        <w:ind w:left="2160"/>
        <w:rPr>
          <w:rFonts w:ascii="Times New Roman" w:eastAsia="Times New Roman" w:hAnsi="Times New Roman" w:cs="Times New Roman"/>
          <w:color w:val="000000"/>
          <w:sz w:val="24"/>
          <w:szCs w:val="24"/>
        </w:rPr>
      </w:pPr>
    </w:p>
    <w:p w14:paraId="70FD324F" w14:textId="77777777" w:rsidR="006A77E8" w:rsidRPr="00353697" w:rsidRDefault="006A77E8" w:rsidP="006A77E8">
      <w:pPr>
        <w:spacing w:after="0" w:line="240" w:lineRule="auto"/>
        <w:ind w:left="2160"/>
        <w:rPr>
          <w:rFonts w:ascii="Times New Roman" w:eastAsia="Times New Roman" w:hAnsi="Times New Roman" w:cs="Times New Roman"/>
          <w:color w:val="000000"/>
          <w:sz w:val="24"/>
          <w:szCs w:val="24"/>
        </w:rPr>
      </w:pPr>
    </w:p>
    <w:p w14:paraId="3C7FF2D1" w14:textId="77777777" w:rsidR="006A77E8" w:rsidRPr="00353697" w:rsidRDefault="006A77E8" w:rsidP="006A77E8">
      <w:pPr>
        <w:spacing w:after="0" w:line="240" w:lineRule="auto"/>
        <w:ind w:left="2160"/>
        <w:rPr>
          <w:rFonts w:ascii="Times New Roman" w:eastAsia="Times New Roman" w:hAnsi="Times New Roman" w:cs="Times New Roman"/>
          <w:color w:val="000000"/>
          <w:sz w:val="24"/>
          <w:szCs w:val="24"/>
        </w:rPr>
      </w:pPr>
    </w:p>
    <w:p w14:paraId="139307FB" w14:textId="77777777" w:rsidR="006A77E8" w:rsidRPr="00353697" w:rsidRDefault="006A77E8" w:rsidP="006A77E8">
      <w:pPr>
        <w:spacing w:after="0" w:line="240" w:lineRule="auto"/>
        <w:ind w:left="2160"/>
        <w:rPr>
          <w:rFonts w:ascii="Times New Roman" w:eastAsia="Times New Roman" w:hAnsi="Times New Roman" w:cs="Times New Roman"/>
          <w:color w:val="000000"/>
          <w:sz w:val="24"/>
          <w:szCs w:val="24"/>
        </w:rPr>
      </w:pPr>
    </w:p>
    <w:p w14:paraId="0AA5E9AD" w14:textId="77777777" w:rsidR="006A77E8" w:rsidRDefault="006A77E8" w:rsidP="006A77E8">
      <w:pPr>
        <w:spacing w:after="0" w:line="240" w:lineRule="auto"/>
        <w:ind w:left="2160"/>
        <w:rPr>
          <w:rFonts w:ascii="Times New Roman" w:eastAsia="Times New Roman" w:hAnsi="Times New Roman" w:cs="Times New Roman"/>
          <w:color w:val="000000"/>
          <w:sz w:val="24"/>
          <w:szCs w:val="24"/>
        </w:rPr>
      </w:pPr>
    </w:p>
    <w:p w14:paraId="0F6CB5D6" w14:textId="77777777" w:rsidR="0002735F" w:rsidRPr="00353697" w:rsidRDefault="0002735F" w:rsidP="006A77E8">
      <w:pPr>
        <w:spacing w:after="0" w:line="240" w:lineRule="auto"/>
        <w:ind w:left="2160"/>
        <w:rPr>
          <w:rFonts w:ascii="Times New Roman" w:eastAsia="Times New Roman" w:hAnsi="Times New Roman" w:cs="Times New Roman"/>
          <w:color w:val="000000"/>
          <w:sz w:val="24"/>
          <w:szCs w:val="24"/>
        </w:rPr>
      </w:pPr>
    </w:p>
    <w:p w14:paraId="1A023BE3" w14:textId="77777777" w:rsidR="006A77E8" w:rsidRPr="00353697" w:rsidRDefault="006A77E8" w:rsidP="006A77E8">
      <w:pPr>
        <w:spacing w:after="0" w:line="240" w:lineRule="auto"/>
        <w:ind w:left="2160"/>
        <w:rPr>
          <w:rFonts w:ascii="Times New Roman" w:eastAsia="Times New Roman" w:hAnsi="Times New Roman" w:cs="Times New Roman"/>
          <w:color w:val="000000"/>
          <w:sz w:val="24"/>
          <w:szCs w:val="24"/>
        </w:rPr>
      </w:pPr>
    </w:p>
    <w:p w14:paraId="1D321298" w14:textId="7D1331A2" w:rsidR="006A77E8" w:rsidRDefault="006A77E8" w:rsidP="00061986">
      <w:pPr>
        <w:spacing w:after="0" w:line="240" w:lineRule="auto"/>
        <w:rPr>
          <w:rFonts w:ascii="Times New Roman" w:eastAsia="Times New Roman" w:hAnsi="Times New Roman" w:cs="Times New Roman"/>
          <w:color w:val="000000"/>
          <w:sz w:val="24"/>
          <w:szCs w:val="24"/>
        </w:rPr>
      </w:pPr>
    </w:p>
    <w:p w14:paraId="64641B52" w14:textId="77777777" w:rsidR="00061986" w:rsidRPr="00353697" w:rsidRDefault="00061986" w:rsidP="00061986">
      <w:pPr>
        <w:spacing w:after="0" w:line="240" w:lineRule="auto"/>
        <w:rPr>
          <w:ins w:id="42" w:author="rimi park" w:date="2014-03-22T16:15:00Z"/>
          <w:rFonts w:ascii="Times New Roman" w:eastAsia="Times New Roman" w:hAnsi="Times New Roman" w:cs="Times New Roman"/>
          <w:b/>
          <w:bCs/>
          <w:color w:val="000000"/>
          <w:szCs w:val="22"/>
        </w:rPr>
      </w:pPr>
    </w:p>
    <w:p w14:paraId="25000D2A" w14:textId="77777777" w:rsidR="006A77E8" w:rsidRPr="00353697" w:rsidRDefault="006A77E8" w:rsidP="006A77E8">
      <w:pPr>
        <w:spacing w:after="0" w:line="240" w:lineRule="auto"/>
        <w:ind w:left="2160"/>
        <w:rPr>
          <w:rFonts w:ascii="Times New Roman" w:eastAsia="Times New Roman" w:hAnsi="Times New Roman" w:cs="Times New Roman"/>
          <w:b/>
          <w:bCs/>
          <w:color w:val="000000"/>
          <w:szCs w:val="22"/>
        </w:rPr>
      </w:pPr>
      <w:r w:rsidRPr="00353697">
        <w:rPr>
          <w:rFonts w:ascii="Times New Roman" w:eastAsia="Times New Roman" w:hAnsi="Times New Roman" w:cs="Times New Roman"/>
          <w:b/>
          <w:bCs/>
          <w:color w:val="000000"/>
          <w:szCs w:val="22"/>
        </w:rPr>
        <w:lastRenderedPageBreak/>
        <w:t>4.5.4.4 Progress Report III</w:t>
      </w:r>
    </w:p>
    <w:p w14:paraId="0E05C3BA" w14:textId="77777777" w:rsidR="006A77E8" w:rsidRPr="00353697" w:rsidRDefault="006A77E8" w:rsidP="006A77E8">
      <w:pPr>
        <w:spacing w:after="0" w:line="240" w:lineRule="auto"/>
        <w:ind w:left="2160" w:firstLine="720"/>
        <w:rPr>
          <w:rFonts w:ascii="Times New Roman" w:eastAsia="Times New Roman" w:hAnsi="Times New Roman" w:cs="Times New Roman"/>
          <w:b/>
          <w:bCs/>
          <w:color w:val="000000"/>
          <w:szCs w:val="22"/>
        </w:rPr>
      </w:pPr>
    </w:p>
    <w:p w14:paraId="0E326448" w14:textId="77777777" w:rsidR="006A77E8" w:rsidRPr="00353697" w:rsidRDefault="006A77E8" w:rsidP="0002735F">
      <w:pPr>
        <w:spacing w:after="0" w:line="240" w:lineRule="auto"/>
        <w:jc w:val="right"/>
        <w:rPr>
          <w:rFonts w:ascii="Times New Roman" w:eastAsia="Times New Roman" w:hAnsi="Times New Roman" w:cs="Times New Roman"/>
          <w:color w:val="000000"/>
          <w:sz w:val="24"/>
          <w:szCs w:val="24"/>
        </w:rPr>
      </w:pPr>
      <w:r w:rsidRPr="00353697">
        <w:rPr>
          <w:rFonts w:ascii="Times New Roman" w:eastAsia="Times New Roman" w:hAnsi="Times New Roman" w:cs="Times New Roman"/>
          <w:noProof/>
          <w:color w:val="000000"/>
          <w:sz w:val="24"/>
          <w:szCs w:val="24"/>
        </w:rPr>
        <w:drawing>
          <wp:inline distT="0" distB="0" distL="0" distR="0" wp14:anchorId="76541235" wp14:editId="6B119C3F">
            <wp:extent cx="7118003" cy="2776855"/>
            <wp:effectExtent l="0" t="0" r="698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3V.3.png"/>
                    <pic:cNvPicPr/>
                  </pic:nvPicPr>
                  <pic:blipFill>
                    <a:blip r:embed="rId27">
                      <a:extLst>
                        <a:ext uri="{28A0092B-C50C-407E-A947-70E740481C1C}">
                          <a14:useLocalDpi xmlns:a14="http://schemas.microsoft.com/office/drawing/2010/main" val="0"/>
                        </a:ext>
                      </a:extLst>
                    </a:blip>
                    <a:stretch>
                      <a:fillRect/>
                    </a:stretch>
                  </pic:blipFill>
                  <pic:spPr>
                    <a:xfrm>
                      <a:off x="0" y="0"/>
                      <a:ext cx="7150567" cy="2789559"/>
                    </a:xfrm>
                    <a:prstGeom prst="rect">
                      <a:avLst/>
                    </a:prstGeom>
                  </pic:spPr>
                </pic:pic>
              </a:graphicData>
            </a:graphic>
          </wp:inline>
        </w:drawing>
      </w:r>
    </w:p>
    <w:p w14:paraId="3E3DC9FD" w14:textId="77777777" w:rsidR="006A77E8" w:rsidRPr="00353697" w:rsidRDefault="006A77E8" w:rsidP="006A77E8">
      <w:pPr>
        <w:spacing w:after="0" w:line="240" w:lineRule="auto"/>
        <w:rPr>
          <w:rFonts w:ascii="Times New Roman" w:eastAsia="Times New Roman" w:hAnsi="Times New Roman" w:cs="Times New Roman"/>
          <w:b/>
          <w:bCs/>
          <w:color w:val="000000" w:themeColor="text1"/>
          <w:sz w:val="48"/>
          <w:szCs w:val="48"/>
        </w:rPr>
      </w:pPr>
    </w:p>
    <w:p w14:paraId="637AD2B6" w14:textId="77777777" w:rsidR="006A77E8" w:rsidRPr="00353697" w:rsidRDefault="006A77E8" w:rsidP="006A77E8">
      <w:pPr>
        <w:spacing w:after="0" w:line="240" w:lineRule="auto"/>
        <w:rPr>
          <w:rFonts w:ascii="Times New Roman" w:eastAsia="Times New Roman" w:hAnsi="Times New Roman" w:cs="Times New Roman"/>
          <w:b/>
          <w:bCs/>
          <w:color w:val="000000" w:themeColor="text1"/>
          <w:sz w:val="48"/>
          <w:szCs w:val="48"/>
        </w:rPr>
      </w:pPr>
    </w:p>
    <w:p w14:paraId="79F28E38" w14:textId="77777777" w:rsidR="006A77E8" w:rsidRPr="00353697" w:rsidRDefault="006A77E8" w:rsidP="006A77E8">
      <w:pPr>
        <w:spacing w:after="0" w:line="240" w:lineRule="auto"/>
        <w:rPr>
          <w:rFonts w:ascii="Times New Roman" w:eastAsia="Times New Roman" w:hAnsi="Times New Roman" w:cs="Times New Roman"/>
          <w:b/>
          <w:bCs/>
          <w:color w:val="000000" w:themeColor="text1"/>
          <w:sz w:val="48"/>
          <w:szCs w:val="48"/>
        </w:rPr>
      </w:pPr>
    </w:p>
    <w:p w14:paraId="6946EF14" w14:textId="77777777" w:rsidR="006A77E8" w:rsidRPr="00353697" w:rsidRDefault="006A77E8" w:rsidP="006A77E8">
      <w:pPr>
        <w:spacing w:after="0" w:line="240" w:lineRule="auto"/>
        <w:rPr>
          <w:rFonts w:ascii="Times New Roman" w:eastAsia="Times New Roman" w:hAnsi="Times New Roman" w:cs="Times New Roman"/>
          <w:b/>
          <w:bCs/>
          <w:color w:val="000000" w:themeColor="text1"/>
          <w:sz w:val="48"/>
          <w:szCs w:val="48"/>
        </w:rPr>
      </w:pPr>
    </w:p>
    <w:p w14:paraId="614ED277" w14:textId="77777777" w:rsidR="006A77E8" w:rsidRPr="00353697" w:rsidRDefault="006A77E8" w:rsidP="006A77E8">
      <w:pPr>
        <w:spacing w:after="0" w:line="240" w:lineRule="auto"/>
        <w:rPr>
          <w:rFonts w:ascii="Times New Roman" w:eastAsia="Times New Roman" w:hAnsi="Times New Roman" w:cs="Times New Roman"/>
          <w:b/>
          <w:bCs/>
          <w:color w:val="000000" w:themeColor="text1"/>
          <w:sz w:val="48"/>
          <w:szCs w:val="48"/>
        </w:rPr>
      </w:pPr>
    </w:p>
    <w:p w14:paraId="27ED1744" w14:textId="77777777" w:rsidR="006A77E8" w:rsidRPr="00353697" w:rsidRDefault="006A77E8" w:rsidP="006A77E8">
      <w:pPr>
        <w:spacing w:after="0" w:line="240" w:lineRule="auto"/>
        <w:rPr>
          <w:rFonts w:ascii="Times New Roman" w:eastAsia="Times New Roman" w:hAnsi="Times New Roman" w:cs="Times New Roman"/>
          <w:b/>
          <w:bCs/>
          <w:color w:val="000000" w:themeColor="text1"/>
          <w:sz w:val="48"/>
          <w:szCs w:val="48"/>
        </w:rPr>
      </w:pPr>
    </w:p>
    <w:p w14:paraId="1BBA5946" w14:textId="6F790236" w:rsidR="006A77E8" w:rsidRPr="00353697" w:rsidRDefault="006A77E8" w:rsidP="006A77E8">
      <w:pPr>
        <w:spacing w:after="0" w:line="240" w:lineRule="auto"/>
        <w:rPr>
          <w:ins w:id="43" w:author="rimi park" w:date="2014-03-22T16:15:00Z"/>
          <w:rFonts w:ascii="Times New Roman" w:eastAsia="Times New Roman" w:hAnsi="Times New Roman" w:cs="Times New Roman"/>
          <w:b/>
          <w:bCs/>
          <w:color w:val="000000" w:themeColor="text1"/>
          <w:sz w:val="48"/>
          <w:szCs w:val="48"/>
        </w:rPr>
      </w:pPr>
    </w:p>
    <w:p w14:paraId="56FF860E" w14:textId="77777777" w:rsidR="006A77E8" w:rsidRPr="00353697" w:rsidRDefault="006A77E8" w:rsidP="006A77E8">
      <w:pPr>
        <w:spacing w:after="0" w:line="240" w:lineRule="auto"/>
        <w:rPr>
          <w:ins w:id="44" w:author="rimi park" w:date="2014-03-22T16:15:00Z"/>
          <w:rFonts w:ascii="Times New Roman" w:eastAsia="Times New Roman" w:hAnsi="Times New Roman" w:cs="Times New Roman"/>
          <w:b/>
          <w:bCs/>
          <w:color w:val="000000" w:themeColor="text1"/>
          <w:sz w:val="48"/>
          <w:szCs w:val="48"/>
        </w:rPr>
        <w:sectPr w:rsidR="006A77E8" w:rsidRPr="00353697" w:rsidSect="00AA124C">
          <w:pgSz w:w="15840" w:h="12240" w:orient="landscape"/>
          <w:pgMar w:top="1440" w:right="1440" w:bottom="1440" w:left="1440" w:header="720" w:footer="1087" w:gutter="0"/>
          <w:cols w:space="720"/>
          <w:docGrid w:linePitch="360"/>
        </w:sectPr>
      </w:pPr>
    </w:p>
    <w:p w14:paraId="23C6A6B2" w14:textId="77777777" w:rsidR="006A77E8" w:rsidRPr="00353697" w:rsidRDefault="006A77E8" w:rsidP="006A77E8">
      <w:pPr>
        <w:spacing w:after="0" w:line="240" w:lineRule="auto"/>
        <w:rPr>
          <w:rFonts w:ascii="Times New Roman" w:eastAsia="Times New Roman" w:hAnsi="Times New Roman" w:cs="Times New Roman"/>
          <w:b/>
          <w:bCs/>
          <w:color w:val="000000" w:themeColor="text1"/>
          <w:sz w:val="48"/>
          <w:szCs w:val="48"/>
        </w:rPr>
      </w:pPr>
      <w:r w:rsidRPr="00353697">
        <w:rPr>
          <w:rFonts w:ascii="Times New Roman" w:eastAsia="Times New Roman" w:hAnsi="Times New Roman" w:cs="Times New Roman"/>
          <w:b/>
          <w:bCs/>
          <w:color w:val="000000" w:themeColor="text1"/>
          <w:sz w:val="48"/>
          <w:szCs w:val="48"/>
        </w:rPr>
        <w:lastRenderedPageBreak/>
        <w:t xml:space="preserve">Chapter V | References </w:t>
      </w:r>
    </w:p>
    <w:p w14:paraId="16F5CBD0" w14:textId="77777777" w:rsidR="006A77E8" w:rsidRPr="00353697" w:rsidRDefault="006A77E8" w:rsidP="006A77E8">
      <w:pPr>
        <w:spacing w:after="0" w:line="240" w:lineRule="auto"/>
        <w:rPr>
          <w:rFonts w:ascii="Times New Roman" w:eastAsia="Times New Roman" w:hAnsi="Times New Roman" w:cs="Times New Roman"/>
          <w:b/>
          <w:bCs/>
          <w:color w:val="000000" w:themeColor="text1"/>
          <w:sz w:val="48"/>
          <w:szCs w:val="48"/>
        </w:rPr>
      </w:pPr>
    </w:p>
    <w:p w14:paraId="159B108B" w14:textId="3CBAE40B" w:rsidR="007F561A" w:rsidRPr="007F561A" w:rsidRDefault="006A77E8" w:rsidP="006A77E8">
      <w:pPr>
        <w:spacing w:after="0" w:line="240" w:lineRule="auto"/>
        <w:rPr>
          <w:rFonts w:ascii="Times New Roman" w:eastAsia="Times New Roman" w:hAnsi="Times New Roman" w:cs="Times New Roman"/>
          <w:color w:val="000000" w:themeColor="text1"/>
          <w:szCs w:val="22"/>
        </w:rPr>
      </w:pPr>
      <w:r w:rsidRPr="007F561A">
        <w:rPr>
          <w:rFonts w:ascii="Times New Roman" w:eastAsia="Times New Roman" w:hAnsi="Times New Roman" w:cs="Times New Roman"/>
          <w:color w:val="000000" w:themeColor="text1"/>
          <w:szCs w:val="22"/>
        </w:rPr>
        <w:t>[1]</w:t>
      </w:r>
      <w:r w:rsidRPr="007F561A">
        <w:rPr>
          <w:rFonts w:ascii="Times New Roman" w:hAnsi="Times New Roman" w:cs="Times New Roman"/>
          <w:color w:val="000000" w:themeColor="text1"/>
          <w:szCs w:val="22"/>
        </w:rPr>
        <w:t xml:space="preserve"> </w:t>
      </w:r>
      <w:r w:rsidR="007F561A" w:rsidRPr="007F561A">
        <w:rPr>
          <w:rFonts w:ascii="Times New Roman" w:eastAsia="Times New Roman" w:hAnsi="Times New Roman" w:cs="Times New Roman"/>
          <w:color w:val="000000" w:themeColor="text1"/>
          <w:szCs w:val="22"/>
        </w:rPr>
        <w:t xml:space="preserve">Tablet Classroom Management Software: </w:t>
      </w:r>
      <w:r w:rsidRPr="007F561A">
        <w:rPr>
          <w:rFonts w:ascii="Times New Roman" w:eastAsia="Times New Roman" w:hAnsi="Times New Roman" w:cs="Times New Roman"/>
          <w:color w:val="000000" w:themeColor="text1"/>
          <w:szCs w:val="22"/>
        </w:rPr>
        <w:t>Radix Technologies Ltd.</w:t>
      </w:r>
      <w:r w:rsidRPr="007F561A">
        <w:rPr>
          <w:rFonts w:ascii="Times New Roman" w:hAnsi="Times New Roman" w:cs="Times New Roman"/>
          <w:color w:val="000000" w:themeColor="text1"/>
          <w:szCs w:val="22"/>
        </w:rPr>
        <w:t xml:space="preserve"> </w:t>
      </w:r>
    </w:p>
    <w:p w14:paraId="7412A7D7" w14:textId="033C145D" w:rsidR="006A77E8" w:rsidRPr="007F561A" w:rsidRDefault="006A77E8" w:rsidP="006A77E8">
      <w:pPr>
        <w:spacing w:after="0" w:line="240" w:lineRule="auto"/>
        <w:rPr>
          <w:rFonts w:ascii="Times New Roman" w:eastAsia="Times New Roman" w:hAnsi="Times New Roman" w:cs="Times New Roman"/>
          <w:color w:val="000000" w:themeColor="text1"/>
          <w:szCs w:val="22"/>
        </w:rPr>
      </w:pPr>
      <w:r w:rsidRPr="007F561A">
        <w:rPr>
          <w:rFonts w:ascii="Times New Roman" w:eastAsia="Times New Roman" w:hAnsi="Times New Roman" w:cs="Times New Roman"/>
          <w:i/>
          <w:iCs/>
          <w:color w:val="000000" w:themeColor="text1"/>
          <w:szCs w:val="22"/>
        </w:rPr>
        <w:t>Available from</w:t>
      </w:r>
      <w:r w:rsidRPr="007F561A">
        <w:rPr>
          <w:rFonts w:ascii="Times New Roman" w:eastAsia="Times New Roman" w:hAnsi="Times New Roman" w:cs="Times New Roman"/>
          <w:color w:val="000000" w:themeColor="text1"/>
          <w:szCs w:val="22"/>
        </w:rPr>
        <w:t xml:space="preserve">: </w:t>
      </w:r>
      <w:hyperlink r:id="rId28" w:history="1">
        <w:r w:rsidR="007F561A" w:rsidRPr="00A05557">
          <w:rPr>
            <w:rStyle w:val="Hyperlink"/>
            <w:rFonts w:ascii="Times New Roman" w:eastAsia="Times New Roman" w:hAnsi="Times New Roman" w:cs="Times New Roman"/>
            <w:szCs w:val="22"/>
          </w:rPr>
          <w:t>http://www.radix-int.com/Classroom-Management/Tablet-Classroom-Management-Software.html</w:t>
        </w:r>
      </w:hyperlink>
      <w:r w:rsidR="007F561A">
        <w:rPr>
          <w:rFonts w:ascii="Times New Roman" w:eastAsia="Times New Roman" w:hAnsi="Times New Roman" w:cs="Times New Roman"/>
          <w:color w:val="000000" w:themeColor="text1"/>
          <w:szCs w:val="22"/>
        </w:rPr>
        <w:t xml:space="preserve"> </w:t>
      </w:r>
      <w:r w:rsidRPr="007F561A">
        <w:rPr>
          <w:rFonts w:ascii="Times New Roman" w:eastAsia="Times New Roman" w:hAnsi="Times New Roman" w:cs="Times New Roman"/>
          <w:color w:val="000000" w:themeColor="text1"/>
          <w:szCs w:val="22"/>
        </w:rPr>
        <w:t xml:space="preserve"> [Accessed 16</w:t>
      </w:r>
      <w:r w:rsidRPr="007F561A">
        <w:rPr>
          <w:rFonts w:ascii="Times New Roman" w:eastAsia="Times New Roman" w:hAnsi="Times New Roman" w:cs="Times New Roman"/>
          <w:color w:val="000000" w:themeColor="text1"/>
          <w:szCs w:val="22"/>
          <w:vertAlign w:val="superscript"/>
        </w:rPr>
        <w:t>th</w:t>
      </w:r>
      <w:r w:rsidRPr="007F561A">
        <w:rPr>
          <w:rFonts w:ascii="Times New Roman" w:eastAsia="Times New Roman" w:hAnsi="Times New Roman" w:cs="Times New Roman"/>
          <w:color w:val="000000" w:themeColor="text1"/>
          <w:szCs w:val="22"/>
        </w:rPr>
        <w:t xml:space="preserve"> March 2014]</w:t>
      </w:r>
    </w:p>
    <w:p w14:paraId="0ABDD2AD" w14:textId="77777777" w:rsidR="006A77E8" w:rsidRPr="007F561A" w:rsidRDefault="006A77E8" w:rsidP="006A77E8">
      <w:pPr>
        <w:spacing w:after="0" w:line="240" w:lineRule="auto"/>
        <w:rPr>
          <w:rFonts w:ascii="Times New Roman" w:eastAsia="Times New Roman" w:hAnsi="Times New Roman" w:cs="Times New Roman"/>
          <w:color w:val="000000" w:themeColor="text1"/>
          <w:szCs w:val="22"/>
        </w:rPr>
      </w:pPr>
    </w:p>
    <w:p w14:paraId="53497AF2" w14:textId="07B2CD2E" w:rsidR="007F561A" w:rsidRPr="007F561A" w:rsidRDefault="006A77E8" w:rsidP="006A77E8">
      <w:pPr>
        <w:spacing w:after="0" w:line="240" w:lineRule="auto"/>
        <w:rPr>
          <w:rFonts w:ascii="Times New Roman" w:hAnsi="Times New Roman" w:cs="Times New Roman"/>
          <w:i/>
          <w:iCs/>
          <w:color w:val="000000" w:themeColor="text1"/>
          <w:szCs w:val="22"/>
          <w:shd w:val="clear" w:color="auto" w:fill="FFFFFF"/>
        </w:rPr>
      </w:pPr>
      <w:r w:rsidRPr="007F561A">
        <w:rPr>
          <w:rFonts w:ascii="Times New Roman" w:eastAsia="Times New Roman" w:hAnsi="Times New Roman" w:cs="Times New Roman"/>
          <w:color w:val="000000" w:themeColor="text1"/>
          <w:szCs w:val="22"/>
        </w:rPr>
        <w:t xml:space="preserve">[2] </w:t>
      </w:r>
      <w:r w:rsidR="007F561A">
        <w:rPr>
          <w:rFonts w:ascii="Times New Roman" w:hAnsi="Times New Roman" w:cs="Times New Roman"/>
          <w:color w:val="000000" w:themeColor="text1"/>
          <w:szCs w:val="22"/>
          <w:shd w:val="clear" w:color="auto" w:fill="FFFFFF"/>
        </w:rPr>
        <w:t xml:space="preserve">Classteacher Learning: </w:t>
      </w:r>
      <w:r w:rsidR="007F561A" w:rsidRPr="007F561A">
        <w:rPr>
          <w:rFonts w:ascii="Times New Roman" w:hAnsi="Times New Roman" w:cs="Times New Roman"/>
          <w:color w:val="000000" w:themeColor="text1"/>
          <w:szCs w:val="22"/>
          <w:shd w:val="clear" w:color="auto" w:fill="FFFFFF"/>
        </w:rPr>
        <w:t>Systems Classteacher</w:t>
      </w:r>
      <w:r w:rsidRPr="007F561A">
        <w:rPr>
          <w:rFonts w:ascii="Times New Roman" w:hAnsi="Times New Roman" w:cs="Times New Roman"/>
          <w:color w:val="000000" w:themeColor="text1"/>
          <w:szCs w:val="22"/>
          <w:shd w:val="clear" w:color="auto" w:fill="FFFFFF"/>
        </w:rPr>
        <w:t xml:space="preserve"> </w:t>
      </w:r>
    </w:p>
    <w:p w14:paraId="77A1650B" w14:textId="40478E58" w:rsidR="006A77E8" w:rsidRPr="007F561A" w:rsidRDefault="006A77E8" w:rsidP="006A77E8">
      <w:pPr>
        <w:spacing w:after="0" w:line="240" w:lineRule="auto"/>
        <w:rPr>
          <w:rFonts w:ascii="Times New Roman" w:hAnsi="Times New Roman" w:cs="Times New Roman"/>
          <w:i/>
          <w:iCs/>
          <w:color w:val="000000" w:themeColor="text1"/>
          <w:szCs w:val="22"/>
          <w:shd w:val="clear" w:color="auto" w:fill="FFFFFF"/>
        </w:rPr>
      </w:pPr>
      <w:r w:rsidRPr="007F561A">
        <w:rPr>
          <w:rFonts w:ascii="Times New Roman" w:eastAsia="Times New Roman" w:hAnsi="Times New Roman" w:cs="Times New Roman"/>
          <w:i/>
          <w:iCs/>
          <w:color w:val="000000" w:themeColor="text1"/>
          <w:szCs w:val="22"/>
        </w:rPr>
        <w:t>Available from:</w:t>
      </w:r>
      <w:r w:rsidRPr="007F561A">
        <w:rPr>
          <w:rFonts w:ascii="Times New Roman" w:eastAsia="Times New Roman" w:hAnsi="Times New Roman" w:cs="Times New Roman"/>
          <w:color w:val="000000" w:themeColor="text1"/>
          <w:szCs w:val="22"/>
        </w:rPr>
        <w:t xml:space="preserve"> </w:t>
      </w:r>
      <w:hyperlink r:id="rId29" w:history="1">
        <w:r w:rsidR="007F561A" w:rsidRPr="00A05557">
          <w:rPr>
            <w:rStyle w:val="Hyperlink"/>
            <w:rFonts w:ascii="Times New Roman" w:eastAsia="Times New Roman" w:hAnsi="Times New Roman" w:cs="Times New Roman"/>
            <w:szCs w:val="22"/>
          </w:rPr>
          <w:t>http://www.classteacher.com</w:t>
        </w:r>
      </w:hyperlink>
      <w:r w:rsidR="007F561A">
        <w:rPr>
          <w:rFonts w:ascii="Times New Roman" w:eastAsia="Times New Roman" w:hAnsi="Times New Roman" w:cs="Times New Roman"/>
          <w:color w:val="000000" w:themeColor="text1"/>
          <w:szCs w:val="22"/>
        </w:rPr>
        <w:t xml:space="preserve"> </w:t>
      </w:r>
      <w:r w:rsidRPr="007F561A">
        <w:rPr>
          <w:rFonts w:ascii="Times New Roman" w:eastAsia="Times New Roman" w:hAnsi="Times New Roman" w:cs="Times New Roman"/>
          <w:color w:val="000000" w:themeColor="text1"/>
          <w:szCs w:val="22"/>
        </w:rPr>
        <w:t xml:space="preserve"> [Accessed 16</w:t>
      </w:r>
      <w:r w:rsidRPr="007F561A">
        <w:rPr>
          <w:rFonts w:ascii="Times New Roman" w:eastAsia="Times New Roman" w:hAnsi="Times New Roman" w:cs="Times New Roman"/>
          <w:color w:val="000000" w:themeColor="text1"/>
          <w:szCs w:val="22"/>
          <w:vertAlign w:val="superscript"/>
        </w:rPr>
        <w:t>th</w:t>
      </w:r>
      <w:r w:rsidRPr="007F561A">
        <w:rPr>
          <w:rFonts w:ascii="Times New Roman" w:eastAsia="Times New Roman" w:hAnsi="Times New Roman" w:cs="Times New Roman"/>
          <w:color w:val="000000" w:themeColor="text1"/>
          <w:szCs w:val="22"/>
        </w:rPr>
        <w:t xml:space="preserve"> March 2014]</w:t>
      </w:r>
    </w:p>
    <w:p w14:paraId="05AE4106" w14:textId="77777777" w:rsidR="006A77E8" w:rsidRPr="007F561A" w:rsidRDefault="006A77E8" w:rsidP="006A77E8">
      <w:pPr>
        <w:spacing w:after="0" w:line="240" w:lineRule="auto"/>
        <w:rPr>
          <w:rFonts w:ascii="Times New Roman" w:eastAsia="Times New Roman" w:hAnsi="Times New Roman" w:cs="Times New Roman"/>
          <w:color w:val="000000" w:themeColor="text1"/>
          <w:szCs w:val="22"/>
        </w:rPr>
      </w:pPr>
    </w:p>
    <w:p w14:paraId="224881E5" w14:textId="763B0090" w:rsidR="007F561A" w:rsidRPr="007F561A" w:rsidRDefault="006A77E8" w:rsidP="006A77E8">
      <w:pPr>
        <w:spacing w:after="0" w:line="240" w:lineRule="auto"/>
        <w:rPr>
          <w:rFonts w:ascii="Times New Roman" w:hAnsi="Times New Roman" w:cs="Times New Roman"/>
          <w:color w:val="000000" w:themeColor="text1"/>
          <w:szCs w:val="22"/>
        </w:rPr>
      </w:pPr>
      <w:r w:rsidRPr="007F561A">
        <w:rPr>
          <w:rFonts w:ascii="Times New Roman" w:eastAsia="Times New Roman" w:hAnsi="Times New Roman" w:cs="Times New Roman"/>
          <w:color w:val="000000" w:themeColor="text1"/>
          <w:szCs w:val="22"/>
        </w:rPr>
        <w:t>[3</w:t>
      </w:r>
      <w:r w:rsidR="007F561A" w:rsidRPr="007F561A">
        <w:rPr>
          <w:rFonts w:ascii="Times New Roman" w:eastAsia="Times New Roman" w:hAnsi="Times New Roman" w:cs="Times New Roman"/>
          <w:color w:val="000000" w:themeColor="text1"/>
          <w:szCs w:val="22"/>
        </w:rPr>
        <w:t>] Samsung Smart School</w:t>
      </w:r>
      <w:r w:rsidR="007F561A">
        <w:rPr>
          <w:rFonts w:ascii="Times New Roman" w:hAnsi="Times New Roman" w:cs="Times New Roman"/>
          <w:color w:val="000000" w:themeColor="text1"/>
          <w:szCs w:val="22"/>
        </w:rPr>
        <w:t xml:space="preserve">: </w:t>
      </w:r>
      <w:r w:rsidR="007F561A">
        <w:rPr>
          <w:rFonts w:ascii="Times New Roman" w:eastAsia="Times New Roman" w:hAnsi="Times New Roman" w:cs="Times New Roman"/>
          <w:color w:val="000000" w:themeColor="text1"/>
          <w:szCs w:val="22"/>
        </w:rPr>
        <w:t>Samsung</w:t>
      </w:r>
      <w:r w:rsidR="007F561A" w:rsidRPr="007F561A">
        <w:rPr>
          <w:rFonts w:ascii="Times New Roman" w:eastAsia="Times New Roman" w:hAnsi="Times New Roman" w:cs="Times New Roman"/>
          <w:color w:val="000000" w:themeColor="text1"/>
          <w:szCs w:val="22"/>
        </w:rPr>
        <w:t xml:space="preserve"> </w:t>
      </w:r>
    </w:p>
    <w:p w14:paraId="0EBD1B28" w14:textId="2DF60576" w:rsidR="006A77E8" w:rsidRPr="007F561A" w:rsidRDefault="006A77E8" w:rsidP="006A77E8">
      <w:pPr>
        <w:spacing w:after="0" w:line="240" w:lineRule="auto"/>
        <w:rPr>
          <w:rFonts w:ascii="Times New Roman" w:hAnsi="Times New Roman" w:cs="Times New Roman"/>
          <w:color w:val="000000" w:themeColor="text1"/>
          <w:szCs w:val="22"/>
        </w:rPr>
      </w:pPr>
      <w:r w:rsidRPr="007F561A">
        <w:rPr>
          <w:rFonts w:ascii="Times New Roman" w:eastAsia="Times New Roman" w:hAnsi="Times New Roman" w:cs="Times New Roman"/>
          <w:i/>
          <w:iCs/>
          <w:color w:val="000000" w:themeColor="text1"/>
          <w:szCs w:val="22"/>
        </w:rPr>
        <w:t>Available from:</w:t>
      </w:r>
      <w:r w:rsidRPr="007F561A">
        <w:rPr>
          <w:rFonts w:ascii="Times New Roman" w:eastAsia="Times New Roman" w:hAnsi="Times New Roman" w:cs="Times New Roman"/>
          <w:color w:val="000000" w:themeColor="text1"/>
          <w:szCs w:val="22"/>
        </w:rPr>
        <w:t xml:space="preserve"> </w:t>
      </w:r>
      <w:hyperlink r:id="rId30" w:history="1">
        <w:r w:rsidR="007F561A" w:rsidRPr="00A05557">
          <w:rPr>
            <w:rStyle w:val="Hyperlink"/>
            <w:rFonts w:ascii="Times New Roman" w:hAnsi="Times New Roman" w:cs="Times New Roman"/>
            <w:szCs w:val="22"/>
          </w:rPr>
          <w:t>http://www.samsung.com/global/business/business-images/resource/case-study/2013/02/Samsung_Smart_School_Brochure-0.pdf</w:t>
        </w:r>
      </w:hyperlink>
      <w:r w:rsidR="007F561A">
        <w:rPr>
          <w:rFonts w:ascii="Times New Roman" w:hAnsi="Times New Roman" w:cs="Times New Roman"/>
          <w:color w:val="000000" w:themeColor="text1"/>
          <w:szCs w:val="22"/>
        </w:rPr>
        <w:t xml:space="preserve"> </w:t>
      </w:r>
      <w:r w:rsidR="007F561A" w:rsidRPr="007F561A">
        <w:rPr>
          <w:rFonts w:ascii="Times New Roman" w:eastAsia="Times New Roman" w:hAnsi="Times New Roman" w:cs="Times New Roman"/>
          <w:color w:val="000000" w:themeColor="text1"/>
          <w:szCs w:val="22"/>
        </w:rPr>
        <w:t xml:space="preserve"> [</w:t>
      </w:r>
      <w:r w:rsidRPr="007F561A">
        <w:rPr>
          <w:rFonts w:ascii="Times New Roman" w:eastAsia="Times New Roman" w:hAnsi="Times New Roman" w:cs="Times New Roman"/>
          <w:color w:val="000000" w:themeColor="text1"/>
          <w:szCs w:val="22"/>
        </w:rPr>
        <w:t>Accessed 19</w:t>
      </w:r>
      <w:r w:rsidRPr="007F561A">
        <w:rPr>
          <w:rFonts w:ascii="Times New Roman" w:eastAsia="Times New Roman" w:hAnsi="Times New Roman" w:cs="Times New Roman"/>
          <w:color w:val="000000" w:themeColor="text1"/>
          <w:szCs w:val="22"/>
          <w:vertAlign w:val="superscript"/>
        </w:rPr>
        <w:t>th</w:t>
      </w:r>
      <w:r w:rsidRPr="007F561A">
        <w:rPr>
          <w:rFonts w:ascii="Times New Roman" w:eastAsia="Times New Roman" w:hAnsi="Times New Roman" w:cs="Times New Roman"/>
          <w:color w:val="000000" w:themeColor="text1"/>
          <w:szCs w:val="22"/>
        </w:rPr>
        <w:t xml:space="preserve"> March 2014]</w:t>
      </w:r>
    </w:p>
    <w:p w14:paraId="07C77579" w14:textId="77777777" w:rsidR="006A77E8" w:rsidRPr="007F561A" w:rsidRDefault="006A77E8" w:rsidP="006A77E8">
      <w:pPr>
        <w:spacing w:after="0" w:line="240" w:lineRule="auto"/>
        <w:rPr>
          <w:rFonts w:ascii="Times New Roman" w:eastAsia="Times New Roman" w:hAnsi="Times New Roman" w:cs="Times New Roman"/>
          <w:color w:val="000000" w:themeColor="text1"/>
          <w:szCs w:val="22"/>
          <w:u w:val="single"/>
        </w:rPr>
      </w:pPr>
    </w:p>
    <w:p w14:paraId="221FB487" w14:textId="77777777" w:rsidR="007F561A" w:rsidRPr="007F561A" w:rsidRDefault="006A77E8" w:rsidP="006A77E8">
      <w:pPr>
        <w:spacing w:after="0" w:line="240" w:lineRule="auto"/>
        <w:rPr>
          <w:rFonts w:ascii="Times New Roman" w:hAnsi="Times New Roman" w:cs="Times New Roman"/>
          <w:color w:val="000000" w:themeColor="text1"/>
          <w:szCs w:val="22"/>
        </w:rPr>
      </w:pPr>
      <w:r w:rsidRPr="007F561A">
        <w:rPr>
          <w:rFonts w:ascii="Times New Roman" w:hAnsi="Times New Roman" w:cs="Times New Roman"/>
          <w:color w:val="000000" w:themeColor="text1"/>
          <w:szCs w:val="22"/>
        </w:rPr>
        <w:t xml:space="preserve">[4] HTML5: Wikipedia </w:t>
      </w:r>
    </w:p>
    <w:p w14:paraId="09F24F51" w14:textId="0F56AF05" w:rsidR="006A77E8" w:rsidRPr="007F561A" w:rsidRDefault="006A77E8" w:rsidP="006A77E8">
      <w:pPr>
        <w:spacing w:after="0" w:line="240" w:lineRule="auto"/>
        <w:rPr>
          <w:rFonts w:ascii="Times New Roman" w:eastAsia="Times New Roman" w:hAnsi="Times New Roman" w:cs="Times New Roman"/>
          <w:color w:val="000000" w:themeColor="text1"/>
          <w:szCs w:val="22"/>
        </w:rPr>
      </w:pPr>
      <w:r w:rsidRPr="007F561A">
        <w:rPr>
          <w:rFonts w:ascii="Times New Roman" w:hAnsi="Times New Roman" w:cs="Times New Roman"/>
          <w:color w:val="000000" w:themeColor="text1"/>
          <w:szCs w:val="22"/>
        </w:rPr>
        <w:t xml:space="preserve">Available from: </w:t>
      </w:r>
      <w:hyperlink r:id="rId31" w:history="1">
        <w:r w:rsidR="007F561A" w:rsidRPr="00A05557">
          <w:rPr>
            <w:rStyle w:val="Hyperlink"/>
            <w:rFonts w:ascii="Times New Roman" w:hAnsi="Times New Roman" w:cs="Times New Roman"/>
            <w:szCs w:val="22"/>
          </w:rPr>
          <w:t>http://en.wikipedia.org/wiki/HTML5</w:t>
        </w:r>
      </w:hyperlink>
      <w:r w:rsidR="007F561A">
        <w:rPr>
          <w:rFonts w:ascii="Times New Roman" w:hAnsi="Times New Roman" w:cs="Times New Roman"/>
          <w:color w:val="000000" w:themeColor="text1"/>
          <w:szCs w:val="22"/>
        </w:rPr>
        <w:t xml:space="preserve"> </w:t>
      </w:r>
      <w:r w:rsidRPr="007F561A">
        <w:rPr>
          <w:rFonts w:ascii="Times New Roman" w:hAnsi="Times New Roman" w:cs="Times New Roman"/>
          <w:color w:val="000000" w:themeColor="text1"/>
          <w:szCs w:val="22"/>
        </w:rPr>
        <w:t xml:space="preserve"> </w:t>
      </w:r>
      <w:r w:rsidRPr="007F561A">
        <w:rPr>
          <w:rFonts w:ascii="Times New Roman" w:eastAsia="Times New Roman" w:hAnsi="Times New Roman" w:cs="Times New Roman"/>
          <w:color w:val="000000" w:themeColor="text1"/>
          <w:szCs w:val="22"/>
        </w:rPr>
        <w:t>[Accessed 19</w:t>
      </w:r>
      <w:r w:rsidRPr="007F561A">
        <w:rPr>
          <w:rFonts w:ascii="Times New Roman" w:eastAsia="Times New Roman" w:hAnsi="Times New Roman" w:cs="Times New Roman"/>
          <w:color w:val="000000" w:themeColor="text1"/>
          <w:szCs w:val="22"/>
          <w:vertAlign w:val="superscript"/>
        </w:rPr>
        <w:t>th</w:t>
      </w:r>
      <w:r w:rsidRPr="007F561A">
        <w:rPr>
          <w:rFonts w:ascii="Times New Roman" w:eastAsia="Times New Roman" w:hAnsi="Times New Roman" w:cs="Times New Roman"/>
          <w:color w:val="000000" w:themeColor="text1"/>
          <w:szCs w:val="22"/>
        </w:rPr>
        <w:t xml:space="preserve"> March 2014]</w:t>
      </w:r>
    </w:p>
    <w:p w14:paraId="2FD99E49" w14:textId="77777777" w:rsidR="006A77E8" w:rsidRPr="007F561A" w:rsidRDefault="006A77E8" w:rsidP="006A77E8">
      <w:pPr>
        <w:spacing w:after="0" w:line="240" w:lineRule="auto"/>
        <w:rPr>
          <w:rFonts w:ascii="Times New Roman" w:hAnsi="Times New Roman" w:cs="Times New Roman"/>
          <w:color w:val="000000" w:themeColor="text1"/>
          <w:szCs w:val="22"/>
        </w:rPr>
      </w:pPr>
    </w:p>
    <w:p w14:paraId="4A9A116A" w14:textId="77777777" w:rsidR="006A77E8" w:rsidRPr="007F561A" w:rsidRDefault="006A77E8" w:rsidP="006A77E8">
      <w:pPr>
        <w:spacing w:after="0" w:line="240" w:lineRule="auto"/>
        <w:rPr>
          <w:rFonts w:ascii="Times New Roman" w:hAnsi="Times New Roman" w:cs="Times New Roman"/>
          <w:color w:val="000000" w:themeColor="text1"/>
          <w:szCs w:val="22"/>
        </w:rPr>
      </w:pPr>
      <w:r w:rsidRPr="007F561A">
        <w:rPr>
          <w:rFonts w:ascii="Times New Roman" w:hAnsi="Times New Roman" w:cs="Times New Roman"/>
          <w:color w:val="000000" w:themeColor="text1"/>
          <w:szCs w:val="22"/>
        </w:rPr>
        <w:t>[5] JavaScript: Wikipedia</w:t>
      </w:r>
    </w:p>
    <w:p w14:paraId="139AE082" w14:textId="6A87AFF8" w:rsidR="006A77E8" w:rsidRPr="007F561A" w:rsidRDefault="006A77E8" w:rsidP="006A77E8">
      <w:pPr>
        <w:spacing w:after="0" w:line="240" w:lineRule="auto"/>
        <w:rPr>
          <w:rFonts w:ascii="Times New Roman" w:eastAsia="Times New Roman" w:hAnsi="Times New Roman" w:cs="Times New Roman"/>
          <w:color w:val="000000" w:themeColor="text1"/>
          <w:szCs w:val="22"/>
          <w:u w:val="single"/>
        </w:rPr>
      </w:pPr>
      <w:r w:rsidRPr="007F561A">
        <w:rPr>
          <w:rFonts w:ascii="Times New Roman" w:hAnsi="Times New Roman" w:cs="Times New Roman"/>
          <w:i/>
          <w:iCs/>
          <w:color w:val="000000" w:themeColor="text1"/>
          <w:szCs w:val="22"/>
        </w:rPr>
        <w:t>Available from:</w:t>
      </w:r>
      <w:r w:rsidR="00353697" w:rsidRPr="007F561A">
        <w:rPr>
          <w:rFonts w:ascii="Times New Roman" w:hAnsi="Times New Roman" w:cs="Times New Roman"/>
          <w:color w:val="000000" w:themeColor="text1"/>
          <w:szCs w:val="22"/>
        </w:rPr>
        <w:t xml:space="preserve"> </w:t>
      </w:r>
      <w:hyperlink r:id="rId32" w:history="1">
        <w:r w:rsidR="007F561A" w:rsidRPr="00A05557">
          <w:rPr>
            <w:rStyle w:val="Hyperlink"/>
            <w:rFonts w:ascii="Times New Roman" w:hAnsi="Times New Roman" w:cs="Times New Roman"/>
            <w:szCs w:val="22"/>
          </w:rPr>
          <w:t>http://en.wikipedia.org/wiki/JavaScript</w:t>
        </w:r>
      </w:hyperlink>
      <w:r w:rsidR="007F561A">
        <w:rPr>
          <w:rFonts w:ascii="Times New Roman" w:hAnsi="Times New Roman" w:cs="Times New Roman"/>
          <w:color w:val="000000" w:themeColor="text1"/>
          <w:szCs w:val="22"/>
        </w:rPr>
        <w:t xml:space="preserve"> </w:t>
      </w:r>
      <w:r w:rsidRPr="007F561A">
        <w:rPr>
          <w:rFonts w:ascii="Times New Roman" w:hAnsi="Times New Roman" w:cs="Times New Roman"/>
          <w:color w:val="000000" w:themeColor="text1"/>
          <w:szCs w:val="22"/>
        </w:rPr>
        <w:t xml:space="preserve"> </w:t>
      </w:r>
      <w:r w:rsidRPr="007F561A">
        <w:rPr>
          <w:rFonts w:ascii="Times New Roman" w:eastAsia="Times New Roman" w:hAnsi="Times New Roman" w:cs="Times New Roman"/>
          <w:color w:val="000000" w:themeColor="text1"/>
          <w:szCs w:val="22"/>
        </w:rPr>
        <w:t>[Accessed 19</w:t>
      </w:r>
      <w:r w:rsidRPr="007F561A">
        <w:rPr>
          <w:rFonts w:ascii="Times New Roman" w:eastAsia="Times New Roman" w:hAnsi="Times New Roman" w:cs="Times New Roman"/>
          <w:color w:val="000000" w:themeColor="text1"/>
          <w:szCs w:val="22"/>
          <w:vertAlign w:val="superscript"/>
        </w:rPr>
        <w:t>th</w:t>
      </w:r>
      <w:r w:rsidRPr="007F561A">
        <w:rPr>
          <w:rFonts w:ascii="Times New Roman" w:eastAsia="Times New Roman" w:hAnsi="Times New Roman" w:cs="Times New Roman"/>
          <w:color w:val="000000" w:themeColor="text1"/>
          <w:szCs w:val="22"/>
        </w:rPr>
        <w:t xml:space="preserve"> March 2014]</w:t>
      </w:r>
      <w:r w:rsidRPr="007F561A">
        <w:rPr>
          <w:rFonts w:ascii="Times New Roman" w:hAnsi="Times New Roman" w:cs="Times New Roman"/>
          <w:color w:val="000000" w:themeColor="text1"/>
          <w:szCs w:val="22"/>
        </w:rPr>
        <w:br/>
      </w:r>
    </w:p>
    <w:p w14:paraId="37A39C44" w14:textId="77777777" w:rsidR="006A77E8" w:rsidRPr="007F561A" w:rsidRDefault="006A77E8" w:rsidP="006A77E8">
      <w:pPr>
        <w:spacing w:after="0" w:line="240" w:lineRule="auto"/>
        <w:rPr>
          <w:rFonts w:ascii="Times New Roman" w:eastAsia="Times New Roman" w:hAnsi="Times New Roman" w:cs="Times New Roman"/>
          <w:color w:val="000000" w:themeColor="text1"/>
          <w:szCs w:val="22"/>
        </w:rPr>
      </w:pPr>
      <w:r w:rsidRPr="007F561A">
        <w:rPr>
          <w:rFonts w:ascii="Times New Roman" w:eastAsia="Times New Roman" w:hAnsi="Times New Roman" w:cs="Times New Roman"/>
          <w:color w:val="000000" w:themeColor="text1"/>
          <w:szCs w:val="22"/>
        </w:rPr>
        <w:t>[6]JSON: Wikipedia</w:t>
      </w:r>
    </w:p>
    <w:p w14:paraId="1AAEA9A8" w14:textId="36B7F33B" w:rsidR="006A77E8" w:rsidRPr="007F561A" w:rsidRDefault="006A77E8" w:rsidP="006A77E8">
      <w:pPr>
        <w:spacing w:after="0" w:line="240" w:lineRule="auto"/>
        <w:rPr>
          <w:rFonts w:ascii="Times New Roman" w:hAnsi="Times New Roman" w:cs="Times New Roman"/>
          <w:color w:val="000000" w:themeColor="text1"/>
          <w:szCs w:val="22"/>
          <w:shd w:val="clear" w:color="auto" w:fill="F7F7F7"/>
        </w:rPr>
      </w:pPr>
      <w:r w:rsidRPr="007F561A">
        <w:rPr>
          <w:rFonts w:ascii="Times New Roman" w:hAnsi="Times New Roman" w:cs="Times New Roman"/>
          <w:i/>
          <w:iCs/>
          <w:color w:val="000000" w:themeColor="text1"/>
          <w:szCs w:val="22"/>
        </w:rPr>
        <w:t>Available from:</w:t>
      </w:r>
      <w:r w:rsidRPr="007F561A">
        <w:rPr>
          <w:rFonts w:ascii="Times New Roman" w:hAnsi="Times New Roman" w:cs="Times New Roman"/>
          <w:color w:val="000000" w:themeColor="text1"/>
          <w:szCs w:val="22"/>
        </w:rPr>
        <w:t xml:space="preserve"> </w:t>
      </w:r>
      <w:hyperlink r:id="rId33" w:history="1">
        <w:r w:rsidR="007F561A" w:rsidRPr="00A05557">
          <w:rPr>
            <w:rStyle w:val="Hyperlink"/>
            <w:rFonts w:ascii="Times New Roman" w:hAnsi="Times New Roman" w:cs="Times New Roman"/>
            <w:szCs w:val="22"/>
          </w:rPr>
          <w:t>http://en.wikipedia.org/wiki/JSON</w:t>
        </w:r>
      </w:hyperlink>
      <w:r w:rsidR="007F561A">
        <w:rPr>
          <w:rFonts w:ascii="Times New Roman" w:hAnsi="Times New Roman" w:cs="Times New Roman"/>
          <w:color w:val="000000" w:themeColor="text1"/>
          <w:szCs w:val="22"/>
          <w:shd w:val="clear" w:color="auto" w:fill="F7F7F7"/>
        </w:rPr>
        <w:t xml:space="preserve"> </w:t>
      </w:r>
      <w:r w:rsidRPr="007F561A">
        <w:rPr>
          <w:rFonts w:ascii="Times New Roman" w:hAnsi="Times New Roman" w:cs="Times New Roman"/>
          <w:color w:val="000000" w:themeColor="text1"/>
          <w:szCs w:val="22"/>
          <w:shd w:val="clear" w:color="auto" w:fill="F7F7F7"/>
        </w:rPr>
        <w:t xml:space="preserve"> </w:t>
      </w:r>
      <w:r w:rsidRPr="007F561A">
        <w:rPr>
          <w:rFonts w:ascii="Times New Roman" w:eastAsia="Times New Roman" w:hAnsi="Times New Roman" w:cs="Times New Roman"/>
          <w:color w:val="000000" w:themeColor="text1"/>
          <w:szCs w:val="22"/>
        </w:rPr>
        <w:t>[Accessed 18</w:t>
      </w:r>
      <w:r w:rsidRPr="007F561A">
        <w:rPr>
          <w:rFonts w:ascii="Times New Roman" w:eastAsia="Times New Roman" w:hAnsi="Times New Roman" w:cs="Times New Roman"/>
          <w:color w:val="000000" w:themeColor="text1"/>
          <w:szCs w:val="22"/>
          <w:vertAlign w:val="superscript"/>
        </w:rPr>
        <w:t>th</w:t>
      </w:r>
      <w:r w:rsidRPr="007F561A">
        <w:rPr>
          <w:rFonts w:ascii="Times New Roman" w:eastAsia="Times New Roman" w:hAnsi="Times New Roman" w:cs="Times New Roman"/>
          <w:color w:val="000000" w:themeColor="text1"/>
          <w:szCs w:val="22"/>
        </w:rPr>
        <w:t xml:space="preserve"> March 2014]</w:t>
      </w:r>
    </w:p>
    <w:p w14:paraId="39AF5A6A" w14:textId="77777777" w:rsidR="006A77E8" w:rsidRPr="007F561A" w:rsidRDefault="006A77E8" w:rsidP="006A77E8">
      <w:pPr>
        <w:spacing w:after="0" w:line="240" w:lineRule="auto"/>
        <w:rPr>
          <w:rFonts w:ascii="Times New Roman" w:hAnsi="Times New Roman" w:cs="Times New Roman"/>
          <w:color w:val="000000" w:themeColor="text1"/>
          <w:szCs w:val="22"/>
          <w:shd w:val="clear" w:color="auto" w:fill="F7F7F7"/>
        </w:rPr>
      </w:pPr>
      <w:r w:rsidRPr="007F561A">
        <w:rPr>
          <w:rFonts w:ascii="Times New Roman" w:eastAsia="Times New Roman" w:hAnsi="Times New Roman" w:cs="Times New Roman"/>
          <w:color w:val="000000" w:themeColor="text1"/>
          <w:szCs w:val="22"/>
        </w:rPr>
        <w:br/>
      </w:r>
      <w:r w:rsidRPr="007F561A">
        <w:rPr>
          <w:rFonts w:ascii="Times New Roman" w:hAnsi="Times New Roman" w:cs="Times New Roman"/>
          <w:color w:val="000000" w:themeColor="text1"/>
          <w:szCs w:val="22"/>
        </w:rPr>
        <w:t>[7]</w:t>
      </w:r>
      <w:r w:rsidRPr="007F561A">
        <w:rPr>
          <w:rFonts w:ascii="Times New Roman" w:hAnsi="Times New Roman" w:cs="Times New Roman"/>
          <w:b/>
          <w:bCs/>
          <w:color w:val="000000" w:themeColor="text1"/>
          <w:szCs w:val="22"/>
        </w:rPr>
        <w:t xml:space="preserve"> </w:t>
      </w:r>
      <w:r w:rsidRPr="007F561A">
        <w:rPr>
          <w:rFonts w:ascii="Times New Roman" w:hAnsi="Times New Roman" w:cs="Times New Roman"/>
          <w:color w:val="000000" w:themeColor="text1"/>
          <w:szCs w:val="22"/>
        </w:rPr>
        <w:t>Cascading Style Sheets: Wikipedia</w:t>
      </w:r>
      <w:r w:rsidRPr="007F561A">
        <w:rPr>
          <w:rFonts w:ascii="Times New Roman" w:hAnsi="Times New Roman" w:cs="Times New Roman"/>
          <w:color w:val="000000" w:themeColor="text1"/>
          <w:szCs w:val="22"/>
          <w:shd w:val="clear" w:color="auto" w:fill="F7F7F7"/>
        </w:rPr>
        <w:t xml:space="preserve"> </w:t>
      </w:r>
    </w:p>
    <w:p w14:paraId="172C59D2" w14:textId="28AB2BD0" w:rsidR="006A77E8" w:rsidRDefault="006A77E8" w:rsidP="006A77E8">
      <w:pPr>
        <w:spacing w:after="0" w:line="240" w:lineRule="auto"/>
        <w:rPr>
          <w:rFonts w:ascii="Times New Roman" w:eastAsia="Times New Roman" w:hAnsi="Times New Roman" w:cs="Times New Roman"/>
          <w:color w:val="000000" w:themeColor="text1"/>
          <w:szCs w:val="22"/>
        </w:rPr>
      </w:pPr>
      <w:r w:rsidRPr="007F561A">
        <w:rPr>
          <w:rFonts w:ascii="Times New Roman" w:hAnsi="Times New Roman" w:cs="Times New Roman"/>
          <w:i/>
          <w:iCs/>
          <w:color w:val="000000" w:themeColor="text1"/>
          <w:szCs w:val="22"/>
        </w:rPr>
        <w:t>Available from:</w:t>
      </w:r>
      <w:r w:rsidRPr="007F561A">
        <w:rPr>
          <w:rFonts w:ascii="Times New Roman" w:hAnsi="Times New Roman" w:cs="Times New Roman"/>
          <w:color w:val="000000" w:themeColor="text1"/>
          <w:szCs w:val="22"/>
        </w:rPr>
        <w:t xml:space="preserve"> </w:t>
      </w:r>
      <w:hyperlink r:id="rId34" w:history="1">
        <w:r w:rsidR="007F561A" w:rsidRPr="00A05557">
          <w:rPr>
            <w:rStyle w:val="Hyperlink"/>
            <w:rFonts w:ascii="Times New Roman" w:hAnsi="Times New Roman" w:cs="Times New Roman"/>
            <w:szCs w:val="22"/>
          </w:rPr>
          <w:t>http://en.wikipedia.org/wiki/Cascading_Style_Sheets</w:t>
        </w:r>
      </w:hyperlink>
      <w:r w:rsidR="007F561A">
        <w:rPr>
          <w:rFonts w:ascii="Times New Roman" w:hAnsi="Times New Roman" w:cs="Times New Roman"/>
          <w:color w:val="000000" w:themeColor="text1"/>
          <w:szCs w:val="22"/>
        </w:rPr>
        <w:t xml:space="preserve"> </w:t>
      </w:r>
      <w:r w:rsidRPr="007F561A">
        <w:rPr>
          <w:rFonts w:ascii="Times New Roman" w:hAnsi="Times New Roman" w:cs="Times New Roman"/>
          <w:color w:val="000000" w:themeColor="text1"/>
          <w:szCs w:val="22"/>
        </w:rPr>
        <w:t xml:space="preserve"> </w:t>
      </w:r>
      <w:r w:rsidRPr="007F561A">
        <w:rPr>
          <w:rFonts w:ascii="Times New Roman" w:eastAsia="Times New Roman" w:hAnsi="Times New Roman" w:cs="Times New Roman"/>
          <w:color w:val="000000" w:themeColor="text1"/>
          <w:szCs w:val="22"/>
        </w:rPr>
        <w:t>[Accessed 18</w:t>
      </w:r>
      <w:r w:rsidRPr="007F561A">
        <w:rPr>
          <w:rFonts w:ascii="Times New Roman" w:eastAsia="Times New Roman" w:hAnsi="Times New Roman" w:cs="Times New Roman"/>
          <w:color w:val="000000" w:themeColor="text1"/>
          <w:szCs w:val="22"/>
          <w:vertAlign w:val="superscript"/>
        </w:rPr>
        <w:t>th</w:t>
      </w:r>
      <w:r w:rsidRPr="007F561A">
        <w:rPr>
          <w:rFonts w:ascii="Times New Roman" w:eastAsia="Times New Roman" w:hAnsi="Times New Roman" w:cs="Times New Roman"/>
          <w:color w:val="000000" w:themeColor="text1"/>
          <w:szCs w:val="22"/>
        </w:rPr>
        <w:t xml:space="preserve"> March 2014]</w:t>
      </w:r>
    </w:p>
    <w:p w14:paraId="6F4926BD" w14:textId="77777777" w:rsidR="007F561A" w:rsidRDefault="007F561A" w:rsidP="006A77E8">
      <w:pPr>
        <w:spacing w:after="0" w:line="240" w:lineRule="auto"/>
        <w:rPr>
          <w:rFonts w:ascii="Times New Roman" w:eastAsia="Times New Roman" w:hAnsi="Times New Roman" w:cs="Times New Roman"/>
          <w:color w:val="000000" w:themeColor="text1"/>
          <w:szCs w:val="22"/>
        </w:rPr>
      </w:pPr>
    </w:p>
    <w:p w14:paraId="5555816A" w14:textId="77777777" w:rsidR="007F561A" w:rsidRPr="007F561A" w:rsidRDefault="007F561A" w:rsidP="007F561A">
      <w:pPr>
        <w:spacing w:after="0" w:line="240" w:lineRule="auto"/>
        <w:rPr>
          <w:rFonts w:ascii="Times New Roman" w:hAnsi="Times New Roman" w:cs="Times New Roman"/>
          <w:color w:val="000000" w:themeColor="text1"/>
          <w:szCs w:val="22"/>
        </w:rPr>
      </w:pPr>
      <w:r w:rsidRPr="007F561A">
        <w:rPr>
          <w:rFonts w:ascii="Times New Roman" w:hAnsi="Times New Roman" w:cs="Times New Roman"/>
          <w:color w:val="000000" w:themeColor="text1"/>
          <w:szCs w:val="22"/>
        </w:rPr>
        <w:t>[8]</w:t>
      </w:r>
      <w:r w:rsidRPr="007F561A">
        <w:rPr>
          <w:rFonts w:ascii="Times New Roman" w:hAnsi="Times New Roman" w:cs="Times New Roman"/>
          <w:color w:val="000000" w:themeColor="text1"/>
          <w:szCs w:val="22"/>
          <w:shd w:val="clear" w:color="auto" w:fill="F7F7F7"/>
        </w:rPr>
        <w:t xml:space="preserve"> </w:t>
      </w:r>
      <w:r w:rsidRPr="007F561A">
        <w:rPr>
          <w:rFonts w:ascii="Times New Roman" w:hAnsi="Times New Roman" w:cs="Times New Roman"/>
          <w:color w:val="000000" w:themeColor="text1"/>
          <w:szCs w:val="22"/>
        </w:rPr>
        <w:t>Node.js: Joyent, Inc</w:t>
      </w:r>
    </w:p>
    <w:p w14:paraId="4C52AC27" w14:textId="4B540BE3" w:rsidR="007F561A" w:rsidRPr="007F561A" w:rsidRDefault="007F561A" w:rsidP="007F561A">
      <w:pPr>
        <w:spacing w:after="0" w:line="240" w:lineRule="auto"/>
        <w:rPr>
          <w:rFonts w:ascii="Times New Roman" w:eastAsia="Times New Roman" w:hAnsi="Times New Roman" w:cs="Times New Roman"/>
          <w:color w:val="000000" w:themeColor="text1"/>
          <w:szCs w:val="22"/>
        </w:rPr>
      </w:pPr>
      <w:r w:rsidRPr="007F561A">
        <w:rPr>
          <w:rFonts w:ascii="Times New Roman" w:hAnsi="Times New Roman" w:cs="Times New Roman"/>
          <w:i/>
          <w:iCs/>
          <w:color w:val="000000" w:themeColor="text1"/>
          <w:szCs w:val="22"/>
        </w:rPr>
        <w:t>Availble from:</w:t>
      </w:r>
      <w:r w:rsidRPr="007F561A">
        <w:rPr>
          <w:rFonts w:ascii="Times New Roman" w:hAnsi="Times New Roman" w:cs="Times New Roman"/>
          <w:color w:val="000000" w:themeColor="text1"/>
          <w:szCs w:val="22"/>
          <w:shd w:val="clear" w:color="auto" w:fill="F7F7F7"/>
        </w:rPr>
        <w:t xml:space="preserve"> </w:t>
      </w:r>
      <w:hyperlink r:id="rId35" w:history="1">
        <w:r w:rsidRPr="00A05557">
          <w:rPr>
            <w:rStyle w:val="Hyperlink"/>
            <w:rFonts w:ascii="Times New Roman" w:hAnsi="Times New Roman" w:cs="Times New Roman"/>
            <w:szCs w:val="22"/>
            <w:shd w:val="clear" w:color="auto" w:fill="F7F7F7"/>
          </w:rPr>
          <w:t>http://nodejs.org</w:t>
        </w:r>
      </w:hyperlink>
      <w:r>
        <w:rPr>
          <w:rFonts w:ascii="Times New Roman" w:hAnsi="Times New Roman" w:cs="Times New Roman"/>
          <w:color w:val="000000" w:themeColor="text1"/>
          <w:szCs w:val="22"/>
          <w:shd w:val="clear" w:color="auto" w:fill="F7F7F7"/>
        </w:rPr>
        <w:t xml:space="preserve"> </w:t>
      </w:r>
      <w:r w:rsidRPr="007F561A">
        <w:rPr>
          <w:rFonts w:ascii="Times New Roman" w:eastAsia="Times New Roman" w:hAnsi="Times New Roman" w:cs="Times New Roman"/>
          <w:color w:val="000000" w:themeColor="text1"/>
          <w:szCs w:val="22"/>
        </w:rPr>
        <w:t>[Accessed 18</w:t>
      </w:r>
      <w:r w:rsidRPr="007F561A">
        <w:rPr>
          <w:rFonts w:ascii="Times New Roman" w:eastAsia="Times New Roman" w:hAnsi="Times New Roman" w:cs="Times New Roman"/>
          <w:color w:val="000000" w:themeColor="text1"/>
          <w:szCs w:val="22"/>
          <w:vertAlign w:val="superscript"/>
        </w:rPr>
        <w:t>th</w:t>
      </w:r>
      <w:r w:rsidRPr="007F561A">
        <w:rPr>
          <w:rFonts w:ascii="Times New Roman" w:eastAsia="Times New Roman" w:hAnsi="Times New Roman" w:cs="Times New Roman"/>
          <w:color w:val="000000" w:themeColor="text1"/>
          <w:szCs w:val="22"/>
        </w:rPr>
        <w:t xml:space="preserve"> March 2014]</w:t>
      </w:r>
    </w:p>
    <w:p w14:paraId="1AA33C8C" w14:textId="77777777" w:rsidR="007F561A" w:rsidRPr="007F561A" w:rsidRDefault="007F561A" w:rsidP="007F561A">
      <w:pPr>
        <w:spacing w:after="0" w:line="240" w:lineRule="auto"/>
        <w:rPr>
          <w:rFonts w:ascii="Times New Roman" w:hAnsi="Times New Roman" w:cs="Times New Roman"/>
          <w:color w:val="000000" w:themeColor="text1"/>
          <w:szCs w:val="22"/>
          <w:shd w:val="clear" w:color="auto" w:fill="F7F7F7"/>
          <w:cs/>
        </w:rPr>
      </w:pPr>
    </w:p>
    <w:p w14:paraId="03567B50" w14:textId="5521A601" w:rsidR="007F561A" w:rsidRPr="007F561A" w:rsidRDefault="007F561A" w:rsidP="007F561A">
      <w:pPr>
        <w:spacing w:line="240" w:lineRule="auto"/>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szCs w:val="22"/>
        </w:rPr>
        <w:t>[9] WebRTC API: Webplatform</w:t>
      </w:r>
      <w:r w:rsidRPr="007F561A">
        <w:rPr>
          <w:rFonts w:ascii="Times New Roman" w:eastAsia="Times New Roman" w:hAnsi="Times New Roman" w:cs="Times New Roman"/>
          <w:i/>
          <w:iCs/>
          <w:color w:val="000000" w:themeColor="text1"/>
          <w:szCs w:val="22"/>
        </w:rPr>
        <w:t>Available from</w:t>
      </w:r>
      <w:r w:rsidRPr="007F561A">
        <w:rPr>
          <w:rFonts w:ascii="Times New Roman" w:eastAsia="Times New Roman" w:hAnsi="Times New Roman" w:cs="Times New Roman"/>
          <w:color w:val="000000" w:themeColor="text1"/>
          <w:szCs w:val="22"/>
        </w:rPr>
        <w:t xml:space="preserve">: </w:t>
      </w:r>
      <w:hyperlink r:id="rId36" w:history="1">
        <w:r w:rsidRPr="00A05557">
          <w:rPr>
            <w:rStyle w:val="Hyperlink"/>
            <w:rFonts w:ascii="Times New Roman" w:hAnsi="Times New Roman" w:cs="Times New Roman"/>
            <w:szCs w:val="22"/>
          </w:rPr>
          <w:t>http://docs.webplatform.org/wiki/apis/webrtc</w:t>
        </w:r>
      </w:hyperlink>
      <w:r>
        <w:rPr>
          <w:rFonts w:ascii="Times New Roman" w:eastAsia="Times New Roman" w:hAnsi="Times New Roman" w:cs="Times New Roman"/>
          <w:color w:val="000000" w:themeColor="text1"/>
          <w:szCs w:val="22"/>
        </w:rPr>
        <w:t xml:space="preserve"> </w:t>
      </w:r>
      <w:r w:rsidRPr="007F561A">
        <w:rPr>
          <w:rFonts w:ascii="Times New Roman" w:eastAsia="Times New Roman" w:hAnsi="Times New Roman" w:cs="Times New Roman"/>
          <w:color w:val="000000" w:themeColor="text1"/>
          <w:szCs w:val="22"/>
        </w:rPr>
        <w:t>[Accessed 19</w:t>
      </w:r>
      <w:r w:rsidRPr="007F561A">
        <w:rPr>
          <w:rFonts w:ascii="Times New Roman" w:eastAsia="Times New Roman" w:hAnsi="Times New Roman" w:cs="Times New Roman"/>
          <w:color w:val="000000" w:themeColor="text1"/>
          <w:szCs w:val="22"/>
          <w:vertAlign w:val="superscript"/>
        </w:rPr>
        <w:t>th</w:t>
      </w:r>
      <w:r w:rsidRPr="007F561A">
        <w:rPr>
          <w:rFonts w:ascii="Times New Roman" w:eastAsia="Times New Roman" w:hAnsi="Times New Roman" w:cs="Times New Roman"/>
          <w:color w:val="000000" w:themeColor="text1"/>
          <w:szCs w:val="22"/>
        </w:rPr>
        <w:t xml:space="preserve"> March 2014]</w:t>
      </w:r>
    </w:p>
    <w:p w14:paraId="27C5653C" w14:textId="77777777" w:rsidR="007F561A" w:rsidRPr="007F561A" w:rsidRDefault="007F561A" w:rsidP="007F561A">
      <w:pPr>
        <w:spacing w:after="0" w:line="240" w:lineRule="auto"/>
        <w:rPr>
          <w:rFonts w:ascii="Times New Roman" w:hAnsi="Times New Roman" w:cs="Times New Roman"/>
          <w:color w:val="000000" w:themeColor="text1"/>
          <w:szCs w:val="22"/>
          <w:shd w:val="clear" w:color="auto" w:fill="F7F7F7"/>
        </w:rPr>
      </w:pPr>
      <w:r w:rsidRPr="007F561A">
        <w:rPr>
          <w:rFonts w:ascii="Times New Roman" w:hAnsi="Times New Roman" w:cs="Times New Roman"/>
          <w:color w:val="000000" w:themeColor="text1"/>
          <w:szCs w:val="22"/>
          <w:shd w:val="clear" w:color="auto" w:fill="F7F7F7"/>
        </w:rPr>
        <w:t>[10] MySQL:</w:t>
      </w:r>
    </w:p>
    <w:p w14:paraId="5AC978F9" w14:textId="73BBC087" w:rsidR="007F561A" w:rsidRDefault="007F561A" w:rsidP="007F561A">
      <w:pPr>
        <w:rPr>
          <w:rFonts w:ascii="Times New Roman" w:eastAsia="Times New Roman" w:hAnsi="Times New Roman" w:cs="Times New Roman"/>
          <w:color w:val="000000" w:themeColor="text1"/>
          <w:szCs w:val="22"/>
        </w:rPr>
      </w:pPr>
      <w:r w:rsidRPr="007F561A">
        <w:rPr>
          <w:rFonts w:ascii="Times New Roman" w:hAnsi="Times New Roman" w:cs="Times New Roman"/>
          <w:i/>
          <w:iCs/>
          <w:color w:val="000000" w:themeColor="text1"/>
          <w:szCs w:val="22"/>
          <w:shd w:val="clear" w:color="auto" w:fill="F7F7F7"/>
        </w:rPr>
        <w:t>Available from:</w:t>
      </w:r>
      <w:r w:rsidRPr="007F561A">
        <w:rPr>
          <w:rFonts w:ascii="Times New Roman" w:hAnsi="Times New Roman" w:cs="Times New Roman"/>
          <w:color w:val="000000" w:themeColor="text1"/>
          <w:szCs w:val="22"/>
          <w:shd w:val="clear" w:color="auto" w:fill="F7F7F7"/>
        </w:rPr>
        <w:t xml:space="preserve"> </w:t>
      </w:r>
      <w:hyperlink r:id="rId37" w:history="1">
        <w:r w:rsidRPr="00A05557">
          <w:rPr>
            <w:rStyle w:val="Hyperlink"/>
            <w:rFonts w:ascii="Times New Roman" w:hAnsi="Times New Roman" w:cs="Times New Roman"/>
            <w:szCs w:val="22"/>
            <w:shd w:val="clear" w:color="auto" w:fill="F7F7F7"/>
          </w:rPr>
          <w:t>http://en.wikipedia.org/wiki/MySQL</w:t>
        </w:r>
      </w:hyperlink>
      <w:r>
        <w:rPr>
          <w:rFonts w:ascii="Times New Roman" w:hAnsi="Times New Roman" w:cs="Times New Roman"/>
          <w:color w:val="000000" w:themeColor="text1"/>
          <w:szCs w:val="22"/>
          <w:u w:val="single"/>
          <w:shd w:val="clear" w:color="auto" w:fill="F7F7F7"/>
        </w:rPr>
        <w:t xml:space="preserve"> [</w:t>
      </w:r>
      <w:r w:rsidRPr="007F561A">
        <w:rPr>
          <w:rFonts w:ascii="Times New Roman" w:eastAsia="Times New Roman" w:hAnsi="Times New Roman" w:cs="Times New Roman"/>
          <w:color w:val="000000" w:themeColor="text1"/>
          <w:szCs w:val="22"/>
        </w:rPr>
        <w:t>Accessed 18</w:t>
      </w:r>
      <w:r w:rsidRPr="007F561A">
        <w:rPr>
          <w:rFonts w:ascii="Times New Roman" w:eastAsia="Times New Roman" w:hAnsi="Times New Roman" w:cs="Times New Roman"/>
          <w:color w:val="000000" w:themeColor="text1"/>
          <w:szCs w:val="22"/>
          <w:vertAlign w:val="superscript"/>
        </w:rPr>
        <w:t>th</w:t>
      </w:r>
      <w:r w:rsidRPr="007F561A">
        <w:rPr>
          <w:rFonts w:ascii="Times New Roman" w:eastAsia="Times New Roman" w:hAnsi="Times New Roman" w:cs="Times New Roman"/>
          <w:color w:val="000000" w:themeColor="text1"/>
          <w:szCs w:val="22"/>
        </w:rPr>
        <w:t xml:space="preserve"> March 2014]</w:t>
      </w:r>
    </w:p>
    <w:p w14:paraId="5F22450C" w14:textId="372BC44B" w:rsidR="007F561A" w:rsidRPr="007F561A" w:rsidRDefault="007F561A" w:rsidP="007F561A">
      <w:pPr>
        <w:spacing w:after="0" w:line="240" w:lineRule="auto"/>
        <w:rPr>
          <w:rFonts w:ascii="Times New Roman" w:hAnsi="Times New Roman" w:cs="Times New Roman"/>
          <w:color w:val="000000" w:themeColor="text1"/>
          <w:szCs w:val="22"/>
          <w:shd w:val="clear" w:color="auto" w:fill="F7F7F7"/>
        </w:rPr>
      </w:pPr>
      <w:r>
        <w:rPr>
          <w:rFonts w:ascii="Times New Roman" w:hAnsi="Times New Roman" w:cs="Times New Roman"/>
          <w:color w:val="000000" w:themeColor="text1"/>
          <w:szCs w:val="22"/>
          <w:shd w:val="clear" w:color="auto" w:fill="F7F7F7"/>
        </w:rPr>
        <w:t>[11]</w:t>
      </w:r>
      <w:r w:rsidRPr="007F561A">
        <w:rPr>
          <w:rFonts w:ascii="Times New Roman" w:eastAsia="Times New Roman" w:hAnsi="Times New Roman" w:cs="Times New Roman"/>
          <w:color w:val="000000" w:themeColor="text1"/>
          <w:szCs w:val="22"/>
        </w:rPr>
        <w:t xml:space="preserve"> </w:t>
      </w:r>
      <w:r>
        <w:rPr>
          <w:rFonts w:ascii="Times New Roman" w:eastAsia="Times New Roman" w:hAnsi="Times New Roman" w:cs="Times New Roman"/>
          <w:color w:val="000000" w:themeColor="text1"/>
          <w:szCs w:val="22"/>
        </w:rPr>
        <w:t>Google Developers</w:t>
      </w:r>
      <w:r w:rsidRPr="007F561A">
        <w:rPr>
          <w:rFonts w:ascii="Times New Roman" w:hAnsi="Times New Roman" w:cs="Times New Roman"/>
          <w:color w:val="000000" w:themeColor="text1"/>
          <w:szCs w:val="22"/>
          <w:shd w:val="clear" w:color="auto" w:fill="F7F7F7"/>
        </w:rPr>
        <w:t>:</w:t>
      </w:r>
    </w:p>
    <w:p w14:paraId="40BFD060" w14:textId="008D7C14" w:rsidR="007F561A" w:rsidRPr="007F561A" w:rsidRDefault="007F561A" w:rsidP="007F561A">
      <w:pPr>
        <w:rPr>
          <w:rFonts w:ascii="Times New Roman" w:eastAsia="Times New Roman" w:hAnsi="Times New Roman" w:cs="Times New Roman"/>
          <w:color w:val="000000" w:themeColor="text1"/>
          <w:szCs w:val="22"/>
          <w:u w:val="single"/>
        </w:rPr>
      </w:pPr>
      <w:r w:rsidRPr="0034473C">
        <w:rPr>
          <w:rFonts w:ascii="Times New Roman" w:eastAsia="Times New Roman" w:hAnsi="Times New Roman" w:cs="Times New Roman"/>
          <w:i/>
          <w:iCs/>
          <w:color w:val="000000" w:themeColor="text1"/>
          <w:szCs w:val="22"/>
        </w:rPr>
        <w:t>Available from:</w:t>
      </w:r>
      <w:r w:rsidRPr="007F561A">
        <w:rPr>
          <w:rFonts w:ascii="Times New Roman" w:eastAsia="Times New Roman" w:hAnsi="Times New Roman" w:cs="Times New Roman"/>
          <w:color w:val="000000" w:themeColor="text1"/>
          <w:szCs w:val="22"/>
          <w:u w:val="single"/>
        </w:rPr>
        <w:t xml:space="preserve"> </w:t>
      </w:r>
      <w:hyperlink r:id="rId38" w:history="1">
        <w:r w:rsidRPr="00A05557">
          <w:rPr>
            <w:rStyle w:val="Hyperlink"/>
            <w:rFonts w:ascii="Times New Roman" w:eastAsia="Times New Roman" w:hAnsi="Times New Roman" w:cs="Times New Roman"/>
            <w:szCs w:val="22"/>
          </w:rPr>
          <w:t>https://developers.google.com/</w:t>
        </w:r>
        <w:r w:rsidRPr="00A05557">
          <w:rPr>
            <w:rStyle w:val="Hyperlink"/>
            <w:rFonts w:ascii="Times New Roman" w:eastAsia="Times New Roman" w:hAnsi="Times New Roman" w:cs="Times New Roman"/>
            <w:i/>
            <w:iCs/>
            <w:szCs w:val="22"/>
          </w:rPr>
          <w:t>maps</w:t>
        </w:r>
      </w:hyperlink>
      <w:r>
        <w:rPr>
          <w:rFonts w:ascii="Times New Roman" w:eastAsia="Times New Roman" w:hAnsi="Times New Roman" w:cs="Times New Roman"/>
          <w:i/>
          <w:iCs/>
          <w:color w:val="000000" w:themeColor="text1"/>
          <w:szCs w:val="22"/>
          <w:u w:val="single"/>
        </w:rPr>
        <w:t xml:space="preserve"> </w:t>
      </w:r>
      <w:r w:rsidRPr="007F561A">
        <w:rPr>
          <w:rFonts w:ascii="Times New Roman" w:eastAsia="Times New Roman" w:hAnsi="Times New Roman" w:cs="Times New Roman"/>
          <w:color w:val="000000" w:themeColor="text1"/>
          <w:szCs w:val="22"/>
        </w:rPr>
        <w:t xml:space="preserve"> [Accessed 18</w:t>
      </w:r>
      <w:r w:rsidRPr="007F561A">
        <w:rPr>
          <w:rFonts w:ascii="Times New Roman" w:eastAsia="Times New Roman" w:hAnsi="Times New Roman" w:cs="Times New Roman"/>
          <w:color w:val="000000" w:themeColor="text1"/>
          <w:szCs w:val="22"/>
          <w:vertAlign w:val="superscript"/>
        </w:rPr>
        <w:t>th</w:t>
      </w:r>
      <w:r w:rsidRPr="007F561A">
        <w:rPr>
          <w:rFonts w:ascii="Times New Roman" w:eastAsia="Times New Roman" w:hAnsi="Times New Roman" w:cs="Times New Roman"/>
          <w:color w:val="000000" w:themeColor="text1"/>
          <w:szCs w:val="22"/>
        </w:rPr>
        <w:t xml:space="preserve"> March 2014]</w:t>
      </w:r>
    </w:p>
    <w:p w14:paraId="0843ACC9" w14:textId="6959FC7F" w:rsidR="007F561A" w:rsidRPr="007F561A" w:rsidRDefault="0034473C" w:rsidP="007F561A">
      <w:pPr>
        <w:spacing w:after="0" w:line="240" w:lineRule="auto"/>
        <w:rPr>
          <w:rFonts w:ascii="Times New Roman" w:hAnsi="Times New Roman" w:cs="Times New Roman"/>
          <w:color w:val="000000" w:themeColor="text1"/>
          <w:szCs w:val="22"/>
          <w:shd w:val="clear" w:color="auto" w:fill="F7F7F7"/>
        </w:rPr>
      </w:pPr>
      <w:r>
        <w:rPr>
          <w:rFonts w:ascii="Times New Roman" w:hAnsi="Times New Roman" w:cs="Times New Roman"/>
          <w:color w:val="000000" w:themeColor="text1"/>
          <w:szCs w:val="22"/>
          <w:shd w:val="clear" w:color="auto" w:fill="F7F7F7"/>
        </w:rPr>
        <w:t>[12</w:t>
      </w:r>
      <w:r w:rsidR="007F561A">
        <w:rPr>
          <w:rFonts w:ascii="Times New Roman" w:hAnsi="Times New Roman" w:cs="Times New Roman"/>
          <w:color w:val="000000" w:themeColor="text1"/>
          <w:szCs w:val="22"/>
          <w:shd w:val="clear" w:color="auto" w:fill="F7F7F7"/>
        </w:rPr>
        <w:t>]</w:t>
      </w:r>
      <w:r w:rsidR="007F561A" w:rsidRPr="007F561A">
        <w:rPr>
          <w:rFonts w:ascii="Times New Roman" w:eastAsia="Times New Roman" w:hAnsi="Times New Roman" w:cs="Times New Roman"/>
          <w:color w:val="000000" w:themeColor="text1"/>
          <w:szCs w:val="22"/>
        </w:rPr>
        <w:t xml:space="preserve"> </w:t>
      </w:r>
      <w:r w:rsidRPr="007F561A">
        <w:rPr>
          <w:rFonts w:ascii="Times New Roman" w:eastAsia="Times New Roman" w:hAnsi="Times New Roman" w:cs="Times New Roman"/>
          <w:color w:val="000000" w:themeColor="text1"/>
          <w:szCs w:val="22"/>
        </w:rPr>
        <w:t>Aptana: Wikipedia</w:t>
      </w:r>
    </w:p>
    <w:p w14:paraId="5EBA16C3" w14:textId="77777777" w:rsidR="0034473C" w:rsidRDefault="0034473C" w:rsidP="0034473C">
      <w:pPr>
        <w:rPr>
          <w:rFonts w:ascii="Times New Roman" w:eastAsia="Times New Roman" w:hAnsi="Times New Roman" w:cs="Times New Roman"/>
          <w:color w:val="000000" w:themeColor="text1"/>
          <w:szCs w:val="22"/>
        </w:rPr>
      </w:pPr>
      <w:r w:rsidRPr="0034473C">
        <w:rPr>
          <w:rFonts w:ascii="Times New Roman" w:eastAsia="Times New Roman" w:hAnsi="Times New Roman" w:cs="Times New Roman"/>
          <w:i/>
          <w:iCs/>
          <w:color w:val="000000" w:themeColor="text1"/>
          <w:szCs w:val="22"/>
        </w:rPr>
        <w:t>Available from</w:t>
      </w:r>
      <w:r w:rsidRPr="0034473C">
        <w:rPr>
          <w:rFonts w:ascii="Times New Roman" w:eastAsia="Times New Roman" w:hAnsi="Times New Roman" w:cs="Times New Roman"/>
          <w:color w:val="000000" w:themeColor="text1"/>
          <w:szCs w:val="22"/>
        </w:rPr>
        <w:t>:</w:t>
      </w:r>
      <w:r w:rsidRPr="007F561A">
        <w:rPr>
          <w:rFonts w:ascii="Times New Roman" w:eastAsia="Times New Roman" w:hAnsi="Times New Roman" w:cs="Times New Roman"/>
          <w:color w:val="000000" w:themeColor="text1"/>
          <w:szCs w:val="22"/>
          <w:u w:val="single"/>
        </w:rPr>
        <w:t xml:space="preserve"> </w:t>
      </w:r>
      <w:hyperlink r:id="rId39" w:history="1">
        <w:r w:rsidRPr="00A05557">
          <w:rPr>
            <w:rStyle w:val="Hyperlink"/>
            <w:rFonts w:ascii="Times New Roman" w:eastAsia="Times New Roman" w:hAnsi="Times New Roman" w:cs="Times New Roman"/>
            <w:szCs w:val="22"/>
          </w:rPr>
          <w:t>http://en.wikipedia.org/wiki/Aptana</w:t>
        </w:r>
      </w:hyperlink>
      <w:r>
        <w:rPr>
          <w:rFonts w:ascii="Times New Roman" w:eastAsia="Times New Roman" w:hAnsi="Times New Roman" w:cs="Times New Roman"/>
          <w:color w:val="000000" w:themeColor="text1"/>
          <w:szCs w:val="22"/>
        </w:rPr>
        <w:t xml:space="preserve"> [Accessed 25</w:t>
      </w:r>
      <w:r w:rsidRPr="007F561A">
        <w:rPr>
          <w:rFonts w:ascii="Times New Roman" w:eastAsia="Times New Roman" w:hAnsi="Times New Roman" w:cs="Times New Roman"/>
          <w:color w:val="000000" w:themeColor="text1"/>
          <w:szCs w:val="22"/>
          <w:vertAlign w:val="superscript"/>
        </w:rPr>
        <w:t>th</w:t>
      </w:r>
      <w:r w:rsidRPr="007F561A">
        <w:rPr>
          <w:rFonts w:ascii="Times New Roman" w:eastAsia="Times New Roman" w:hAnsi="Times New Roman" w:cs="Times New Roman"/>
          <w:color w:val="000000" w:themeColor="text1"/>
          <w:szCs w:val="22"/>
        </w:rPr>
        <w:t xml:space="preserve"> March 2014]</w:t>
      </w:r>
    </w:p>
    <w:p w14:paraId="7781214C" w14:textId="7174134A" w:rsidR="0034473C" w:rsidRPr="007F561A" w:rsidRDefault="0034473C" w:rsidP="0034473C">
      <w:pPr>
        <w:spacing w:after="0" w:line="240" w:lineRule="auto"/>
        <w:rPr>
          <w:rFonts w:ascii="Times New Roman" w:hAnsi="Times New Roman" w:cs="Times New Roman"/>
          <w:color w:val="000000" w:themeColor="text1"/>
          <w:szCs w:val="22"/>
          <w:shd w:val="clear" w:color="auto" w:fill="F7F7F7"/>
        </w:rPr>
      </w:pPr>
      <w:r>
        <w:rPr>
          <w:rFonts w:ascii="Times New Roman" w:hAnsi="Times New Roman" w:cs="Times New Roman"/>
          <w:color w:val="000000" w:themeColor="text1"/>
          <w:szCs w:val="22"/>
          <w:shd w:val="clear" w:color="auto" w:fill="F7F7F7"/>
        </w:rPr>
        <w:t>[13]</w:t>
      </w:r>
      <w:r w:rsidRPr="007F561A">
        <w:rPr>
          <w:rFonts w:ascii="Times New Roman" w:eastAsia="Times New Roman" w:hAnsi="Times New Roman" w:cs="Times New Roman"/>
          <w:color w:val="000000" w:themeColor="text1"/>
          <w:szCs w:val="22"/>
        </w:rPr>
        <w:t xml:space="preserve"> </w:t>
      </w:r>
      <w:r w:rsidRPr="0034473C">
        <w:rPr>
          <w:rFonts w:ascii="Times New Roman" w:eastAsia="Times New Roman" w:hAnsi="Times New Roman" w:cs="Times New Roman"/>
          <w:color w:val="000000" w:themeColor="text1"/>
          <w:szCs w:val="22"/>
        </w:rPr>
        <w:t>Iterative and incremental development</w:t>
      </w:r>
      <w:r w:rsidRPr="007F561A">
        <w:rPr>
          <w:rFonts w:ascii="Times New Roman" w:eastAsia="Times New Roman" w:hAnsi="Times New Roman" w:cs="Times New Roman"/>
          <w:color w:val="000000" w:themeColor="text1"/>
          <w:szCs w:val="22"/>
        </w:rPr>
        <w:t>: Wikipedia</w:t>
      </w:r>
    </w:p>
    <w:p w14:paraId="2FE74C95" w14:textId="3EF89A3D" w:rsidR="0034473C" w:rsidRDefault="0034473C" w:rsidP="0034473C">
      <w:pPr>
        <w:rPr>
          <w:rFonts w:ascii="Times New Roman" w:eastAsia="Times New Roman" w:hAnsi="Times New Roman" w:cs="Times New Roman"/>
          <w:color w:val="000000" w:themeColor="text1"/>
          <w:szCs w:val="22"/>
        </w:rPr>
      </w:pPr>
      <w:r w:rsidRPr="0034473C">
        <w:rPr>
          <w:rFonts w:ascii="Times New Roman" w:eastAsia="Times New Roman" w:hAnsi="Times New Roman" w:cs="Times New Roman"/>
          <w:i/>
          <w:iCs/>
          <w:color w:val="000000" w:themeColor="text1"/>
          <w:szCs w:val="22"/>
        </w:rPr>
        <w:t>Available from</w:t>
      </w:r>
      <w:r w:rsidRPr="0034473C">
        <w:rPr>
          <w:rFonts w:ascii="Times New Roman" w:eastAsia="Times New Roman" w:hAnsi="Times New Roman" w:cs="Times New Roman"/>
          <w:color w:val="000000" w:themeColor="text1"/>
          <w:szCs w:val="22"/>
        </w:rPr>
        <w:t>:</w:t>
      </w:r>
      <w:r w:rsidRPr="007F561A">
        <w:rPr>
          <w:rFonts w:ascii="Times New Roman" w:eastAsia="Times New Roman" w:hAnsi="Times New Roman" w:cs="Times New Roman"/>
          <w:color w:val="000000" w:themeColor="text1"/>
          <w:szCs w:val="22"/>
          <w:u w:val="single"/>
        </w:rPr>
        <w:t xml:space="preserve"> </w:t>
      </w:r>
      <w:hyperlink r:id="rId40" w:history="1">
        <w:r w:rsidRPr="00A05557">
          <w:rPr>
            <w:rStyle w:val="Hyperlink"/>
            <w:rFonts w:ascii="Times New Roman" w:eastAsia="Times New Roman" w:hAnsi="Times New Roman" w:cs="Times New Roman"/>
            <w:szCs w:val="22"/>
          </w:rPr>
          <w:t>http://en.wikipedia.org/wiki/Iterative_and_incremental_development</w:t>
        </w:r>
      </w:hyperlink>
      <w:r>
        <w:rPr>
          <w:rFonts w:ascii="Times New Roman" w:eastAsia="Times New Roman" w:hAnsi="Times New Roman" w:cs="Times New Roman"/>
          <w:color w:val="000000" w:themeColor="text1"/>
          <w:szCs w:val="22"/>
          <w:u w:val="single"/>
        </w:rPr>
        <w:t xml:space="preserve"> </w:t>
      </w:r>
      <w:r>
        <w:rPr>
          <w:rFonts w:ascii="Times New Roman" w:eastAsia="Times New Roman" w:hAnsi="Times New Roman" w:cs="Times New Roman"/>
          <w:color w:val="000000" w:themeColor="text1"/>
          <w:szCs w:val="22"/>
        </w:rPr>
        <w:t xml:space="preserve"> [Accessed 25</w:t>
      </w:r>
      <w:r w:rsidRPr="007F561A">
        <w:rPr>
          <w:rFonts w:ascii="Times New Roman" w:eastAsia="Times New Roman" w:hAnsi="Times New Roman" w:cs="Times New Roman"/>
          <w:color w:val="000000" w:themeColor="text1"/>
          <w:szCs w:val="22"/>
          <w:vertAlign w:val="superscript"/>
        </w:rPr>
        <w:t>th</w:t>
      </w:r>
      <w:r w:rsidRPr="007F561A">
        <w:rPr>
          <w:rFonts w:ascii="Times New Roman" w:eastAsia="Times New Roman" w:hAnsi="Times New Roman" w:cs="Times New Roman"/>
          <w:color w:val="000000" w:themeColor="text1"/>
          <w:szCs w:val="22"/>
        </w:rPr>
        <w:t xml:space="preserve"> March 2014]</w:t>
      </w:r>
      <w:r>
        <w:rPr>
          <w:rFonts w:ascii="Times New Roman" w:eastAsia="Times New Roman" w:hAnsi="Times New Roman" w:cs="Times New Roman"/>
          <w:color w:val="000000" w:themeColor="text1"/>
          <w:szCs w:val="22"/>
        </w:rPr>
        <w:t xml:space="preserve"> [Accessed 25</w:t>
      </w:r>
      <w:r w:rsidRPr="007F561A">
        <w:rPr>
          <w:rFonts w:ascii="Times New Roman" w:eastAsia="Times New Roman" w:hAnsi="Times New Roman" w:cs="Times New Roman"/>
          <w:color w:val="000000" w:themeColor="text1"/>
          <w:szCs w:val="22"/>
          <w:vertAlign w:val="superscript"/>
        </w:rPr>
        <w:t>th</w:t>
      </w:r>
      <w:r w:rsidRPr="007F561A">
        <w:rPr>
          <w:rFonts w:ascii="Times New Roman" w:eastAsia="Times New Roman" w:hAnsi="Times New Roman" w:cs="Times New Roman"/>
          <w:color w:val="000000" w:themeColor="text1"/>
          <w:szCs w:val="22"/>
        </w:rPr>
        <w:t xml:space="preserve"> March 2014]</w:t>
      </w:r>
    </w:p>
    <w:p w14:paraId="6F50E5A0" w14:textId="5EA5291E" w:rsidR="0034473C" w:rsidRPr="007F561A" w:rsidRDefault="0034473C" w:rsidP="0034473C">
      <w:pPr>
        <w:spacing w:after="0" w:line="240" w:lineRule="auto"/>
        <w:rPr>
          <w:rFonts w:ascii="Times New Roman" w:hAnsi="Times New Roman" w:cs="Times New Roman"/>
          <w:color w:val="000000" w:themeColor="text1"/>
          <w:szCs w:val="22"/>
          <w:shd w:val="clear" w:color="auto" w:fill="F7F7F7"/>
        </w:rPr>
      </w:pPr>
      <w:r>
        <w:rPr>
          <w:rFonts w:ascii="Times New Roman" w:hAnsi="Times New Roman" w:cs="Times New Roman"/>
          <w:color w:val="000000" w:themeColor="text1"/>
          <w:szCs w:val="22"/>
          <w:shd w:val="clear" w:color="auto" w:fill="F7F7F7"/>
        </w:rPr>
        <w:t>[14]</w:t>
      </w:r>
      <w:r w:rsidRPr="007F561A">
        <w:rPr>
          <w:rFonts w:ascii="Times New Roman" w:eastAsia="Times New Roman" w:hAnsi="Times New Roman" w:cs="Times New Roman"/>
          <w:color w:val="000000" w:themeColor="text1"/>
          <w:szCs w:val="22"/>
        </w:rPr>
        <w:t xml:space="preserve"> </w:t>
      </w:r>
      <w:r w:rsidRPr="007F561A">
        <w:rPr>
          <w:rFonts w:ascii="Times New Roman" w:hAnsi="Times New Roman" w:cs="Times New Roman"/>
          <w:color w:val="000000" w:themeColor="text1"/>
          <w:szCs w:val="22"/>
        </w:rPr>
        <w:t xml:space="preserve">Kenneth Hess. </w:t>
      </w:r>
      <w:r w:rsidRPr="0034473C">
        <w:rPr>
          <w:rFonts w:ascii="Times New Roman" w:hAnsi="Times New Roman" w:cs="Times New Roman"/>
          <w:color w:val="000000" w:themeColor="text1"/>
          <w:szCs w:val="22"/>
        </w:rPr>
        <w:t>Top 10 Enterprise Database Systems to Consider.</w:t>
      </w:r>
    </w:p>
    <w:p w14:paraId="305536D5" w14:textId="6241EC7A" w:rsidR="0034473C" w:rsidRDefault="0034473C" w:rsidP="0034473C">
      <w:pPr>
        <w:spacing w:line="240" w:lineRule="auto"/>
        <w:rPr>
          <w:rFonts w:ascii="Times New Roman" w:hAnsi="Times New Roman" w:cs="Times New Roman"/>
          <w:color w:val="000000" w:themeColor="text1"/>
          <w:szCs w:val="22"/>
          <w:u w:val="single"/>
        </w:rPr>
      </w:pPr>
      <w:r w:rsidRPr="0034473C">
        <w:rPr>
          <w:rFonts w:ascii="Times New Roman" w:hAnsi="Times New Roman" w:cs="Times New Roman"/>
          <w:i/>
          <w:iCs/>
          <w:color w:val="000000" w:themeColor="text1"/>
          <w:szCs w:val="22"/>
        </w:rPr>
        <w:t>Available from:</w:t>
      </w:r>
      <w:r w:rsidRPr="0034473C">
        <w:rPr>
          <w:rFonts w:ascii="Times New Roman" w:hAnsi="Times New Roman" w:cs="Times New Roman"/>
          <w:i/>
          <w:iCs/>
          <w:color w:val="000000" w:themeColor="text1"/>
          <w:szCs w:val="22"/>
          <w:u w:val="single"/>
        </w:rPr>
        <w:t xml:space="preserve"> </w:t>
      </w:r>
      <w:hyperlink r:id="rId41" w:history="1">
        <w:r w:rsidRPr="00A05557">
          <w:rPr>
            <w:rStyle w:val="Hyperlink"/>
            <w:rFonts w:ascii="Times New Roman" w:hAnsi="Times New Roman" w:cs="Times New Roman"/>
            <w:szCs w:val="22"/>
          </w:rPr>
          <w:t>http://www.serverwatch.com/article.php/3883441/Top-10-Enterprise-Database-Systems-to-Consider.htm</w:t>
        </w:r>
      </w:hyperlink>
      <w:r>
        <w:rPr>
          <w:rFonts w:ascii="Times New Roman" w:hAnsi="Times New Roman" w:cs="Times New Roman"/>
          <w:color w:val="000000" w:themeColor="text1"/>
          <w:szCs w:val="22"/>
          <w:u w:val="single"/>
        </w:rPr>
        <w:t xml:space="preserve"> </w:t>
      </w:r>
      <w:r>
        <w:rPr>
          <w:rFonts w:ascii="Times New Roman" w:eastAsia="Times New Roman" w:hAnsi="Times New Roman" w:cs="Times New Roman"/>
          <w:color w:val="000000" w:themeColor="text1"/>
          <w:szCs w:val="22"/>
        </w:rPr>
        <w:t>[Accessed 25</w:t>
      </w:r>
      <w:r w:rsidRPr="007F561A">
        <w:rPr>
          <w:rFonts w:ascii="Times New Roman" w:eastAsia="Times New Roman" w:hAnsi="Times New Roman" w:cs="Times New Roman"/>
          <w:color w:val="000000" w:themeColor="text1"/>
          <w:szCs w:val="22"/>
          <w:vertAlign w:val="superscript"/>
        </w:rPr>
        <w:t>th</w:t>
      </w:r>
      <w:r w:rsidRPr="007F561A">
        <w:rPr>
          <w:rFonts w:ascii="Times New Roman" w:eastAsia="Times New Roman" w:hAnsi="Times New Roman" w:cs="Times New Roman"/>
          <w:color w:val="000000" w:themeColor="text1"/>
          <w:szCs w:val="22"/>
        </w:rPr>
        <w:t xml:space="preserve"> March 2014]</w:t>
      </w:r>
    </w:p>
    <w:p w14:paraId="01EAF77A" w14:textId="77777777" w:rsidR="0034473C" w:rsidRDefault="0034473C" w:rsidP="0034473C">
      <w:pPr>
        <w:spacing w:after="0" w:line="240" w:lineRule="auto"/>
        <w:rPr>
          <w:rFonts w:ascii="Times New Roman" w:hAnsi="Times New Roman" w:cs="Times New Roman"/>
          <w:color w:val="000000" w:themeColor="text1"/>
          <w:szCs w:val="22"/>
          <w:shd w:val="clear" w:color="auto" w:fill="F7F7F7"/>
        </w:rPr>
      </w:pPr>
    </w:p>
    <w:p w14:paraId="48CB4036" w14:textId="5E7D55B7" w:rsidR="0034473C" w:rsidRPr="007F561A" w:rsidRDefault="0034473C" w:rsidP="0034473C">
      <w:pPr>
        <w:spacing w:after="0" w:line="240" w:lineRule="auto"/>
        <w:rPr>
          <w:rFonts w:ascii="Times New Roman" w:hAnsi="Times New Roman" w:cs="Times New Roman"/>
          <w:color w:val="000000" w:themeColor="text1"/>
          <w:szCs w:val="22"/>
          <w:shd w:val="clear" w:color="auto" w:fill="F7F7F7"/>
        </w:rPr>
      </w:pPr>
      <w:r>
        <w:rPr>
          <w:rFonts w:ascii="Times New Roman" w:hAnsi="Times New Roman" w:cs="Times New Roman"/>
          <w:color w:val="000000" w:themeColor="text1"/>
          <w:szCs w:val="22"/>
          <w:shd w:val="clear" w:color="auto" w:fill="F7F7F7"/>
        </w:rPr>
        <w:lastRenderedPageBreak/>
        <w:t>[15]</w:t>
      </w:r>
      <w:r w:rsidRPr="007F561A">
        <w:rPr>
          <w:rFonts w:ascii="Times New Roman" w:eastAsia="Times New Roman" w:hAnsi="Times New Roman" w:cs="Times New Roman"/>
          <w:color w:val="000000" w:themeColor="text1"/>
          <w:szCs w:val="22"/>
        </w:rPr>
        <w:t xml:space="preserve"> </w:t>
      </w:r>
      <w:r w:rsidRPr="0034473C">
        <w:rPr>
          <w:rFonts w:ascii="Times New Roman" w:hAnsi="Times New Roman" w:cs="Times New Roman"/>
          <w:szCs w:val="22"/>
        </w:rPr>
        <w:t>Curties Dicken. Top 5 Databases for Web Developers.</w:t>
      </w:r>
    </w:p>
    <w:p w14:paraId="23437E4C" w14:textId="7ADC8C02" w:rsidR="0034473C" w:rsidRPr="0034473C" w:rsidRDefault="0034473C" w:rsidP="0034473C">
      <w:pPr>
        <w:spacing w:line="240" w:lineRule="auto"/>
        <w:rPr>
          <w:rFonts w:ascii="Times New Roman" w:hAnsi="Times New Roman" w:cs="Times New Roman"/>
          <w:color w:val="000000" w:themeColor="text1"/>
          <w:szCs w:val="22"/>
          <w:u w:val="single"/>
        </w:rPr>
      </w:pPr>
      <w:r w:rsidRPr="00353697">
        <w:rPr>
          <w:rFonts w:ascii="Times New Roman" w:hAnsi="Times New Roman" w:cs="Times New Roman"/>
          <w:i/>
          <w:iCs/>
          <w:szCs w:val="22"/>
        </w:rPr>
        <w:t>Available from:</w:t>
      </w:r>
      <w:r w:rsidRPr="00353697">
        <w:rPr>
          <w:rFonts w:ascii="Times New Roman" w:hAnsi="Times New Roman" w:cs="Times New Roman"/>
          <w:i/>
          <w:iCs/>
          <w:szCs w:val="22"/>
          <w:u w:val="single"/>
        </w:rPr>
        <w:t xml:space="preserve"> </w:t>
      </w:r>
      <w:hyperlink r:id="rId42" w:history="1">
        <w:r w:rsidRPr="00353697">
          <w:rPr>
            <w:rStyle w:val="Hyperlink"/>
            <w:rFonts w:ascii="Times New Roman" w:hAnsi="Times New Roman" w:cs="Times New Roman"/>
            <w:szCs w:val="22"/>
          </w:rPr>
          <w:t>http://www.htmlgoodies.com/primers/database/top-5-databases-for-web-developers.html</w:t>
        </w:r>
      </w:hyperlink>
      <w:r>
        <w:rPr>
          <w:rStyle w:val="Hyperlink"/>
          <w:rFonts w:ascii="Times New Roman" w:hAnsi="Times New Roman" w:cs="Times New Roman"/>
          <w:szCs w:val="22"/>
        </w:rPr>
        <w:t xml:space="preserve"> </w:t>
      </w:r>
      <w:r>
        <w:rPr>
          <w:rFonts w:ascii="Times New Roman" w:eastAsia="Times New Roman" w:hAnsi="Times New Roman" w:cs="Times New Roman"/>
          <w:color w:val="000000" w:themeColor="text1"/>
          <w:szCs w:val="22"/>
        </w:rPr>
        <w:t>[Accessed 25</w:t>
      </w:r>
      <w:r w:rsidRPr="007F561A">
        <w:rPr>
          <w:rFonts w:ascii="Times New Roman" w:eastAsia="Times New Roman" w:hAnsi="Times New Roman" w:cs="Times New Roman"/>
          <w:color w:val="000000" w:themeColor="text1"/>
          <w:szCs w:val="22"/>
          <w:vertAlign w:val="superscript"/>
        </w:rPr>
        <w:t>th</w:t>
      </w:r>
      <w:r w:rsidRPr="007F561A">
        <w:rPr>
          <w:rFonts w:ascii="Times New Roman" w:eastAsia="Times New Roman" w:hAnsi="Times New Roman" w:cs="Times New Roman"/>
          <w:color w:val="000000" w:themeColor="text1"/>
          <w:szCs w:val="22"/>
        </w:rPr>
        <w:t xml:space="preserve"> March 2014]</w:t>
      </w:r>
    </w:p>
    <w:p w14:paraId="66185572" w14:textId="55E16719" w:rsidR="0034473C" w:rsidRDefault="0034473C" w:rsidP="007F561A">
      <w:pPr>
        <w:spacing w:after="0" w:line="240" w:lineRule="auto"/>
        <w:rPr>
          <w:rFonts w:ascii="Times New Roman" w:hAnsi="Times New Roman" w:cs="Times New Roman"/>
          <w:b/>
          <w:bCs/>
          <w:szCs w:val="22"/>
        </w:rPr>
      </w:pPr>
      <w:r w:rsidRPr="0034473C">
        <w:rPr>
          <w:rFonts w:ascii="Times New Roman" w:hAnsi="Times New Roman" w:cs="Times New Roman"/>
          <w:szCs w:val="22"/>
        </w:rPr>
        <w:t xml:space="preserve"> </w:t>
      </w:r>
      <w:r w:rsidR="007F561A" w:rsidRPr="0034473C">
        <w:rPr>
          <w:rFonts w:ascii="Times New Roman" w:hAnsi="Times New Roman" w:cs="Times New Roman"/>
          <w:szCs w:val="22"/>
        </w:rPr>
        <w:t>[16]</w:t>
      </w:r>
      <w:r w:rsidR="007F561A" w:rsidRPr="00353697">
        <w:rPr>
          <w:rFonts w:ascii="Times New Roman" w:hAnsi="Times New Roman" w:cs="Times New Roman"/>
          <w:szCs w:val="22"/>
          <w:u w:val="single"/>
        </w:rPr>
        <w:t xml:space="preserve"> </w:t>
      </w:r>
      <w:r w:rsidR="007F561A" w:rsidRPr="00353697">
        <w:rPr>
          <w:rFonts w:ascii="Times New Roman" w:hAnsi="Times New Roman" w:cs="Times New Roman"/>
          <w:szCs w:val="22"/>
        </w:rPr>
        <w:t xml:space="preserve">Java, SQL and </w:t>
      </w:r>
      <w:r w:rsidR="007F561A" w:rsidRPr="0034473C">
        <w:rPr>
          <w:rFonts w:ascii="Times New Roman" w:hAnsi="Times New Roman" w:cs="Times New Roman"/>
          <w:szCs w:val="22"/>
        </w:rPr>
        <w:t>jOOQ. Top 10 Most Popular DB Engines(SQL and NoSQL)</w:t>
      </w:r>
      <w:r w:rsidR="007F561A" w:rsidRPr="0034473C">
        <w:rPr>
          <w:rFonts w:ascii="Times New Roman" w:hAnsi="Times New Roman" w:cs="Times New Roman"/>
          <w:b/>
          <w:bCs/>
          <w:szCs w:val="22"/>
        </w:rPr>
        <w:t>.</w:t>
      </w:r>
      <w:r w:rsidR="007F561A" w:rsidRPr="00353697">
        <w:rPr>
          <w:rFonts w:ascii="Times New Roman" w:hAnsi="Times New Roman" w:cs="Times New Roman"/>
          <w:b/>
          <w:bCs/>
          <w:szCs w:val="22"/>
        </w:rPr>
        <w:t xml:space="preserve"> </w:t>
      </w:r>
    </w:p>
    <w:p w14:paraId="646016BF" w14:textId="2831B46F" w:rsidR="007F561A" w:rsidRPr="007F561A" w:rsidRDefault="007F561A" w:rsidP="007F561A">
      <w:pPr>
        <w:spacing w:after="0" w:line="240" w:lineRule="auto"/>
        <w:rPr>
          <w:rFonts w:ascii="Times New Roman" w:hAnsi="Times New Roman" w:cs="Times New Roman"/>
          <w:color w:val="000000" w:themeColor="text1"/>
          <w:szCs w:val="22"/>
        </w:rPr>
      </w:pPr>
      <w:r w:rsidRPr="00353697">
        <w:rPr>
          <w:rFonts w:ascii="Times New Roman" w:hAnsi="Times New Roman" w:cs="Times New Roman"/>
          <w:i/>
          <w:iCs/>
          <w:szCs w:val="22"/>
        </w:rPr>
        <w:t xml:space="preserve">Available from: </w:t>
      </w:r>
      <w:hyperlink r:id="rId43" w:history="1">
        <w:r w:rsidRPr="00353697">
          <w:rPr>
            <w:rStyle w:val="Hyperlink"/>
            <w:rFonts w:ascii="Times New Roman" w:hAnsi="Times New Roman" w:cs="Times New Roman"/>
            <w:szCs w:val="22"/>
          </w:rPr>
          <w:t>http://blog.jooq.org/2013/10/03/the-10-most-popular-db-engines-sql-and-nosql/</w:t>
        </w:r>
      </w:hyperlink>
      <w:r w:rsidR="0034473C">
        <w:rPr>
          <w:rStyle w:val="Hyperlink"/>
          <w:rFonts w:ascii="Times New Roman" w:hAnsi="Times New Roman" w:cs="Times New Roman"/>
          <w:szCs w:val="22"/>
        </w:rPr>
        <w:t xml:space="preserve"> </w:t>
      </w:r>
      <w:r w:rsidR="0034473C">
        <w:rPr>
          <w:rFonts w:ascii="Times New Roman" w:eastAsia="Times New Roman" w:hAnsi="Times New Roman" w:cs="Times New Roman"/>
          <w:color w:val="000000" w:themeColor="text1"/>
          <w:szCs w:val="22"/>
        </w:rPr>
        <w:t>[Accessed 25</w:t>
      </w:r>
      <w:r w:rsidR="0034473C" w:rsidRPr="007F561A">
        <w:rPr>
          <w:rFonts w:ascii="Times New Roman" w:eastAsia="Times New Roman" w:hAnsi="Times New Roman" w:cs="Times New Roman"/>
          <w:color w:val="000000" w:themeColor="text1"/>
          <w:szCs w:val="22"/>
          <w:vertAlign w:val="superscript"/>
        </w:rPr>
        <w:t>th</w:t>
      </w:r>
      <w:r w:rsidR="0034473C" w:rsidRPr="007F561A">
        <w:rPr>
          <w:rFonts w:ascii="Times New Roman" w:eastAsia="Times New Roman" w:hAnsi="Times New Roman" w:cs="Times New Roman"/>
          <w:color w:val="000000" w:themeColor="text1"/>
          <w:szCs w:val="22"/>
        </w:rPr>
        <w:t xml:space="preserve"> March 2014]</w:t>
      </w:r>
    </w:p>
    <w:p w14:paraId="6C948E5F" w14:textId="77777777" w:rsidR="008F6AFF" w:rsidRPr="00353697" w:rsidRDefault="008F6AFF">
      <w:pPr>
        <w:rPr>
          <w:rFonts w:ascii="Times New Roman" w:hAnsi="Times New Roman" w:cs="Times New Roman"/>
        </w:rPr>
      </w:pPr>
    </w:p>
    <w:sectPr w:rsidR="008F6AFF" w:rsidRPr="00353697" w:rsidSect="00102F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chiZeN StuNa" w:date="2014-03-22T04:09:00Z" w:initials="ES">
    <w:p w14:paraId="740FC1AE" w14:textId="77777777" w:rsidR="00AA124C" w:rsidRDefault="00AA124C" w:rsidP="006A77E8">
      <w:pPr>
        <w:pStyle w:val="CommentText"/>
      </w:pPr>
      <w:r>
        <w:rPr>
          <w:rStyle w:val="CommentReference"/>
        </w:rPr>
        <w:annotationRef/>
      </w:r>
      <w:r>
        <w:t>I add the topic for milestone table and change the old milestone topic to Schedule.  How do u think about this?</w:t>
      </w:r>
    </w:p>
    <w:p w14:paraId="1B8634D6" w14:textId="77777777" w:rsidR="00AA124C" w:rsidRDefault="00AA124C" w:rsidP="006A77E8">
      <w:pPr>
        <w:pStyle w:val="CommentText"/>
      </w:pPr>
      <w:r>
        <w:t>Should I change to the same with past?</w:t>
      </w:r>
    </w:p>
  </w:comment>
  <w:comment w:id="1" w:author="CAMT" w:date="2014-03-19T10:30:00Z" w:initials="C">
    <w:p w14:paraId="06A5BCB4" w14:textId="77777777" w:rsidR="00AA124C" w:rsidRDefault="00AA124C" w:rsidP="006A77E8">
      <w:pPr>
        <w:pStyle w:val="CommentText"/>
      </w:pPr>
      <w:r>
        <w:rPr>
          <w:rStyle w:val="CommentReference"/>
        </w:rPr>
        <w:annotationRef/>
      </w:r>
      <w:r>
        <w:t xml:space="preserve">Project title.. </w:t>
      </w:r>
    </w:p>
  </w:comment>
  <w:comment w:id="2" w:author="EchiZeN StuNa" w:date="2014-03-16T23:47:00Z" w:initials="ES">
    <w:p w14:paraId="1F44F965" w14:textId="77777777" w:rsidR="00AA124C" w:rsidRDefault="00AA124C" w:rsidP="006A77E8">
      <w:pPr>
        <w:pStyle w:val="CommentText"/>
      </w:pPr>
      <w:r>
        <w:rPr>
          <w:rStyle w:val="CommentReference"/>
        </w:rPr>
        <w:annotationRef/>
      </w:r>
      <w:r>
        <w:t xml:space="preserve">Because of we just add cover page, content table, and revision history in this version so, we should put them in this part or not? </w:t>
      </w:r>
    </w:p>
    <w:p w14:paraId="34204D6B" w14:textId="77777777" w:rsidR="00AA124C" w:rsidRDefault="00AA124C" w:rsidP="006A77E8">
      <w:pPr>
        <w:pStyle w:val="CommentText"/>
      </w:pPr>
    </w:p>
    <w:p w14:paraId="5646BE6A" w14:textId="77777777" w:rsidR="00AA124C" w:rsidRDefault="00AA124C" w:rsidP="006A77E8">
      <w:pPr>
        <w:pStyle w:val="CommentText"/>
      </w:pPr>
      <w:r>
        <w:t>Yunrim: No need to put</w:t>
      </w:r>
    </w:p>
  </w:comment>
  <w:comment w:id="3" w:author="rimi park" w:date="2014-03-20T22:20:00Z" w:initials="rp">
    <w:p w14:paraId="7303B95A" w14:textId="77777777" w:rsidR="00AA124C" w:rsidRDefault="00AA124C" w:rsidP="006A77E8">
      <w:pPr>
        <w:pStyle w:val="CommentText"/>
      </w:pPr>
      <w:r>
        <w:rPr>
          <w:rStyle w:val="CommentReference"/>
        </w:rPr>
        <w:annotationRef/>
      </w:r>
      <w:r>
        <w:t xml:space="preserve">Please check your English before submitting your document. I do not want to correct your English… </w:t>
      </w:r>
    </w:p>
  </w:comment>
  <w:comment w:id="4" w:author="rimi park" w:date="2014-03-20T22:39:00Z" w:initials="rp">
    <w:p w14:paraId="70EAB185" w14:textId="77777777" w:rsidR="00AA124C" w:rsidRDefault="00AA124C" w:rsidP="006A77E8">
      <w:pPr>
        <w:pStyle w:val="CommentText"/>
      </w:pPr>
      <w:r>
        <w:rPr>
          <w:rStyle w:val="CommentReference"/>
        </w:rPr>
        <w:annotationRef/>
      </w:r>
      <w:r>
        <w:t xml:space="preserve">I have not reviewed this chapter. Please correct your English first. Have you checked the grammar with Grammarly? </w:t>
      </w:r>
    </w:p>
    <w:p w14:paraId="76A93705" w14:textId="77777777" w:rsidR="00AA124C" w:rsidRDefault="00AA124C" w:rsidP="006A77E8">
      <w:pPr>
        <w:pStyle w:val="CommentText"/>
      </w:pPr>
    </w:p>
    <w:p w14:paraId="54B0B6D2" w14:textId="77777777" w:rsidR="00AA124C" w:rsidRDefault="00AA124C" w:rsidP="006A77E8">
      <w:pPr>
        <w:pStyle w:val="CommentText"/>
      </w:pPr>
      <w:r>
        <w:t xml:space="preserve">Teachers, Students… </w:t>
      </w:r>
    </w:p>
    <w:p w14:paraId="1A6287CF" w14:textId="77777777" w:rsidR="00AA124C" w:rsidRDefault="00AA124C" w:rsidP="006A77E8">
      <w:pPr>
        <w:pStyle w:val="CommentText"/>
      </w:pPr>
    </w:p>
  </w:comment>
  <w:comment w:id="5" w:author="rimi park" w:date="2014-03-22T14:22:00Z" w:initials="rp">
    <w:p w14:paraId="5100CACB" w14:textId="77777777" w:rsidR="00AA124C" w:rsidRDefault="00AA124C" w:rsidP="006A77E8">
      <w:pPr>
        <w:pStyle w:val="CommentText"/>
      </w:pPr>
      <w:r>
        <w:rPr>
          <w:rStyle w:val="CommentReference"/>
        </w:rPr>
        <w:annotationRef/>
      </w:r>
      <w:r>
        <w:t xml:space="preserve">Are you planning to make it SaaS?? </w:t>
      </w:r>
    </w:p>
  </w:comment>
  <w:comment w:id="6" w:author="rimi park" w:date="2014-03-22T14:28:00Z" w:initials="rp">
    <w:p w14:paraId="2670A93C" w14:textId="77777777" w:rsidR="00AA124C" w:rsidRDefault="00AA124C" w:rsidP="006A77E8">
      <w:pPr>
        <w:pStyle w:val="CommentText"/>
      </w:pPr>
      <w:r>
        <w:rPr>
          <w:rStyle w:val="CommentReference"/>
        </w:rPr>
        <w:annotationRef/>
      </w:r>
      <w:r>
        <w:t xml:space="preserve">Let’s not call it ‘application’. I think ‘system’ is more proper.  </w:t>
      </w:r>
    </w:p>
  </w:comment>
  <w:comment w:id="7" w:author="rimi park" w:date="2014-03-16T07:34:00Z" w:initials="rp">
    <w:p w14:paraId="4B193452" w14:textId="77777777" w:rsidR="00AA124C" w:rsidRDefault="00AA124C" w:rsidP="006A77E8">
      <w:pPr>
        <w:pStyle w:val="CommentText"/>
      </w:pPr>
      <w:r>
        <w:rPr>
          <w:rStyle w:val="CommentReference"/>
        </w:rPr>
        <w:annotationRef/>
      </w:r>
      <w:r>
        <w:t xml:space="preserve">What does it mean? You mean they provides frequent updates? </w:t>
      </w:r>
    </w:p>
  </w:comment>
  <w:comment w:id="8" w:author="rimi park" w:date="2014-03-22T14:53:00Z" w:initials="rp">
    <w:p w14:paraId="20F8F93E" w14:textId="77777777" w:rsidR="00AA124C" w:rsidRDefault="00AA124C" w:rsidP="006A77E8">
      <w:pPr>
        <w:pStyle w:val="CommentText"/>
      </w:pPr>
      <w:r>
        <w:rPr>
          <w:rStyle w:val="CommentReference"/>
        </w:rPr>
        <w:annotationRef/>
      </w:r>
      <w:r>
        <w:t xml:space="preserve">Do we need a web server or not? </w:t>
      </w:r>
    </w:p>
  </w:comment>
  <w:comment w:id="9" w:author="rimi park" w:date="2014-03-22T14:45:00Z" w:initials="rp">
    <w:p w14:paraId="0A7E95FF" w14:textId="77777777" w:rsidR="00AA124C" w:rsidRDefault="00AA124C" w:rsidP="006A77E8">
      <w:pPr>
        <w:pStyle w:val="CommentText"/>
      </w:pPr>
      <w:r>
        <w:rPr>
          <w:rStyle w:val="CommentReference"/>
        </w:rPr>
        <w:annotationRef/>
      </w:r>
      <w:r>
        <w:t>I looked into further and there are frameworks using node.js. Can you read more information about framework?</w:t>
      </w:r>
    </w:p>
    <w:p w14:paraId="354CFC47" w14:textId="77777777" w:rsidR="00AA124C" w:rsidRDefault="00AA124C" w:rsidP="006A77E8">
      <w:pPr>
        <w:pStyle w:val="CommentText"/>
      </w:pPr>
    </w:p>
    <w:p w14:paraId="657702D0" w14:textId="77777777" w:rsidR="00AA124C" w:rsidRDefault="00AA124C" w:rsidP="006A77E8">
      <w:pPr>
        <w:pStyle w:val="CommentText"/>
      </w:pPr>
      <w:hyperlink r:id="rId1" w:history="1">
        <w:r w:rsidRPr="00173939">
          <w:rPr>
            <w:rStyle w:val="Hyperlink"/>
          </w:rPr>
          <w:t>http://stackoverflow.com/questions/3809539/choosing-a-web-application-framework-using-node-js</w:t>
        </w:r>
      </w:hyperlink>
    </w:p>
    <w:p w14:paraId="21B3C94B" w14:textId="77777777" w:rsidR="00AA124C" w:rsidRDefault="00AA124C" w:rsidP="006A77E8">
      <w:pPr>
        <w:pStyle w:val="CommentText"/>
      </w:pPr>
    </w:p>
  </w:comment>
  <w:comment w:id="10" w:author="rimi park" w:date="2014-03-20T23:11:00Z" w:initials="rp">
    <w:p w14:paraId="093E1306" w14:textId="77777777" w:rsidR="00AA124C" w:rsidRDefault="00AA124C" w:rsidP="006A77E8">
      <w:pPr>
        <w:pStyle w:val="CommentText"/>
      </w:pPr>
      <w:r>
        <w:rPr>
          <w:rStyle w:val="CommentReference"/>
        </w:rPr>
        <w:annotationRef/>
      </w:r>
      <w:r>
        <w:t xml:space="preserve">Do you have two database systems? Why? </w:t>
      </w:r>
    </w:p>
  </w:comment>
  <w:comment w:id="11" w:author="rimi park" w:date="2014-03-20T23:12:00Z" w:initials="rp">
    <w:p w14:paraId="2D6C7950" w14:textId="77777777" w:rsidR="00AA124C" w:rsidRDefault="00AA124C" w:rsidP="006A77E8">
      <w:pPr>
        <w:pStyle w:val="CommentText"/>
      </w:pPr>
      <w:r>
        <w:rPr>
          <w:rStyle w:val="CommentReference"/>
        </w:rPr>
        <w:annotationRef/>
      </w:r>
      <w:r>
        <w:t>Number?</w:t>
      </w:r>
    </w:p>
  </w:comment>
  <w:comment w:id="12" w:author="CAMT" w:date="2014-03-19T09:11:00Z" w:initials="C">
    <w:p w14:paraId="3576CB61" w14:textId="77777777" w:rsidR="00AA124C" w:rsidRDefault="00AA124C" w:rsidP="006A77E8">
      <w:pPr>
        <w:pStyle w:val="CommentText"/>
      </w:pPr>
      <w:r>
        <w:rPr>
          <w:rStyle w:val="CommentReference"/>
        </w:rPr>
        <w:annotationRef/>
      </w:r>
      <w:r>
        <w:t xml:space="preserve">Putting the same content is fine. Just make sure you understand what it is. </w:t>
      </w:r>
    </w:p>
  </w:comment>
  <w:comment w:id="16" w:author="rimi park" w:date="2014-03-20T23:14:00Z" w:initials="rp">
    <w:p w14:paraId="7D1A7DB0" w14:textId="77777777" w:rsidR="00AA124C" w:rsidRDefault="00AA124C" w:rsidP="006A77E8">
      <w:pPr>
        <w:pStyle w:val="CommentText"/>
      </w:pPr>
      <w:r>
        <w:rPr>
          <w:rStyle w:val="CommentReference"/>
        </w:rPr>
        <w:annotationRef/>
      </w:r>
      <w:r>
        <w:t>Update number</w:t>
      </w:r>
    </w:p>
    <w:p w14:paraId="7C54D3B4" w14:textId="77777777" w:rsidR="00AA124C" w:rsidRDefault="00AA124C" w:rsidP="006A77E8">
      <w:pPr>
        <w:pStyle w:val="CommentText"/>
      </w:pPr>
      <w:r>
        <w:t xml:space="preserve"> </w:t>
      </w:r>
    </w:p>
  </w:comment>
  <w:comment w:id="17" w:author="CAMT" w:date="2014-03-19T09:37:00Z" w:initials="C">
    <w:p w14:paraId="5D4A8983" w14:textId="77777777" w:rsidR="00AA124C" w:rsidRDefault="00AA124C" w:rsidP="006A77E8">
      <w:pPr>
        <w:pStyle w:val="CommentText"/>
      </w:pPr>
      <w:r>
        <w:rPr>
          <w:rStyle w:val="CommentReference"/>
        </w:rPr>
        <w:annotationRef/>
      </w:r>
      <w:r>
        <w:t xml:space="preserve">Do you know what browsers are not fully supporting HTML5? And what are the examples? </w:t>
      </w:r>
    </w:p>
  </w:comment>
  <w:comment w:id="20" w:author="CAMT" w:date="2014-03-19T10:07:00Z" w:initials="C">
    <w:p w14:paraId="0F8A60CD" w14:textId="77777777" w:rsidR="00AA124C" w:rsidRDefault="00AA124C" w:rsidP="006A77E8">
      <w:pPr>
        <w:pStyle w:val="CommentText"/>
      </w:pPr>
      <w:r>
        <w:rPr>
          <w:rStyle w:val="CommentReference"/>
        </w:rPr>
        <w:annotationRef/>
      </w:r>
      <w:r>
        <w:t xml:space="preserve">Group some features with common characteristic and give a big name that covers all. And list down more specific features as sub-items under the big feature name. </w:t>
      </w:r>
    </w:p>
    <w:p w14:paraId="4AB055C4" w14:textId="77777777" w:rsidR="00AA124C" w:rsidRDefault="00AA124C" w:rsidP="006A77E8">
      <w:pPr>
        <w:pStyle w:val="CommentText"/>
      </w:pPr>
    </w:p>
    <w:p w14:paraId="69D70A01" w14:textId="77777777" w:rsidR="00AA124C" w:rsidRDefault="00AA124C" w:rsidP="006A77E8">
      <w:pPr>
        <w:pStyle w:val="CommentText"/>
      </w:pPr>
      <w:r>
        <w:t xml:space="preserve">As you present each feature, make the description look consistent. E.g. title, a short description, and a list of sub features… make the length of description quite similar. Do not explain a lot for one feature and so little for another feature. </w:t>
      </w:r>
    </w:p>
  </w:comment>
  <w:comment w:id="21" w:author="rimi park" w:date="2014-03-22T15:40:00Z" w:initials="rp">
    <w:p w14:paraId="2CFF4A80" w14:textId="77777777" w:rsidR="00AA124C" w:rsidRDefault="00AA124C" w:rsidP="006A77E8">
      <w:pPr>
        <w:pStyle w:val="CommentText"/>
      </w:pPr>
      <w:r>
        <w:rPr>
          <w:rStyle w:val="CommentReference"/>
        </w:rPr>
        <w:annotationRef/>
      </w:r>
      <w:r>
        <w:t>One word</w:t>
      </w:r>
    </w:p>
  </w:comment>
  <w:comment w:id="22" w:author="CAMT" w:date="2014-03-19T10:00:00Z" w:initials="C">
    <w:p w14:paraId="6C7C5636" w14:textId="77777777" w:rsidR="00AA124C" w:rsidRDefault="00AA124C" w:rsidP="00E94CFF">
      <w:pPr>
        <w:pStyle w:val="CommentText"/>
      </w:pPr>
      <w:r>
        <w:rPr>
          <w:rStyle w:val="CommentReference"/>
        </w:rPr>
        <w:annotationRef/>
      </w:r>
      <w:r>
        <w:t>Any better name? Collaboration Board? Make the name more self-descriptive</w:t>
      </w:r>
    </w:p>
  </w:comment>
  <w:comment w:id="23" w:author="rimi park" w:date="2014-03-22T15:38:00Z" w:initials="rp">
    <w:p w14:paraId="790445B5" w14:textId="77777777" w:rsidR="00AA124C" w:rsidRDefault="00AA124C" w:rsidP="00E94CFF">
      <w:pPr>
        <w:pStyle w:val="CommentText"/>
      </w:pPr>
      <w:r>
        <w:rPr>
          <w:rStyle w:val="CommentReference"/>
        </w:rPr>
        <w:annotationRef/>
      </w:r>
      <w:r>
        <w:t>Combine two. “Activity creation and management: Teacher can ….  ”</w:t>
      </w:r>
    </w:p>
  </w:comment>
  <w:comment w:id="24" w:author="CAMT" w:date="2014-03-19T10:03:00Z" w:initials="C">
    <w:p w14:paraId="58D9D595" w14:textId="77777777" w:rsidR="00AA124C" w:rsidRDefault="00AA124C" w:rsidP="006A77E8">
      <w:pPr>
        <w:pStyle w:val="CommentText"/>
      </w:pPr>
      <w:r>
        <w:rPr>
          <w:rStyle w:val="CommentReference"/>
        </w:rPr>
        <w:annotationRef/>
      </w:r>
      <w:r>
        <w:t xml:space="preserve">Popup quiz can be done via chatting or via Teacher board too. It is a way of using the features. You can put them as an example. But you won’t implement any special interface to support quiz… is my understanding correct? </w:t>
      </w:r>
    </w:p>
  </w:comment>
  <w:comment w:id="26" w:author="rimi park" w:date="2014-03-22T15:56:00Z" w:initials="rp">
    <w:p w14:paraId="37E3A11A" w14:textId="77777777" w:rsidR="00AA124C" w:rsidRDefault="00AA124C" w:rsidP="006A77E8">
      <w:pPr>
        <w:pStyle w:val="CommentText"/>
      </w:pPr>
      <w:r>
        <w:rPr>
          <w:rStyle w:val="CommentReference"/>
        </w:rPr>
        <w:annotationRef/>
      </w:r>
      <w:r>
        <w:t xml:space="preserve">Collaborative mind mapping: Students can … </w:t>
      </w:r>
    </w:p>
  </w:comment>
  <w:comment w:id="27" w:author="rimi park" w:date="2014-03-22T15:56:00Z" w:initials="rp">
    <w:p w14:paraId="32A83278" w14:textId="77777777" w:rsidR="00AA124C" w:rsidRDefault="00AA124C" w:rsidP="006A77E8">
      <w:pPr>
        <w:pStyle w:val="CommentText"/>
      </w:pPr>
      <w:r>
        <w:rPr>
          <w:rStyle w:val="CommentReference"/>
        </w:rPr>
        <w:annotationRef/>
      </w:r>
      <w:r>
        <w:t xml:space="preserve">Are students creating one mind map together, or individual mind maps (one student – one mind map)? </w:t>
      </w:r>
    </w:p>
  </w:comment>
  <w:comment w:id="25" w:author="CAMT" w:date="2014-03-19T10:07:00Z" w:initials="C">
    <w:p w14:paraId="79A4FF21" w14:textId="77777777" w:rsidR="00AA124C" w:rsidRDefault="00AA124C" w:rsidP="006A77E8">
      <w:pPr>
        <w:pStyle w:val="CommentText"/>
      </w:pPr>
      <w:r>
        <w:rPr>
          <w:rStyle w:val="CommentReference"/>
        </w:rPr>
        <w:annotationRef/>
      </w:r>
      <w:r>
        <w:t xml:space="preserve">What about regular Map (I mean like Google Maps)? </w:t>
      </w:r>
    </w:p>
  </w:comment>
  <w:comment w:id="28" w:author="rimi park" w:date="2014-03-22T15:57:00Z" w:initials="rp">
    <w:p w14:paraId="49DC9783" w14:textId="77777777" w:rsidR="00AA124C" w:rsidRDefault="00AA124C" w:rsidP="006A77E8">
      <w:pPr>
        <w:pStyle w:val="CommentText"/>
      </w:pPr>
      <w:r>
        <w:rPr>
          <w:rStyle w:val="CommentReference"/>
        </w:rPr>
        <w:annotationRef/>
      </w:r>
      <w:r>
        <w:t xml:space="preserve">Map interface: Teacher can … </w:t>
      </w:r>
    </w:p>
  </w:comment>
  <w:comment w:id="29" w:author="rimi park" w:date="2014-03-22T15:58:00Z" w:initials="rp">
    <w:p w14:paraId="2EAD669D" w14:textId="77777777" w:rsidR="00AA124C" w:rsidRDefault="00AA124C" w:rsidP="006A77E8">
      <w:pPr>
        <w:pStyle w:val="CommentText"/>
      </w:pPr>
      <w:r>
        <w:rPr>
          <w:rStyle w:val="CommentReference"/>
        </w:rPr>
        <w:annotationRef/>
      </w:r>
      <w:r>
        <w:t xml:space="preserve">Collaboration using map: Students can … </w:t>
      </w:r>
    </w:p>
  </w:comment>
  <w:comment w:id="30" w:author="CAMT" w:date="2014-03-19T10:05:00Z" w:initials="C">
    <w:p w14:paraId="4D466FB3" w14:textId="77777777" w:rsidR="00AA124C" w:rsidRDefault="00AA124C" w:rsidP="006A77E8">
      <w:pPr>
        <w:pStyle w:val="CommentText"/>
      </w:pPr>
      <w:r>
        <w:rPr>
          <w:rStyle w:val="CommentReference"/>
        </w:rPr>
        <w:annotationRef/>
      </w:r>
      <w:r>
        <w:t xml:space="preserve">Can we make one? The purpose is sharing learning artifacts… You can give a big feature name and underneath list them as sub items. </w:t>
      </w:r>
    </w:p>
  </w:comment>
  <w:comment w:id="34" w:author="rimi park" w:date="2014-03-22T16:05:00Z" w:initials="rp">
    <w:p w14:paraId="2237F7A0" w14:textId="77777777" w:rsidR="00AA124C" w:rsidRDefault="00AA124C" w:rsidP="006A77E8">
      <w:pPr>
        <w:pStyle w:val="CommentText"/>
      </w:pPr>
      <w:r>
        <w:rPr>
          <w:rStyle w:val="CommentReference"/>
        </w:rPr>
        <w:annotationRef/>
      </w:r>
      <w:r>
        <w:t xml:space="preserve">Software Development Process first </w:t>
      </w:r>
    </w:p>
    <w:p w14:paraId="5823878C" w14:textId="77777777" w:rsidR="00AA124C" w:rsidRDefault="00AA124C" w:rsidP="006A77E8">
      <w:pPr>
        <w:pStyle w:val="CommentText"/>
      </w:pPr>
    </w:p>
    <w:p w14:paraId="6613D834" w14:textId="77777777" w:rsidR="00AA124C" w:rsidRDefault="00AA124C" w:rsidP="006A77E8">
      <w:pPr>
        <w:pStyle w:val="CommentText"/>
      </w:pPr>
      <w:r>
        <w:t xml:space="preserve">Then, Milestone with the table below. </w:t>
      </w:r>
    </w:p>
    <w:p w14:paraId="225A34A2" w14:textId="77777777" w:rsidR="00AA124C" w:rsidRDefault="00AA124C" w:rsidP="006A77E8">
      <w:pPr>
        <w:pStyle w:val="CommentText"/>
      </w:pPr>
    </w:p>
    <w:p w14:paraId="79A1FA59" w14:textId="77777777" w:rsidR="00AA124C" w:rsidRDefault="00AA124C" w:rsidP="006A77E8">
      <w:pPr>
        <w:pStyle w:val="CommentText"/>
      </w:pPr>
      <w:r>
        <w:t xml:space="preserve">Then, Schedule.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8634D6" w15:done="0"/>
  <w15:commentEx w15:paraId="06A5BCB4" w15:done="0"/>
  <w15:commentEx w15:paraId="5646BE6A" w15:done="0"/>
  <w15:commentEx w15:paraId="7303B95A" w15:done="0"/>
  <w15:commentEx w15:paraId="1A6287CF" w15:done="0"/>
  <w15:commentEx w15:paraId="5100CACB" w15:done="0"/>
  <w15:commentEx w15:paraId="2670A93C" w15:done="0"/>
  <w15:commentEx w15:paraId="4B193452" w15:done="0"/>
  <w15:commentEx w15:paraId="20F8F93E" w15:done="0"/>
  <w15:commentEx w15:paraId="21B3C94B" w15:done="0"/>
  <w15:commentEx w15:paraId="093E1306" w15:done="0"/>
  <w15:commentEx w15:paraId="2D6C7950" w15:done="0"/>
  <w15:commentEx w15:paraId="3576CB61" w15:done="0"/>
  <w15:commentEx w15:paraId="7C54D3B4" w15:done="0"/>
  <w15:commentEx w15:paraId="5D4A8983" w15:done="0"/>
  <w15:commentEx w15:paraId="69D70A01" w15:done="0"/>
  <w15:commentEx w15:paraId="2CFF4A80" w15:done="0"/>
  <w15:commentEx w15:paraId="6C7C5636" w15:done="0"/>
  <w15:commentEx w15:paraId="790445B5" w15:done="0"/>
  <w15:commentEx w15:paraId="58D9D595" w15:done="0"/>
  <w15:commentEx w15:paraId="37E3A11A" w15:done="0"/>
  <w15:commentEx w15:paraId="32A83278" w15:done="0"/>
  <w15:commentEx w15:paraId="79A4FF21" w15:done="0"/>
  <w15:commentEx w15:paraId="49DC9783" w15:done="0"/>
  <w15:commentEx w15:paraId="2EAD669D" w15:done="0"/>
  <w15:commentEx w15:paraId="4D466FB3" w15:done="0"/>
  <w15:commentEx w15:paraId="79A1FA5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D08463" w14:textId="77777777" w:rsidR="000A4AA8" w:rsidRDefault="000A4AA8" w:rsidP="006A77E8">
      <w:pPr>
        <w:spacing w:after="0" w:line="240" w:lineRule="auto"/>
      </w:pPr>
      <w:r>
        <w:separator/>
      </w:r>
    </w:p>
  </w:endnote>
  <w:endnote w:type="continuationSeparator" w:id="0">
    <w:p w14:paraId="035642FD" w14:textId="77777777" w:rsidR="000A4AA8" w:rsidRDefault="000A4AA8" w:rsidP="006A7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leftFromText="180" w:rightFromText="180" w:vertAnchor="text" w:horzAnchor="margin" w:tblpXSpec="center" w:tblpY="154"/>
      <w:tblW w:w="10345" w:type="dxa"/>
      <w:tblLayout w:type="fixed"/>
      <w:tblLook w:val="04A0" w:firstRow="1" w:lastRow="0" w:firstColumn="1" w:lastColumn="0" w:noHBand="0" w:noVBand="1"/>
    </w:tblPr>
    <w:tblGrid>
      <w:gridCol w:w="2065"/>
      <w:gridCol w:w="900"/>
      <w:gridCol w:w="990"/>
      <w:gridCol w:w="1170"/>
      <w:gridCol w:w="1080"/>
      <w:gridCol w:w="1080"/>
      <w:gridCol w:w="1350"/>
      <w:gridCol w:w="900"/>
      <w:gridCol w:w="810"/>
    </w:tblGrid>
    <w:tr w:rsidR="00AA124C" w14:paraId="6D1E6B6F" w14:textId="371CE738" w:rsidTr="00AA124C">
      <w:trPr>
        <w:trHeight w:val="344"/>
      </w:trPr>
      <w:tc>
        <w:tcPr>
          <w:tcW w:w="2065" w:type="dxa"/>
        </w:tcPr>
        <w:p w14:paraId="2FB4AC85" w14:textId="77777777" w:rsidR="00AA124C" w:rsidRDefault="00AA124C" w:rsidP="006A77E8">
          <w:pPr>
            <w:jc w:val="center"/>
          </w:pPr>
          <w:r>
            <w:t>Document Name</w:t>
          </w:r>
        </w:p>
      </w:tc>
      <w:tc>
        <w:tcPr>
          <w:tcW w:w="900" w:type="dxa"/>
        </w:tcPr>
        <w:p w14:paraId="414B371E" w14:textId="77777777" w:rsidR="00AA124C" w:rsidRDefault="00AA124C" w:rsidP="006A77E8">
          <w:pPr>
            <w:jc w:val="center"/>
          </w:pPr>
          <w:r>
            <w:t>Version</w:t>
          </w:r>
        </w:p>
      </w:tc>
      <w:tc>
        <w:tcPr>
          <w:tcW w:w="990" w:type="dxa"/>
        </w:tcPr>
        <w:p w14:paraId="7D8E5AB4" w14:textId="77777777" w:rsidR="00AA124C" w:rsidRDefault="00AA124C" w:rsidP="006A77E8">
          <w:pPr>
            <w:jc w:val="center"/>
          </w:pPr>
          <w:r>
            <w:t>Status</w:t>
          </w:r>
        </w:p>
      </w:tc>
      <w:tc>
        <w:tcPr>
          <w:tcW w:w="1170" w:type="dxa"/>
        </w:tcPr>
        <w:p w14:paraId="593A9F4E" w14:textId="77777777" w:rsidR="00AA124C" w:rsidRDefault="00AA124C" w:rsidP="006A77E8">
          <w:pPr>
            <w:jc w:val="center"/>
          </w:pPr>
          <w:r>
            <w:t>Date</w:t>
          </w:r>
        </w:p>
      </w:tc>
      <w:tc>
        <w:tcPr>
          <w:tcW w:w="1080" w:type="dxa"/>
        </w:tcPr>
        <w:p w14:paraId="38FE4D2D" w14:textId="77777777" w:rsidR="00AA124C" w:rsidRDefault="00AA124C" w:rsidP="006A77E8">
          <w:pPr>
            <w:jc w:val="center"/>
          </w:pPr>
          <w:r>
            <w:t>Viewable</w:t>
          </w:r>
        </w:p>
      </w:tc>
      <w:tc>
        <w:tcPr>
          <w:tcW w:w="1080" w:type="dxa"/>
        </w:tcPr>
        <w:p w14:paraId="0EE38906" w14:textId="77777777" w:rsidR="00AA124C" w:rsidRDefault="00AA124C" w:rsidP="006A77E8">
          <w:pPr>
            <w:jc w:val="center"/>
          </w:pPr>
          <w:r>
            <w:t>Reviewer</w:t>
          </w:r>
        </w:p>
      </w:tc>
      <w:tc>
        <w:tcPr>
          <w:tcW w:w="1350" w:type="dxa"/>
        </w:tcPr>
        <w:p w14:paraId="4A0C5E35" w14:textId="77777777" w:rsidR="00AA124C" w:rsidRDefault="00AA124C" w:rsidP="006A77E8">
          <w:pPr>
            <w:jc w:val="center"/>
          </w:pPr>
          <w:r>
            <w:t>Responsible</w:t>
          </w:r>
        </w:p>
      </w:tc>
      <w:tc>
        <w:tcPr>
          <w:tcW w:w="900" w:type="dxa"/>
        </w:tcPr>
        <w:p w14:paraId="5786E57A" w14:textId="77777777" w:rsidR="00AA124C" w:rsidRDefault="00AA124C" w:rsidP="006A77E8">
          <w:pPr>
            <w:jc w:val="center"/>
          </w:pPr>
          <w:r>
            <w:t>Change</w:t>
          </w:r>
        </w:p>
      </w:tc>
      <w:tc>
        <w:tcPr>
          <w:tcW w:w="810" w:type="dxa"/>
        </w:tcPr>
        <w:p w14:paraId="6ADF0F1B" w14:textId="295EE671" w:rsidR="00AA124C" w:rsidRDefault="00AA124C" w:rsidP="00061986">
          <w:pPr>
            <w:jc w:val="center"/>
          </w:pPr>
          <w:r>
            <w:t>Page</w:t>
          </w:r>
        </w:p>
      </w:tc>
    </w:tr>
    <w:tr w:rsidR="00AA124C" w14:paraId="021E6B94" w14:textId="0A536EC1" w:rsidTr="00AA124C">
      <w:trPr>
        <w:trHeight w:val="336"/>
      </w:trPr>
      <w:tc>
        <w:tcPr>
          <w:tcW w:w="2065" w:type="dxa"/>
        </w:tcPr>
        <w:p w14:paraId="430C73AA" w14:textId="77777777" w:rsidR="00AA124C" w:rsidRDefault="00AA124C" w:rsidP="006A77E8">
          <w:pPr>
            <w:jc w:val="center"/>
          </w:pPr>
          <w:r>
            <w:t>Easy_Class_Proposal</w:t>
          </w:r>
        </w:p>
      </w:tc>
      <w:tc>
        <w:tcPr>
          <w:tcW w:w="900" w:type="dxa"/>
        </w:tcPr>
        <w:p w14:paraId="4FBE21CA" w14:textId="77777777" w:rsidR="00AA124C" w:rsidRDefault="00AA124C" w:rsidP="006A77E8">
          <w:pPr>
            <w:jc w:val="center"/>
            <w:rPr>
              <w:cs/>
            </w:rPr>
          </w:pPr>
          <w:r>
            <w:t>1.0</w:t>
          </w:r>
        </w:p>
      </w:tc>
      <w:tc>
        <w:tcPr>
          <w:tcW w:w="990" w:type="dxa"/>
        </w:tcPr>
        <w:p w14:paraId="4C2324D7" w14:textId="37B5CA9D" w:rsidR="00AA124C" w:rsidRDefault="00AA124C" w:rsidP="009550F4">
          <w:r>
            <w:t>Release</w:t>
          </w:r>
        </w:p>
      </w:tc>
      <w:tc>
        <w:tcPr>
          <w:tcW w:w="1170" w:type="dxa"/>
        </w:tcPr>
        <w:p w14:paraId="7B491981" w14:textId="77777777" w:rsidR="00AA124C" w:rsidRDefault="00AA124C" w:rsidP="006A77E8">
          <w:pPr>
            <w:jc w:val="center"/>
          </w:pPr>
          <w:r>
            <w:t>22/3/2014</w:t>
          </w:r>
        </w:p>
      </w:tc>
      <w:tc>
        <w:tcPr>
          <w:tcW w:w="1080" w:type="dxa"/>
        </w:tcPr>
        <w:p w14:paraId="3E645C0E" w14:textId="77777777" w:rsidR="00AA124C" w:rsidRDefault="00AA124C" w:rsidP="006A77E8">
          <w:pPr>
            <w:jc w:val="center"/>
          </w:pPr>
          <w:r>
            <w:t>YP,PP,SB</w:t>
          </w:r>
        </w:p>
      </w:tc>
      <w:tc>
        <w:tcPr>
          <w:tcW w:w="1080" w:type="dxa"/>
        </w:tcPr>
        <w:p w14:paraId="2B2C5808" w14:textId="77777777" w:rsidR="00AA124C" w:rsidRDefault="00AA124C" w:rsidP="006A77E8">
          <w:pPr>
            <w:jc w:val="center"/>
          </w:pPr>
          <w:r>
            <w:t>PP,SB</w:t>
          </w:r>
        </w:p>
      </w:tc>
      <w:tc>
        <w:tcPr>
          <w:tcW w:w="1350" w:type="dxa"/>
        </w:tcPr>
        <w:p w14:paraId="5F3A07AA" w14:textId="77777777" w:rsidR="00AA124C" w:rsidRDefault="00AA124C" w:rsidP="006A77E8">
          <w:pPr>
            <w:jc w:val="center"/>
          </w:pPr>
          <w:r>
            <w:t>PP,SB</w:t>
          </w:r>
        </w:p>
      </w:tc>
      <w:tc>
        <w:tcPr>
          <w:tcW w:w="900" w:type="dxa"/>
        </w:tcPr>
        <w:p w14:paraId="50450004" w14:textId="77777777" w:rsidR="00AA124C" w:rsidRDefault="00AA124C" w:rsidP="006A77E8">
          <w:pPr>
            <w:jc w:val="center"/>
          </w:pPr>
          <w:r>
            <w:t>*</w:t>
          </w:r>
        </w:p>
      </w:tc>
      <w:tc>
        <w:tcPr>
          <w:tcW w:w="810" w:type="dxa"/>
        </w:tcPr>
        <w:p w14:paraId="3DCCA3FA" w14:textId="4B41AFC8" w:rsidR="00AA124C" w:rsidRDefault="00AA124C" w:rsidP="00102F22">
          <w:pPr>
            <w:tabs>
              <w:tab w:val="center" w:pos="252"/>
            </w:tabs>
            <w:jc w:val="center"/>
            <w:rPr>
              <w:noProof/>
            </w:rPr>
          </w:pPr>
          <w:r>
            <w:fldChar w:fldCharType="begin"/>
          </w:r>
          <w:r>
            <w:instrText xml:space="preserve"> PAGE   \* MERGEFORMAT </w:instrText>
          </w:r>
          <w:r>
            <w:fldChar w:fldCharType="separate"/>
          </w:r>
          <w:r w:rsidR="0059051F">
            <w:rPr>
              <w:noProof/>
            </w:rPr>
            <w:t>24</w:t>
          </w:r>
          <w:r>
            <w:rPr>
              <w:noProof/>
            </w:rPr>
            <w:fldChar w:fldCharType="end"/>
          </w:r>
          <w:r>
            <w:rPr>
              <w:noProof/>
            </w:rPr>
            <w:t>/27</w:t>
          </w:r>
        </w:p>
      </w:tc>
    </w:tr>
  </w:tbl>
  <w:p w14:paraId="6411C33D" w14:textId="77777777" w:rsidR="00AA124C" w:rsidRDefault="00AA12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3D9A3A" w14:textId="77777777" w:rsidR="000A4AA8" w:rsidRDefault="000A4AA8" w:rsidP="006A77E8">
      <w:pPr>
        <w:spacing w:after="0" w:line="240" w:lineRule="auto"/>
      </w:pPr>
      <w:r>
        <w:separator/>
      </w:r>
    </w:p>
  </w:footnote>
  <w:footnote w:type="continuationSeparator" w:id="0">
    <w:p w14:paraId="0857D3C2" w14:textId="77777777" w:rsidR="000A4AA8" w:rsidRDefault="000A4AA8" w:rsidP="006A77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4E62E" w14:textId="19C7264E" w:rsidR="00AA124C" w:rsidRDefault="00AA124C" w:rsidP="00811738">
    <w:pPr>
      <w:pStyle w:val="Header"/>
    </w:pPr>
  </w:p>
  <w:p w14:paraId="0B2F6D39" w14:textId="77777777" w:rsidR="00AA124C" w:rsidRDefault="00AA124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2479C"/>
    <w:multiLevelType w:val="hybridMultilevel"/>
    <w:tmpl w:val="34E8EE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005F3B"/>
    <w:multiLevelType w:val="hybridMultilevel"/>
    <w:tmpl w:val="7E888F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E0F020C"/>
    <w:multiLevelType w:val="hybridMultilevel"/>
    <w:tmpl w:val="C9B6F8F4"/>
    <w:lvl w:ilvl="0" w:tplc="78E6A782">
      <w:start w:val="1"/>
      <w:numFmt w:val="decimal"/>
      <w:lvlText w:val="3.1.1.%1"/>
      <w:lvlJc w:val="center"/>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FA0193F"/>
    <w:multiLevelType w:val="multilevel"/>
    <w:tmpl w:val="715EA1BC"/>
    <w:lvl w:ilvl="0">
      <w:start w:val="2"/>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06A5CAD"/>
    <w:multiLevelType w:val="hybridMultilevel"/>
    <w:tmpl w:val="EA9E5BE0"/>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0ED02A1"/>
    <w:multiLevelType w:val="hybridMultilevel"/>
    <w:tmpl w:val="7A64B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203D7F"/>
    <w:multiLevelType w:val="hybridMultilevel"/>
    <w:tmpl w:val="ED90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4EA09FC"/>
    <w:multiLevelType w:val="hybridMultilevel"/>
    <w:tmpl w:val="7F6028C4"/>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58D7CE4"/>
    <w:multiLevelType w:val="hybridMultilevel"/>
    <w:tmpl w:val="F8CE7928"/>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AC0124"/>
    <w:multiLevelType w:val="hybridMultilevel"/>
    <w:tmpl w:val="80D88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051BA2"/>
    <w:multiLevelType w:val="hybridMultilevel"/>
    <w:tmpl w:val="A4EA2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753C6D"/>
    <w:multiLevelType w:val="hybridMultilevel"/>
    <w:tmpl w:val="5546F228"/>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1BB3EF9"/>
    <w:multiLevelType w:val="hybridMultilevel"/>
    <w:tmpl w:val="525C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3F3750"/>
    <w:multiLevelType w:val="hybridMultilevel"/>
    <w:tmpl w:val="7962151A"/>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7440F4"/>
    <w:multiLevelType w:val="hybridMultilevel"/>
    <w:tmpl w:val="57B29E58"/>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8A754B6"/>
    <w:multiLevelType w:val="hybridMultilevel"/>
    <w:tmpl w:val="C48CD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27773E"/>
    <w:multiLevelType w:val="hybridMultilevel"/>
    <w:tmpl w:val="C8D29624"/>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CF31889"/>
    <w:multiLevelType w:val="multilevel"/>
    <w:tmpl w:val="D1A8D9F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CB5A29"/>
    <w:multiLevelType w:val="hybridMultilevel"/>
    <w:tmpl w:val="43206EE0"/>
    <w:lvl w:ilvl="0" w:tplc="C602E0E8">
      <w:start w:val="2"/>
      <w:numFmt w:val="bullet"/>
      <w:lvlText w:val="-"/>
      <w:lvlJc w:val="left"/>
      <w:pPr>
        <w:ind w:left="2880" w:hanging="360"/>
      </w:pPr>
      <w:rPr>
        <w:rFonts w:ascii="Calibri" w:eastAsiaTheme="minorHAnsi" w:hAnsi="Calibri"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327917AE"/>
    <w:multiLevelType w:val="hybridMultilevel"/>
    <w:tmpl w:val="C036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60039E"/>
    <w:multiLevelType w:val="hybridMultilevel"/>
    <w:tmpl w:val="1A385724"/>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4C526AC"/>
    <w:multiLevelType w:val="hybridMultilevel"/>
    <w:tmpl w:val="AA4A60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5077D30"/>
    <w:multiLevelType w:val="hybridMultilevel"/>
    <w:tmpl w:val="CC44D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347B51"/>
    <w:multiLevelType w:val="hybridMultilevel"/>
    <w:tmpl w:val="D6B0DA92"/>
    <w:lvl w:ilvl="0" w:tplc="3B522A6E">
      <w:start w:val="2"/>
      <w:numFmt w:val="bullet"/>
      <w:lvlText w:val="-"/>
      <w:lvlJc w:val="left"/>
      <w:pPr>
        <w:ind w:left="1429" w:hanging="360"/>
      </w:pPr>
      <w:rPr>
        <w:rFonts w:ascii="Calibri" w:eastAsiaTheme="minorHAnsi" w:hAnsi="Calibri"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3B724282"/>
    <w:multiLevelType w:val="hybridMultilevel"/>
    <w:tmpl w:val="90F2FE38"/>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D290176"/>
    <w:multiLevelType w:val="hybridMultilevel"/>
    <w:tmpl w:val="5F2A3E00"/>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D5C4249"/>
    <w:multiLevelType w:val="multilevel"/>
    <w:tmpl w:val="8DD0F11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Calibri" w:eastAsiaTheme="minorHAnsi" w:hAnsi="Calibri" w:cstheme="minorBidi"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F3D4EB3"/>
    <w:multiLevelType w:val="hybridMultilevel"/>
    <w:tmpl w:val="BD38A7D2"/>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0D610D0"/>
    <w:multiLevelType w:val="hybridMultilevel"/>
    <w:tmpl w:val="45ECCD74"/>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38A3C54"/>
    <w:multiLevelType w:val="hybridMultilevel"/>
    <w:tmpl w:val="3410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29678A"/>
    <w:multiLevelType w:val="hybridMultilevel"/>
    <w:tmpl w:val="F09E9036"/>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3675BA7"/>
    <w:multiLevelType w:val="hybridMultilevel"/>
    <w:tmpl w:val="A7E445D0"/>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9F54280"/>
    <w:multiLevelType w:val="hybridMultilevel"/>
    <w:tmpl w:val="C3BECB98"/>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1706053"/>
    <w:multiLevelType w:val="hybridMultilevel"/>
    <w:tmpl w:val="33D02C38"/>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3643DF6"/>
    <w:multiLevelType w:val="hybridMultilevel"/>
    <w:tmpl w:val="B2141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782D67"/>
    <w:multiLevelType w:val="hybridMultilevel"/>
    <w:tmpl w:val="E8324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95C3A2B"/>
    <w:multiLevelType w:val="hybridMultilevel"/>
    <w:tmpl w:val="8584A8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CEF5DC5"/>
    <w:multiLevelType w:val="hybridMultilevel"/>
    <w:tmpl w:val="73E6C94A"/>
    <w:lvl w:ilvl="0" w:tplc="926E0EFA">
      <w:start w:val="1"/>
      <w:numFmt w:val="decimal"/>
      <w:lvlText w:val="3.1.2.%1"/>
      <w:lvlJc w:val="center"/>
      <w:pPr>
        <w:ind w:left="144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817DB0"/>
    <w:multiLevelType w:val="hybridMultilevel"/>
    <w:tmpl w:val="DF0C6194"/>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0914598"/>
    <w:multiLevelType w:val="hybridMultilevel"/>
    <w:tmpl w:val="B6789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0C74E12"/>
    <w:multiLevelType w:val="hybridMultilevel"/>
    <w:tmpl w:val="D820FA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3206E08"/>
    <w:multiLevelType w:val="hybridMultilevel"/>
    <w:tmpl w:val="8A403B4C"/>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5690060"/>
    <w:multiLevelType w:val="hybridMultilevel"/>
    <w:tmpl w:val="A8ECD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B2D52F0"/>
    <w:multiLevelType w:val="hybridMultilevel"/>
    <w:tmpl w:val="7254A26C"/>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C452AFA"/>
    <w:multiLevelType w:val="hybridMultilevel"/>
    <w:tmpl w:val="0A385E60"/>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CC30B4B"/>
    <w:multiLevelType w:val="hybridMultilevel"/>
    <w:tmpl w:val="CF94F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D54564D"/>
    <w:multiLevelType w:val="hybridMultilevel"/>
    <w:tmpl w:val="FE1292EA"/>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F635D66"/>
    <w:multiLevelType w:val="hybridMultilevel"/>
    <w:tmpl w:val="B54E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4"/>
  </w:num>
  <w:num w:numId="3">
    <w:abstractNumId w:val="10"/>
  </w:num>
  <w:num w:numId="4">
    <w:abstractNumId w:val="12"/>
  </w:num>
  <w:num w:numId="5">
    <w:abstractNumId w:val="17"/>
  </w:num>
  <w:num w:numId="6">
    <w:abstractNumId w:val="26"/>
  </w:num>
  <w:num w:numId="7">
    <w:abstractNumId w:val="22"/>
  </w:num>
  <w:num w:numId="8">
    <w:abstractNumId w:val="21"/>
  </w:num>
  <w:num w:numId="9">
    <w:abstractNumId w:val="47"/>
  </w:num>
  <w:num w:numId="10">
    <w:abstractNumId w:val="0"/>
  </w:num>
  <w:num w:numId="11">
    <w:abstractNumId w:val="45"/>
  </w:num>
  <w:num w:numId="12">
    <w:abstractNumId w:val="3"/>
  </w:num>
  <w:num w:numId="13">
    <w:abstractNumId w:val="42"/>
  </w:num>
  <w:num w:numId="14">
    <w:abstractNumId w:val="15"/>
  </w:num>
  <w:num w:numId="15">
    <w:abstractNumId w:val="29"/>
  </w:num>
  <w:num w:numId="16">
    <w:abstractNumId w:val="18"/>
  </w:num>
  <w:num w:numId="17">
    <w:abstractNumId w:val="46"/>
  </w:num>
  <w:num w:numId="18">
    <w:abstractNumId w:val="7"/>
  </w:num>
  <w:num w:numId="19">
    <w:abstractNumId w:val="8"/>
  </w:num>
  <w:num w:numId="20">
    <w:abstractNumId w:val="27"/>
  </w:num>
  <w:num w:numId="21">
    <w:abstractNumId w:val="16"/>
  </w:num>
  <w:num w:numId="22">
    <w:abstractNumId w:val="11"/>
  </w:num>
  <w:num w:numId="23">
    <w:abstractNumId w:val="24"/>
  </w:num>
  <w:num w:numId="24">
    <w:abstractNumId w:val="25"/>
  </w:num>
  <w:num w:numId="25">
    <w:abstractNumId w:val="28"/>
  </w:num>
  <w:num w:numId="26">
    <w:abstractNumId w:val="32"/>
  </w:num>
  <w:num w:numId="27">
    <w:abstractNumId w:val="39"/>
  </w:num>
  <w:num w:numId="28">
    <w:abstractNumId w:val="9"/>
  </w:num>
  <w:num w:numId="29">
    <w:abstractNumId w:val="36"/>
  </w:num>
  <w:num w:numId="30">
    <w:abstractNumId w:val="5"/>
  </w:num>
  <w:num w:numId="31">
    <w:abstractNumId w:val="40"/>
  </w:num>
  <w:num w:numId="32">
    <w:abstractNumId w:val="35"/>
  </w:num>
  <w:num w:numId="33">
    <w:abstractNumId w:val="6"/>
  </w:num>
  <w:num w:numId="34">
    <w:abstractNumId w:val="1"/>
  </w:num>
  <w:num w:numId="35">
    <w:abstractNumId w:val="20"/>
  </w:num>
  <w:num w:numId="36">
    <w:abstractNumId w:val="43"/>
  </w:num>
  <w:num w:numId="37">
    <w:abstractNumId w:val="2"/>
  </w:num>
  <w:num w:numId="38">
    <w:abstractNumId w:val="37"/>
  </w:num>
  <w:num w:numId="39">
    <w:abstractNumId w:val="44"/>
  </w:num>
  <w:num w:numId="40">
    <w:abstractNumId w:val="23"/>
  </w:num>
  <w:num w:numId="41">
    <w:abstractNumId w:val="13"/>
  </w:num>
  <w:num w:numId="42">
    <w:abstractNumId w:val="30"/>
  </w:num>
  <w:num w:numId="43">
    <w:abstractNumId w:val="41"/>
  </w:num>
  <w:num w:numId="44">
    <w:abstractNumId w:val="4"/>
  </w:num>
  <w:num w:numId="45">
    <w:abstractNumId w:val="31"/>
  </w:num>
  <w:num w:numId="46">
    <w:abstractNumId w:val="33"/>
  </w:num>
  <w:num w:numId="47">
    <w:abstractNumId w:val="14"/>
  </w:num>
  <w:num w:numId="48">
    <w:abstractNumId w:val="38"/>
  </w:num>
  <w:numIdMacAtCleanup w:val="4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chiZeN StuNa">
    <w15:presenceInfo w15:providerId="Windows Live" w15:userId="0a2422269bd08ae6"/>
  </w15:person>
  <w15:person w15:author="CAMT">
    <w15:presenceInfo w15:providerId="None" w15:userId="CAMT"/>
  </w15:person>
  <w15:person w15:author="rimi park">
    <w15:presenceInfo w15:providerId="Windows Live" w15:userId="0f8b9ca6cf73dcbb"/>
  </w15:person>
  <w15:person w15:author="Pichet Potha">
    <w15:presenceInfo w15:providerId="Windows Live" w15:userId="38ed6a78aead6f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revisionView w:markup="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7E8"/>
    <w:rsid w:val="0002735F"/>
    <w:rsid w:val="00044E5B"/>
    <w:rsid w:val="00061986"/>
    <w:rsid w:val="000632D5"/>
    <w:rsid w:val="0008710C"/>
    <w:rsid w:val="000A4AA8"/>
    <w:rsid w:val="00102F22"/>
    <w:rsid w:val="001B3805"/>
    <w:rsid w:val="001F2D0A"/>
    <w:rsid w:val="002234B3"/>
    <w:rsid w:val="00247EA0"/>
    <w:rsid w:val="00287F07"/>
    <w:rsid w:val="002B10F6"/>
    <w:rsid w:val="0034473C"/>
    <w:rsid w:val="00353697"/>
    <w:rsid w:val="003C64DF"/>
    <w:rsid w:val="003C6B43"/>
    <w:rsid w:val="00447BE2"/>
    <w:rsid w:val="0059051F"/>
    <w:rsid w:val="005E5F03"/>
    <w:rsid w:val="006A77E8"/>
    <w:rsid w:val="00772DC4"/>
    <w:rsid w:val="007C264F"/>
    <w:rsid w:val="007F561A"/>
    <w:rsid w:val="00811738"/>
    <w:rsid w:val="008F6AFF"/>
    <w:rsid w:val="00952D84"/>
    <w:rsid w:val="009550F4"/>
    <w:rsid w:val="00AA124C"/>
    <w:rsid w:val="00AE2B7E"/>
    <w:rsid w:val="00BF3545"/>
    <w:rsid w:val="00C12B18"/>
    <w:rsid w:val="00E00AC8"/>
    <w:rsid w:val="00E94CFF"/>
    <w:rsid w:val="00F51714"/>
    <w:rsid w:val="00F568A2"/>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34B13"/>
  <w15:chartTrackingRefBased/>
  <w15:docId w15:val="{10195451-04B0-49F3-8932-9A07F8B32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ko-KR"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77E8"/>
  </w:style>
  <w:style w:type="paragraph" w:styleId="Heading1">
    <w:name w:val="heading 1"/>
    <w:basedOn w:val="Normal"/>
    <w:link w:val="Heading1Char"/>
    <w:uiPriority w:val="9"/>
    <w:qFormat/>
    <w:rsid w:val="006A77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5">
    <w:name w:val="heading 5"/>
    <w:basedOn w:val="Normal"/>
    <w:next w:val="Normal"/>
    <w:link w:val="Heading5Char"/>
    <w:uiPriority w:val="9"/>
    <w:semiHidden/>
    <w:unhideWhenUsed/>
    <w:qFormat/>
    <w:rsid w:val="006A77E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7E8"/>
    <w:rPr>
      <w:rFonts w:ascii="Times New Roman" w:eastAsia="Times New Roman" w:hAnsi="Times New Roman" w:cs="Times New Roman"/>
      <w:b/>
      <w:bCs/>
      <w:kern w:val="36"/>
      <w:sz w:val="48"/>
      <w:szCs w:val="48"/>
    </w:rPr>
  </w:style>
  <w:style w:type="character" w:customStyle="1" w:styleId="Heading5Char">
    <w:name w:val="Heading 5 Char"/>
    <w:basedOn w:val="DefaultParagraphFont"/>
    <w:link w:val="Heading5"/>
    <w:uiPriority w:val="9"/>
    <w:semiHidden/>
    <w:rsid w:val="006A77E8"/>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6A77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A77E8"/>
    <w:pPr>
      <w:ind w:left="720"/>
      <w:contextualSpacing/>
    </w:pPr>
  </w:style>
  <w:style w:type="character" w:styleId="CommentReference">
    <w:name w:val="annotation reference"/>
    <w:basedOn w:val="DefaultParagraphFont"/>
    <w:uiPriority w:val="99"/>
    <w:semiHidden/>
    <w:unhideWhenUsed/>
    <w:rsid w:val="006A77E8"/>
    <w:rPr>
      <w:sz w:val="16"/>
      <w:szCs w:val="16"/>
    </w:rPr>
  </w:style>
  <w:style w:type="paragraph" w:styleId="CommentText">
    <w:name w:val="annotation text"/>
    <w:basedOn w:val="Normal"/>
    <w:link w:val="CommentTextChar"/>
    <w:uiPriority w:val="99"/>
    <w:unhideWhenUsed/>
    <w:rsid w:val="006A77E8"/>
    <w:pPr>
      <w:spacing w:line="240" w:lineRule="auto"/>
    </w:pPr>
    <w:rPr>
      <w:rFonts w:eastAsiaTheme="minorHAnsi"/>
      <w:sz w:val="20"/>
      <w:szCs w:val="25"/>
      <w:lang w:eastAsia="en-US"/>
    </w:rPr>
  </w:style>
  <w:style w:type="character" w:customStyle="1" w:styleId="CommentTextChar">
    <w:name w:val="Comment Text Char"/>
    <w:basedOn w:val="DefaultParagraphFont"/>
    <w:link w:val="CommentText"/>
    <w:uiPriority w:val="99"/>
    <w:rsid w:val="006A77E8"/>
    <w:rPr>
      <w:rFonts w:eastAsiaTheme="minorHAnsi"/>
      <w:sz w:val="20"/>
      <w:szCs w:val="25"/>
      <w:lang w:eastAsia="en-US"/>
    </w:rPr>
  </w:style>
  <w:style w:type="paragraph" w:styleId="BalloonText">
    <w:name w:val="Balloon Text"/>
    <w:basedOn w:val="Normal"/>
    <w:link w:val="BalloonTextChar"/>
    <w:uiPriority w:val="99"/>
    <w:semiHidden/>
    <w:unhideWhenUsed/>
    <w:rsid w:val="006A77E8"/>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6A77E8"/>
    <w:rPr>
      <w:rFonts w:ascii="Segoe UI" w:hAnsi="Segoe UI" w:cs="Angsana New"/>
      <w:sz w:val="18"/>
      <w:szCs w:val="22"/>
    </w:rPr>
  </w:style>
  <w:style w:type="paragraph" w:styleId="Header">
    <w:name w:val="header"/>
    <w:basedOn w:val="Normal"/>
    <w:link w:val="HeaderChar"/>
    <w:uiPriority w:val="99"/>
    <w:unhideWhenUsed/>
    <w:rsid w:val="006A77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77E8"/>
  </w:style>
  <w:style w:type="paragraph" w:styleId="Footer">
    <w:name w:val="footer"/>
    <w:basedOn w:val="Normal"/>
    <w:link w:val="FooterChar"/>
    <w:uiPriority w:val="99"/>
    <w:unhideWhenUsed/>
    <w:rsid w:val="006A77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77E8"/>
  </w:style>
  <w:style w:type="character" w:styleId="Hyperlink">
    <w:name w:val="Hyperlink"/>
    <w:basedOn w:val="DefaultParagraphFont"/>
    <w:uiPriority w:val="99"/>
    <w:unhideWhenUsed/>
    <w:rsid w:val="006A77E8"/>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6A77E8"/>
    <w:rPr>
      <w:rFonts w:eastAsiaTheme="minorEastAsia"/>
      <w:b/>
      <w:bCs/>
      <w:lang w:eastAsia="ko-KR"/>
    </w:rPr>
  </w:style>
  <w:style w:type="character" w:customStyle="1" w:styleId="CommentSubjectChar">
    <w:name w:val="Comment Subject Char"/>
    <w:basedOn w:val="CommentTextChar"/>
    <w:link w:val="CommentSubject"/>
    <w:uiPriority w:val="99"/>
    <w:semiHidden/>
    <w:rsid w:val="006A77E8"/>
    <w:rPr>
      <w:rFonts w:eastAsiaTheme="minorHAnsi"/>
      <w:b/>
      <w:bCs/>
      <w:sz w:val="20"/>
      <w:szCs w:val="25"/>
      <w:lang w:eastAsia="en-US"/>
    </w:rPr>
  </w:style>
  <w:style w:type="character" w:styleId="Strong">
    <w:name w:val="Strong"/>
    <w:basedOn w:val="DefaultParagraphFont"/>
    <w:uiPriority w:val="22"/>
    <w:qFormat/>
    <w:rsid w:val="006A77E8"/>
    <w:rPr>
      <w:b/>
      <w:bCs/>
    </w:rPr>
  </w:style>
  <w:style w:type="paragraph" w:styleId="Revision">
    <w:name w:val="Revision"/>
    <w:hidden/>
    <w:uiPriority w:val="99"/>
    <w:semiHidden/>
    <w:rsid w:val="00353697"/>
    <w:pPr>
      <w:spacing w:after="0" w:line="240" w:lineRule="auto"/>
    </w:pPr>
  </w:style>
  <w:style w:type="character" w:styleId="FollowedHyperlink">
    <w:name w:val="FollowedHyperlink"/>
    <w:basedOn w:val="DefaultParagraphFont"/>
    <w:uiPriority w:val="99"/>
    <w:semiHidden/>
    <w:unhideWhenUsed/>
    <w:rsid w:val="000273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926943">
      <w:bodyDiv w:val="1"/>
      <w:marLeft w:val="0"/>
      <w:marRight w:val="0"/>
      <w:marTop w:val="0"/>
      <w:marBottom w:val="0"/>
      <w:divBdr>
        <w:top w:val="none" w:sz="0" w:space="0" w:color="auto"/>
        <w:left w:val="none" w:sz="0" w:space="0" w:color="auto"/>
        <w:bottom w:val="none" w:sz="0" w:space="0" w:color="auto"/>
        <w:right w:val="none" w:sz="0" w:space="0" w:color="auto"/>
      </w:divBdr>
      <w:divsChild>
        <w:div w:id="1195578304">
          <w:marLeft w:val="60"/>
          <w:marRight w:val="75"/>
          <w:marTop w:val="0"/>
          <w:marBottom w:val="0"/>
          <w:divBdr>
            <w:top w:val="none" w:sz="0" w:space="0" w:color="auto"/>
            <w:left w:val="none" w:sz="0" w:space="0" w:color="auto"/>
            <w:bottom w:val="none" w:sz="0" w:space="0" w:color="auto"/>
            <w:right w:val="none" w:sz="0" w:space="0" w:color="auto"/>
          </w:divBdr>
          <w:divsChild>
            <w:div w:id="2041935031">
              <w:marLeft w:val="600"/>
              <w:marRight w:val="0"/>
              <w:marTop w:val="0"/>
              <w:marBottom w:val="0"/>
              <w:divBdr>
                <w:top w:val="none" w:sz="0" w:space="0" w:color="auto"/>
                <w:left w:val="none" w:sz="0" w:space="0" w:color="auto"/>
                <w:bottom w:val="none" w:sz="0" w:space="0" w:color="auto"/>
                <w:right w:val="none" w:sz="0" w:space="0" w:color="auto"/>
              </w:divBdr>
              <w:divsChild>
                <w:div w:id="734593784">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sChild>
    </w:div>
    <w:div w:id="177513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tackoverflow.com/questions/3809539/choosing-a-web-application-framework-using-node-js"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hyperlink" Target="http://en.wikipedia.org/wiki/Aptana" TargetMode="External"/><Relationship Id="rId21" Type="http://schemas.openxmlformats.org/officeDocument/2006/relationships/image" Target="media/image11.jpg"/><Relationship Id="rId34" Type="http://schemas.openxmlformats.org/officeDocument/2006/relationships/hyperlink" Target="http://en.wikipedia.org/wiki/Cascading_Style_Sheets" TargetMode="External"/><Relationship Id="rId42" Type="http://schemas.openxmlformats.org/officeDocument/2006/relationships/hyperlink" Target="http://www.htmlgoodies.com/primers/database/top-5-databases-for-web-developer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classteach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yperlink" Target="http://en.wikipedia.org/wiki/JavaScript" TargetMode="External"/><Relationship Id="rId37" Type="http://schemas.openxmlformats.org/officeDocument/2006/relationships/hyperlink" Target="http://en.wikipedia.org/wiki/MySQL" TargetMode="External"/><Relationship Id="rId40" Type="http://schemas.openxmlformats.org/officeDocument/2006/relationships/hyperlink" Target="http://en.wikipedia.org/wiki/Iterative_and_incremental_development"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hyperlink" Target="http://www.radix-int.com/Classroom-Management/Tablet-Classroom-Management-Software.html" TargetMode="External"/><Relationship Id="rId36" Type="http://schemas.openxmlformats.org/officeDocument/2006/relationships/hyperlink" Target="http://docs.webplatform.org/wiki/apis/webrtc"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en.wikipedia.org/wiki/HTML5"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6.png"/><Relationship Id="rId30" Type="http://schemas.openxmlformats.org/officeDocument/2006/relationships/hyperlink" Target="http://www.samsung.com/global/business/business-images/resource/case-study/2013/02/Samsung_Smart_School_Brochure-0.pdf" TargetMode="External"/><Relationship Id="rId35" Type="http://schemas.openxmlformats.org/officeDocument/2006/relationships/hyperlink" Target="http://nodejs.org" TargetMode="External"/><Relationship Id="rId43" Type="http://schemas.openxmlformats.org/officeDocument/2006/relationships/hyperlink" Target="http://blog.jooq.org/2013/10/03/the-10-most-popular-db-engines-sql-and-nosql/" TargetMode="Externa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en.wikipedia.org/wiki/JSON" TargetMode="External"/><Relationship Id="rId38" Type="http://schemas.openxmlformats.org/officeDocument/2006/relationships/hyperlink" Target="https://developers.google.com/maps"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www.serverwatch.com/article.php/3883441/Top-10-Enterprise-Database-Systems-to-Consider.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0CCA5-B963-4984-94FD-19D68123D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30</Pages>
  <Words>5439</Words>
  <Characters>31007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EchiZeN StuNa</dc:creator>
  <cp:keywords/>
  <dc:description/>
  <cp:lastModifiedBy>EchiZeN StuNa</cp:lastModifiedBy>
  <cp:revision>6</cp:revision>
  <dcterms:created xsi:type="dcterms:W3CDTF">2014-03-24T19:14:00Z</dcterms:created>
  <dcterms:modified xsi:type="dcterms:W3CDTF">2014-03-24T19:48:00Z</dcterms:modified>
</cp:coreProperties>
</file>