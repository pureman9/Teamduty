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F5D03" w14:textId="77777777" w:rsidR="00F00FA6" w:rsidRDefault="00F00FA6" w:rsidP="00F00FA6">
      <w:pPr>
        <w:spacing w:after="0" w:line="240" w:lineRule="auto"/>
        <w:jc w:val="center"/>
        <w:rPr>
          <w:rFonts w:ascii="Times New Roman" w:hAnsi="Times New Roman" w:cs="Times New Roman"/>
          <w:b/>
          <w:bCs/>
          <w:sz w:val="56"/>
          <w:szCs w:val="56"/>
        </w:rPr>
      </w:pPr>
      <w:r>
        <w:rPr>
          <w:rFonts w:ascii="Times New Roman" w:hAnsi="Times New Roman" w:cs="Times New Roman"/>
          <w:b/>
          <w:bCs/>
          <w:sz w:val="56"/>
          <w:szCs w:val="56"/>
        </w:rPr>
        <w:t xml:space="preserve">TEAMDUTY Software freelance </w:t>
      </w:r>
    </w:p>
    <w:p w14:paraId="5B2017BA" w14:textId="77777777" w:rsidR="00F00FA6" w:rsidRDefault="00F00FA6" w:rsidP="00F00FA6">
      <w:pPr>
        <w:spacing w:after="0" w:line="240" w:lineRule="auto"/>
        <w:jc w:val="center"/>
        <w:rPr>
          <w:rFonts w:ascii="Times New Roman" w:hAnsi="Times New Roman" w:cs="Times New Roman"/>
          <w:b/>
          <w:bCs/>
          <w:sz w:val="56"/>
          <w:szCs w:val="56"/>
        </w:rPr>
      </w:pPr>
      <w:r>
        <w:rPr>
          <w:rFonts w:ascii="Times New Roman" w:hAnsi="Times New Roman" w:cs="Times New Roman"/>
          <w:b/>
          <w:bCs/>
          <w:sz w:val="56"/>
          <w:szCs w:val="56"/>
        </w:rPr>
        <w:t>Web-application</w:t>
      </w:r>
    </w:p>
    <w:p w14:paraId="793B1A07" w14:textId="77777777" w:rsidR="00F00FA6" w:rsidRPr="00F00FA6" w:rsidRDefault="00F00FA6" w:rsidP="00F00FA6">
      <w:pPr>
        <w:spacing w:after="0" w:line="240" w:lineRule="auto"/>
        <w:jc w:val="center"/>
        <w:rPr>
          <w:rFonts w:ascii="Times New Roman" w:eastAsia="MS Mincho" w:hAnsi="Times New Roman" w:cs="Times New Roman"/>
          <w:b/>
          <w:sz w:val="56"/>
          <w:szCs w:val="56"/>
          <w:lang w:bidi="ar-SA"/>
        </w:rPr>
      </w:pPr>
    </w:p>
    <w:p w14:paraId="6B62681D" w14:textId="77777777" w:rsidR="00F00FA6" w:rsidRPr="00F00FA6" w:rsidRDefault="00F00FA6" w:rsidP="00F00FA6">
      <w:pPr>
        <w:spacing w:after="0" w:line="240" w:lineRule="auto"/>
        <w:jc w:val="center"/>
        <w:rPr>
          <w:rFonts w:ascii="Times New Roman" w:eastAsia="MS Mincho" w:hAnsi="Times New Roman" w:cs="Times New Roman"/>
          <w:sz w:val="48"/>
          <w:szCs w:val="48"/>
          <w:lang w:bidi="ar-SA"/>
        </w:rPr>
      </w:pPr>
      <w:r w:rsidRPr="00F00FA6">
        <w:rPr>
          <w:rFonts w:ascii="Times New Roman" w:eastAsia="MS Mincho" w:hAnsi="Times New Roman" w:cs="Times New Roman"/>
          <w:sz w:val="48"/>
          <w:szCs w:val="48"/>
          <w:lang w:bidi="ar-SA"/>
        </w:rPr>
        <w:t>Project Proposal</w:t>
      </w:r>
    </w:p>
    <w:p w14:paraId="39411E31" w14:textId="77777777" w:rsidR="00F00FA6" w:rsidRPr="00F00FA6" w:rsidRDefault="00F00FA6" w:rsidP="00F00FA6">
      <w:pPr>
        <w:spacing w:after="0" w:line="240" w:lineRule="auto"/>
        <w:jc w:val="center"/>
        <w:rPr>
          <w:rFonts w:ascii="Times New Roman" w:eastAsia="MS Mincho" w:hAnsi="Times New Roman" w:cs="Times New Roman"/>
          <w:sz w:val="48"/>
          <w:szCs w:val="48"/>
          <w:lang w:bidi="ar-SA"/>
        </w:rPr>
      </w:pPr>
    </w:p>
    <w:p w14:paraId="123008CF" w14:textId="77777777" w:rsidR="0018530F" w:rsidRDefault="0018530F" w:rsidP="0018530F">
      <w:pPr>
        <w:spacing w:after="0" w:line="240" w:lineRule="auto"/>
        <w:rPr>
          <w:rFonts w:ascii="Times New Roman" w:eastAsia="MS Mincho" w:hAnsi="Times New Roman" w:cs="Times New Roman"/>
          <w:sz w:val="48"/>
          <w:szCs w:val="48"/>
          <w:lang w:bidi="ar-SA"/>
        </w:rPr>
      </w:pPr>
    </w:p>
    <w:p w14:paraId="57CE99DB" w14:textId="77777777" w:rsidR="00F00FA6" w:rsidRPr="00F00FA6" w:rsidRDefault="00F00FA6" w:rsidP="0018530F">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14:paraId="2BF14A4A" w14:textId="77777777" w:rsidR="0018530F" w:rsidRDefault="0018530F" w:rsidP="00F00FA6">
      <w:pPr>
        <w:spacing w:after="0" w:line="240" w:lineRule="auto"/>
        <w:jc w:val="center"/>
        <w:rPr>
          <w:rFonts w:ascii="Times New Roman" w:eastAsiaTheme="minorEastAsia" w:hAnsi="Times New Roman" w:cs="Times New Roman"/>
          <w:sz w:val="36"/>
          <w:szCs w:val="36"/>
          <w:lang w:bidi="ar-SA"/>
        </w:rPr>
      </w:pPr>
    </w:p>
    <w:p w14:paraId="62BBC9A7" w14:textId="77777777" w:rsidR="00F00FA6" w:rsidRPr="00F00FA6" w:rsidRDefault="00F00FA6" w:rsidP="00F00FA6">
      <w:pPr>
        <w:spacing w:after="0" w:line="240" w:lineRule="auto"/>
        <w:jc w:val="center"/>
        <w:rPr>
          <w:rFonts w:ascii="Times New Roman" w:eastAsia="MS Mincho" w:hAnsi="Times New Roman" w:cs="Times New Roman"/>
          <w:sz w:val="36"/>
          <w:szCs w:val="36"/>
          <w:lang w:bidi="ar-SA"/>
        </w:rPr>
      </w:pPr>
      <w:proofErr w:type="spellStart"/>
      <w:proofErr w:type="gramStart"/>
      <w:r w:rsidRPr="00F00FA6">
        <w:rPr>
          <w:rFonts w:ascii="Times New Roman" w:eastAsiaTheme="minorEastAsia" w:hAnsi="Times New Roman" w:cs="Times New Roman"/>
          <w:sz w:val="36"/>
          <w:szCs w:val="36"/>
          <w:lang w:bidi="ar-SA"/>
        </w:rPr>
        <w:t>Mr</w:t>
      </w:r>
      <w:proofErr w:type="spellEnd"/>
      <w:r w:rsidRPr="00F00FA6">
        <w:rPr>
          <w:rFonts w:ascii="Times New Roman" w:eastAsiaTheme="minorEastAsia" w:hAnsi="Times New Roman" w:cs="Times New Roman"/>
          <w:sz w:val="36"/>
          <w:szCs w:val="36"/>
          <w:lang w:bidi="ar-SA"/>
        </w:rPr>
        <w:t xml:space="preserve"> .</w:t>
      </w:r>
      <w:proofErr w:type="gramEnd"/>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Manuchet</w:t>
      </w:r>
      <w:proofErr w:type="spellEnd"/>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Manoi</w:t>
      </w:r>
      <w:proofErr w:type="spellEnd"/>
      <w:r w:rsidRPr="00F00FA6">
        <w:rPr>
          <w:rFonts w:ascii="Times New Roman" w:eastAsia="MS Mincho" w:hAnsi="Times New Roman" w:cs="Times New Roman"/>
          <w:sz w:val="36"/>
          <w:szCs w:val="36"/>
          <w:lang w:bidi="ar-SA"/>
        </w:rPr>
        <w:t xml:space="preserve">   542115049</w:t>
      </w:r>
    </w:p>
    <w:p w14:paraId="59340487" w14:textId="77777777" w:rsidR="00F00FA6" w:rsidRPr="00F00FA6" w:rsidRDefault="00F00FA6" w:rsidP="00F00FA6">
      <w:pPr>
        <w:spacing w:after="0" w:line="240" w:lineRule="auto"/>
        <w:jc w:val="center"/>
        <w:rPr>
          <w:rFonts w:ascii="Times New Roman" w:eastAsia="MS Mincho" w:hAnsi="Times New Roman" w:cs="Times New Roman"/>
          <w:sz w:val="36"/>
          <w:szCs w:val="36"/>
          <w:lang w:bidi="ar-SA"/>
        </w:rPr>
      </w:pPr>
      <w:proofErr w:type="spellStart"/>
      <w:proofErr w:type="gramStart"/>
      <w:r w:rsidRPr="00F00FA6">
        <w:rPr>
          <w:rFonts w:ascii="Times New Roman" w:eastAsia="MS Mincho" w:hAnsi="Times New Roman" w:cs="Times New Roman"/>
          <w:sz w:val="36"/>
          <w:szCs w:val="36"/>
          <w:lang w:bidi="ar-SA"/>
        </w:rPr>
        <w:t>Mr</w:t>
      </w:r>
      <w:proofErr w:type="spellEnd"/>
      <w:r w:rsidRPr="00F00FA6">
        <w:rPr>
          <w:rFonts w:ascii="Times New Roman" w:eastAsia="MS Mincho" w:hAnsi="Times New Roman" w:cs="Times New Roman"/>
          <w:sz w:val="36"/>
          <w:szCs w:val="36"/>
          <w:lang w:bidi="ar-SA"/>
        </w:rPr>
        <w:t xml:space="preserve"> .</w:t>
      </w:r>
      <w:proofErr w:type="gramEnd"/>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Saknarong</w:t>
      </w:r>
      <w:proofErr w:type="spellEnd"/>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Noipaksa</w:t>
      </w:r>
      <w:proofErr w:type="spellEnd"/>
      <w:r w:rsidRPr="00F00FA6">
        <w:rPr>
          <w:rFonts w:ascii="Times New Roman" w:eastAsia="MS Mincho" w:hAnsi="Times New Roman" w:cs="Times New Roman"/>
          <w:sz w:val="36"/>
          <w:szCs w:val="36"/>
          <w:lang w:bidi="ar-SA"/>
        </w:rPr>
        <w:t xml:space="preserve">   542115061</w:t>
      </w:r>
    </w:p>
    <w:p w14:paraId="3B9E885C"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4BE1F8AE"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370DFB16"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2E664699"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14:paraId="24AF19A0"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14:paraId="6C76D1E2"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14:paraId="255EC53D"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3FC16BA2"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7A4B01B6"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2A8D977C" w14:textId="77777777"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14:paraId="14F926F9"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3558D767" w14:textId="77777777"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14:paraId="2C4C660F" w14:textId="77777777" w:rsidR="00F00FA6" w:rsidRPr="00F00FA6" w:rsidRDefault="004F7A6B" w:rsidP="00F00FA6">
      <w:pPr>
        <w:spacing w:after="0" w:line="240" w:lineRule="auto"/>
        <w:jc w:val="center"/>
        <w:rPr>
          <w:rFonts w:ascii="Times New Roman" w:eastAsia="MS Mincho" w:hAnsi="Times New Roman" w:cs="Times New Roman"/>
          <w:sz w:val="32"/>
          <w:szCs w:val="32"/>
          <w:lang w:bidi="ar-SA"/>
        </w:rPr>
      </w:pPr>
      <w:ins w:id="0" w:author="CAMT" w:date="2014-03-24T09:43:00Z">
        <w:r>
          <w:rPr>
            <w:rFonts w:ascii="Times New Roman" w:eastAsia="MS Mincho" w:hAnsi="Times New Roman" w:cs="Times New Roman"/>
            <w:sz w:val="32"/>
            <w:szCs w:val="32"/>
            <w:lang w:bidi="ar-SA"/>
          </w:rPr>
          <w:t>_______________________</w:t>
        </w:r>
      </w:ins>
    </w:p>
    <w:p w14:paraId="09F4068C" w14:textId="77777777" w:rsidR="00F00FA6" w:rsidRPr="00F00FA6" w:rsidRDefault="00F00FA6" w:rsidP="00F00FA6">
      <w:pPr>
        <w:spacing w:after="0" w:line="240" w:lineRule="auto"/>
        <w:jc w:val="center"/>
        <w:rPr>
          <w:rFonts w:ascii="Times New Roman" w:eastAsia="MS Mincho" w:hAnsi="Times New Roman" w:cs="Times New Roman"/>
          <w:b/>
          <w:sz w:val="36"/>
          <w:szCs w:val="36"/>
          <w:lang w:bidi="ar-SA"/>
        </w:rPr>
      </w:pPr>
      <w:proofErr w:type="spellStart"/>
      <w:r w:rsidRPr="00F00FA6">
        <w:rPr>
          <w:rFonts w:ascii="Times New Roman" w:eastAsia="MS Mincho" w:hAnsi="Times New Roman" w:cs="Times New Roman"/>
          <w:b/>
          <w:sz w:val="36"/>
          <w:szCs w:val="36"/>
          <w:lang w:bidi="ar-SA"/>
        </w:rPr>
        <w:t>Aj</w:t>
      </w:r>
      <w:proofErr w:type="spellEnd"/>
      <w:r w:rsidRPr="00F00FA6">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Jayakrit</w:t>
      </w:r>
      <w:proofErr w:type="spellEnd"/>
      <w:r>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Hirisajja</w:t>
      </w:r>
      <w:proofErr w:type="spellEnd"/>
    </w:p>
    <w:p w14:paraId="71ABEC11" w14:textId="77777777" w:rsidR="00F00FA6" w:rsidRPr="00F00FA6" w:rsidRDefault="00F00FA6" w:rsidP="00D727F8">
      <w:pPr>
        <w:rPr>
          <w:rFonts w:ascii="Times New Roman" w:hAnsi="Times New Roman" w:cs="Times New Roman"/>
          <w:b/>
          <w:bCs/>
          <w:sz w:val="36"/>
          <w:szCs w:val="36"/>
        </w:rPr>
      </w:pPr>
    </w:p>
    <w:p w14:paraId="6B8C45C1" w14:textId="77777777" w:rsidR="00F00FA6" w:rsidRDefault="00F00FA6">
      <w:pPr>
        <w:rPr>
          <w:rFonts w:ascii="Times New Roman" w:hAnsi="Times New Roman" w:cs="Times New Roman"/>
          <w:b/>
          <w:bCs/>
          <w:sz w:val="36"/>
          <w:szCs w:val="36"/>
          <w:lang w:val="en-GB"/>
        </w:rPr>
      </w:pPr>
      <w:r>
        <w:rPr>
          <w:rFonts w:ascii="Times New Roman" w:hAnsi="Times New Roman" w:cs="Times New Roman"/>
          <w:b/>
          <w:bCs/>
          <w:sz w:val="36"/>
          <w:szCs w:val="36"/>
          <w:lang w:val="en-GB"/>
        </w:rPr>
        <w:br w:type="page"/>
      </w:r>
    </w:p>
    <w:p w14:paraId="7F5CE76F" w14:textId="77777777" w:rsidR="00D727F8" w:rsidRPr="00FA120D" w:rsidRDefault="00D727F8" w:rsidP="00D727F8">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14:paraId="5999BC7A" w14:textId="77777777" w:rsidTr="00523329">
        <w:trPr>
          <w:trHeight w:val="270"/>
        </w:trPr>
        <w:tc>
          <w:tcPr>
            <w:tcW w:w="2088" w:type="dxa"/>
            <w:shd w:val="clear" w:color="auto" w:fill="262626" w:themeFill="text1" w:themeFillTint="D9"/>
            <w:noWrap/>
            <w:hideMark/>
          </w:tcPr>
          <w:p w14:paraId="2A2783F0"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14:paraId="48FD5658"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14:paraId="39E644BD"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14:paraId="51E7C72C"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14:paraId="43D0CBE2"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14:paraId="3C2A8255"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14:paraId="45D6B991" w14:textId="77777777"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14:paraId="32FA408A" w14:textId="77777777" w:rsidTr="00523329">
        <w:trPr>
          <w:trHeight w:val="270"/>
        </w:trPr>
        <w:tc>
          <w:tcPr>
            <w:tcW w:w="9468" w:type="dxa"/>
            <w:gridSpan w:val="8"/>
            <w:shd w:val="clear" w:color="auto" w:fill="E7E6E6" w:themeFill="background2"/>
            <w:noWrap/>
            <w:hideMark/>
          </w:tcPr>
          <w:p w14:paraId="79E07520" w14:textId="77777777" w:rsidR="00D727F8" w:rsidRPr="00FA120D" w:rsidRDefault="00D727F8" w:rsidP="0052332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14:paraId="65D46D00" w14:textId="77777777" w:rsidTr="00D727F8">
        <w:trPr>
          <w:trHeight w:val="270"/>
        </w:trPr>
        <w:tc>
          <w:tcPr>
            <w:tcW w:w="2088" w:type="dxa"/>
            <w:noWrap/>
            <w:hideMark/>
          </w:tcPr>
          <w:p w14:paraId="458AC7F9" w14:textId="77777777" w:rsidR="00D727F8" w:rsidRPr="00FA120D" w:rsidRDefault="00D727F8" w:rsidP="00523329">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14:paraId="78266D20" w14:textId="77777777" w:rsidR="00D727F8" w:rsidRPr="00FA120D" w:rsidRDefault="00D727F8" w:rsidP="00523329">
            <w:pPr>
              <w:tabs>
                <w:tab w:val="left" w:pos="1530"/>
              </w:tabs>
              <w:rPr>
                <w:rFonts w:ascii="Times New Roman" w:hAnsi="Times New Roman" w:cs="Times New Roman"/>
                <w:sz w:val="20"/>
                <w:szCs w:val="20"/>
              </w:rPr>
            </w:pPr>
            <w:r w:rsidRPr="00FA120D">
              <w:rPr>
                <w:rFonts w:ascii="Times New Roman" w:hAnsi="Times New Roman" w:cs="Times New Roman"/>
                <w:sz w:val="20"/>
                <w:szCs w:val="20"/>
              </w:rPr>
              <w:t>- Add Chapter 2</w:t>
            </w:r>
          </w:p>
          <w:p w14:paraId="75356460"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14:paraId="1C58AB8A"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14:paraId="10B99FEF"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3</w:t>
            </w:r>
          </w:p>
          <w:p w14:paraId="3C393C49"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w:t>
            </w:r>
          </w:p>
          <w:p w14:paraId="7ACA99A7"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4</w:t>
            </w:r>
          </w:p>
          <w:p w14:paraId="49759367"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14:paraId="3EA4BA73"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14:paraId="5091940F"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14:paraId="7BE9EBD2" w14:textId="77777777"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-Add Chapter 5</w:t>
            </w:r>
          </w:p>
          <w:p w14:paraId="5808D877" w14:textId="77777777" w:rsidR="00D727F8" w:rsidRPr="00FA120D" w:rsidRDefault="00D727F8" w:rsidP="00523329">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14:paraId="66652CC3" w14:textId="77777777" w:rsidR="00D727F8" w:rsidRPr="00FA120D" w:rsidRDefault="00D727F8" w:rsidP="0052332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14:paraId="52732562" w14:textId="77777777" w:rsidR="00D727F8" w:rsidRPr="00FA120D" w:rsidRDefault="00142764" w:rsidP="00523329">
            <w:pPr>
              <w:jc w:val="thaiDistribute"/>
              <w:rPr>
                <w:rFonts w:ascii="Times New Roman" w:hAnsi="Times New Roman" w:cs="Times New Roman"/>
                <w:sz w:val="20"/>
                <w:szCs w:val="20"/>
              </w:rPr>
            </w:pPr>
            <w:r>
              <w:rPr>
                <w:rFonts w:ascii="Times New Roman" w:hAnsi="Times New Roman" w:cs="Times New Roman"/>
                <w:sz w:val="20"/>
                <w:szCs w:val="20"/>
              </w:rPr>
              <w:t>4 March</w:t>
            </w:r>
            <w:r w:rsidR="00D727F8" w:rsidRPr="00FA120D">
              <w:rPr>
                <w:rFonts w:ascii="Times New Roman" w:hAnsi="Times New Roman" w:cs="Times New Roman"/>
                <w:sz w:val="20"/>
                <w:szCs w:val="20"/>
              </w:rPr>
              <w:t xml:space="preserve"> 2014</w:t>
            </w:r>
          </w:p>
        </w:tc>
        <w:tc>
          <w:tcPr>
            <w:tcW w:w="879" w:type="dxa"/>
            <w:gridSpan w:val="2"/>
            <w:noWrap/>
            <w:hideMark/>
          </w:tcPr>
          <w:p w14:paraId="266DF3B3"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632ADE5C"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14:paraId="7EA1626F" w14:textId="77777777"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104A3590" w14:textId="77777777"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09F584E5"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2AF805C8"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14:paraId="0802932A" w14:textId="77777777" w:rsidR="00D727F8" w:rsidRPr="00FA120D" w:rsidRDefault="00D727F8" w:rsidP="00523329">
            <w:pPr>
              <w:jc w:val="thaiDistribute"/>
              <w:rPr>
                <w:rFonts w:ascii="Times New Roman" w:hAnsi="Times New Roman" w:cs="Times New Roman"/>
                <w:sz w:val="20"/>
                <w:szCs w:val="20"/>
              </w:rPr>
            </w:pPr>
          </w:p>
        </w:tc>
      </w:tr>
      <w:tr w:rsidR="00D727F8" w:rsidRPr="00FA120D" w14:paraId="17314044" w14:textId="77777777" w:rsidTr="00523329">
        <w:trPr>
          <w:trHeight w:val="270"/>
        </w:trPr>
        <w:tc>
          <w:tcPr>
            <w:tcW w:w="2088" w:type="dxa"/>
            <w:noWrap/>
          </w:tcPr>
          <w:p w14:paraId="2166826D" w14:textId="77777777"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14:paraId="74A658E0"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1</w:t>
            </w:r>
          </w:p>
          <w:p w14:paraId="2CAC7BF1"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14:paraId="701B9C0C"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2</w:t>
            </w:r>
          </w:p>
          <w:p w14:paraId="6E3E6DD8"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14:paraId="6C08F07A"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14:paraId="2DFE5FA6"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14:paraId="12A8295E"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14:paraId="5847A841"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3</w:t>
            </w:r>
          </w:p>
          <w:p w14:paraId="500EACCA"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14:paraId="5E079FCA"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4</w:t>
            </w:r>
          </w:p>
          <w:p w14:paraId="658A037D"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14:paraId="7AB4BCF4"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14:paraId="02C1E816"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14:paraId="63F148D1"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14:paraId="3A8355F1"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5</w:t>
            </w:r>
          </w:p>
          <w:p w14:paraId="5B84CB20"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14:paraId="10717CE5" w14:textId="77777777"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14:paraId="6CD110BD"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 xml:space="preserve">6 </w:t>
            </w:r>
            <w:r w:rsidR="00142764">
              <w:rPr>
                <w:rFonts w:ascii="Times New Roman" w:hAnsi="Times New Roman" w:cs="Times New Roman"/>
                <w:sz w:val="20"/>
                <w:szCs w:val="20"/>
              </w:rPr>
              <w:t xml:space="preserve"> March</w:t>
            </w:r>
            <w:r w:rsidR="00142764" w:rsidRPr="00FA120D">
              <w:rPr>
                <w:rFonts w:ascii="Times New Roman" w:hAnsi="Times New Roman" w:cs="Times New Roman"/>
                <w:sz w:val="20"/>
                <w:szCs w:val="20"/>
              </w:rPr>
              <w:t xml:space="preserve"> </w:t>
            </w:r>
            <w:r w:rsidRPr="00FA120D">
              <w:rPr>
                <w:rFonts w:ascii="Times New Roman" w:hAnsi="Times New Roman" w:cs="Times New Roman"/>
                <w:sz w:val="20"/>
                <w:szCs w:val="20"/>
              </w:rPr>
              <w:t>2014</w:t>
            </w:r>
          </w:p>
        </w:tc>
        <w:tc>
          <w:tcPr>
            <w:tcW w:w="850" w:type="dxa"/>
            <w:noWrap/>
          </w:tcPr>
          <w:p w14:paraId="2B7C21AA"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54244C1A"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14:paraId="0F885704"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7C7EF88F"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2E128A6D"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18553079"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142764" w:rsidRPr="00FA120D" w14:paraId="354CC9D6" w14:textId="77777777" w:rsidTr="00523329">
        <w:trPr>
          <w:trHeight w:val="270"/>
        </w:trPr>
        <w:tc>
          <w:tcPr>
            <w:tcW w:w="2088" w:type="dxa"/>
            <w:noWrap/>
          </w:tcPr>
          <w:p w14:paraId="577B2DEB" w14:textId="77777777" w:rsidR="00142764" w:rsidRPr="00FA120D" w:rsidRDefault="0014276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14:paraId="2B9D7992" w14:textId="77777777" w:rsidR="00142764" w:rsidRPr="00FA120D" w:rsidRDefault="00142764" w:rsidP="00142764">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1</w:t>
            </w:r>
          </w:p>
          <w:p w14:paraId="534DB0C7" w14:textId="77777777"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14:paraId="66839ADB" w14:textId="77777777" w:rsidR="00142764" w:rsidRPr="00FA120D" w:rsidRDefault="00142764" w:rsidP="00142764">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2</w:t>
            </w:r>
          </w:p>
          <w:p w14:paraId="61D8B838" w14:textId="77777777" w:rsidR="00142764" w:rsidRPr="00FA120D" w:rsidRDefault="00142764" w:rsidP="00FE560B">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p w14:paraId="5220356D" w14:textId="77777777"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FA120D">
              <w:rPr>
                <w:rFonts w:ascii="Times New Roman" w:hAnsi="Times New Roman" w:cs="Times New Roman"/>
                <w:sz w:val="20"/>
                <w:szCs w:val="20"/>
              </w:rPr>
              <w:t>Chapter 4</w:t>
            </w:r>
          </w:p>
          <w:p w14:paraId="38AE84D1" w14:textId="77777777"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00FE560B">
              <w:rPr>
                <w:rFonts w:ascii="Times New Roman" w:hAnsi="Times New Roman" w:cs="Times New Roman"/>
                <w:sz w:val="20"/>
                <w:szCs w:val="20"/>
              </w:rPr>
              <w:t xml:space="preserve">- Remove </w:t>
            </w:r>
            <w:r w:rsidRPr="00FA120D">
              <w:rPr>
                <w:rFonts w:ascii="Times New Roman" w:hAnsi="Times New Roman" w:cs="Times New Roman"/>
                <w:sz w:val="20"/>
                <w:szCs w:val="20"/>
              </w:rPr>
              <w:t>Objective</w:t>
            </w:r>
          </w:p>
          <w:p w14:paraId="1A2A272F" w14:textId="77777777" w:rsidR="00142764" w:rsidRPr="00FA120D" w:rsidRDefault="00142764" w:rsidP="00D27F3F">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 </w:t>
            </w:r>
            <w:r w:rsidR="00FE560B">
              <w:rPr>
                <w:rFonts w:ascii="Times New Roman" w:hAnsi="Times New Roman" w:cs="Times New Roman"/>
                <w:sz w:val="20"/>
                <w:szCs w:val="20"/>
              </w:rPr>
              <w:t xml:space="preserve">Add more </w:t>
            </w:r>
            <w:r w:rsidR="00D27F3F">
              <w:rPr>
                <w:rFonts w:ascii="Times New Roman" w:hAnsi="Times New Roman" w:cs="Times New Roman"/>
                <w:sz w:val="20"/>
                <w:szCs w:val="20"/>
              </w:rPr>
              <w:t>Deliverables and Limits</w:t>
            </w:r>
          </w:p>
        </w:tc>
        <w:tc>
          <w:tcPr>
            <w:tcW w:w="1134" w:type="dxa"/>
            <w:noWrap/>
          </w:tcPr>
          <w:p w14:paraId="5E2E0712" w14:textId="77777777" w:rsidR="00142764" w:rsidRPr="00FA120D" w:rsidRDefault="00142764"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14:paraId="26D224F1" w14:textId="77777777" w:rsidR="00142764"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19</w:t>
            </w:r>
            <w:r w:rsidRPr="00FA120D">
              <w:rPr>
                <w:rFonts w:ascii="Times New Roman" w:hAnsi="Times New Roman" w:cs="Times New Roman"/>
                <w:sz w:val="20"/>
                <w:szCs w:val="20"/>
              </w:rPr>
              <w:t xml:space="preserve"> </w:t>
            </w:r>
          </w:p>
          <w:p w14:paraId="66DFFE80" w14:textId="77777777" w:rsidR="00142764" w:rsidRPr="00FA120D"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14:paraId="3A33633F"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60732D32"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14:paraId="3D99B1AE"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4C4223DF"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2066FCAD"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29F84A72" w14:textId="77777777"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C1554" w:rsidRPr="00FA120D" w14:paraId="4B5D7BFF" w14:textId="77777777" w:rsidTr="00523329">
        <w:trPr>
          <w:trHeight w:val="270"/>
        </w:trPr>
        <w:tc>
          <w:tcPr>
            <w:tcW w:w="2088" w:type="dxa"/>
            <w:noWrap/>
          </w:tcPr>
          <w:p w14:paraId="5DE7E916" w14:textId="77777777" w:rsidR="006C1554" w:rsidRPr="00FA120D" w:rsidRDefault="006C155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V.0.4</w:t>
            </w:r>
            <w:r w:rsidRPr="00FA120D">
              <w:rPr>
                <w:rFonts w:ascii="Times New Roman" w:hAnsi="Times New Roman" w:cs="Times New Roman"/>
                <w:bCs/>
                <w:sz w:val="20"/>
                <w:szCs w:val="20"/>
              </w:rPr>
              <w:t>.docx</w:t>
            </w:r>
          </w:p>
        </w:tc>
        <w:tc>
          <w:tcPr>
            <w:tcW w:w="2698" w:type="dxa"/>
            <w:noWrap/>
          </w:tcPr>
          <w:p w14:paraId="24E5E2BC" w14:textId="77777777" w:rsidR="00CA439C"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2</w:t>
            </w:r>
          </w:p>
          <w:p w14:paraId="223815CC" w14:textId="77777777" w:rsidR="00CA439C" w:rsidRPr="00FA120D"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w:t>
            </w:r>
            <w:r>
              <w:rPr>
                <w:rFonts w:ascii="Times New Roman" w:hAnsi="Times New Roman" w:cs="Times New Roman"/>
                <w:sz w:val="20"/>
                <w:szCs w:val="20"/>
              </w:rPr>
              <w:t xml:space="preserve"> Add reference number in    </w:t>
            </w:r>
            <w:r w:rsidRPr="00FA120D">
              <w:rPr>
                <w:rFonts w:ascii="Times New Roman" w:hAnsi="Times New Roman" w:cs="Times New Roman"/>
                <w:sz w:val="20"/>
                <w:szCs w:val="20"/>
              </w:rPr>
              <w:t>Technology Review</w:t>
            </w:r>
            <w:r>
              <w:rPr>
                <w:rFonts w:ascii="Times New Roman" w:hAnsi="Times New Roman" w:cs="Times New Roman"/>
                <w:sz w:val="20"/>
                <w:szCs w:val="20"/>
              </w:rPr>
              <w:t xml:space="preserve"> And </w:t>
            </w:r>
            <w:r w:rsidRPr="00FA120D">
              <w:rPr>
                <w:rFonts w:ascii="Times New Roman" w:hAnsi="Times New Roman" w:cs="Times New Roman"/>
                <w:sz w:val="20"/>
                <w:szCs w:val="20"/>
              </w:rPr>
              <w:t>Development Tool Review</w:t>
            </w:r>
          </w:p>
          <w:p w14:paraId="5CA9023B" w14:textId="77777777" w:rsidR="00CA439C" w:rsidRDefault="00CA439C" w:rsidP="00CA439C">
            <w:pPr>
              <w:rPr>
                <w:rFonts w:ascii="Times New Roman" w:hAnsi="Times New Roman" w:cs="Times New Roman"/>
                <w:sz w:val="20"/>
                <w:szCs w:val="20"/>
              </w:rPr>
            </w:pPr>
            <w:r>
              <w:rPr>
                <w:rFonts w:ascii="Times New Roman" w:hAnsi="Times New Roman" w:cs="Times New Roman"/>
                <w:sz w:val="20"/>
                <w:szCs w:val="20"/>
              </w:rPr>
              <w:t>- Adjust Chapter 3</w:t>
            </w:r>
          </w:p>
          <w:p w14:paraId="5AC78A71" w14:textId="77777777" w:rsidR="00CA439C"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r w:rsidR="00CA439C">
              <w:rPr>
                <w:rFonts w:ascii="Times New Roman" w:hAnsi="Times New Roman" w:cs="Times New Roman"/>
                <w:sz w:val="20"/>
                <w:szCs w:val="20"/>
              </w:rPr>
              <w:t xml:space="preserve"> - Add reference in </w:t>
            </w:r>
            <w:r w:rsidR="00CA439C" w:rsidRPr="00FA120D">
              <w:rPr>
                <w:rFonts w:ascii="Times New Roman" w:hAnsi="Times New Roman" w:cs="Times New Roman"/>
                <w:sz w:val="20"/>
                <w:szCs w:val="20"/>
              </w:rPr>
              <w:t>ISO29110</w:t>
            </w:r>
          </w:p>
          <w:p w14:paraId="3416F84E" w14:textId="77777777" w:rsidR="00CA439C" w:rsidRDefault="00CA439C" w:rsidP="00CA439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FA120D">
              <w:rPr>
                <w:rFonts w:ascii="Times New Roman" w:hAnsi="Times New Roman" w:cs="Times New Roman"/>
                <w:sz w:val="20"/>
                <w:szCs w:val="20"/>
              </w:rPr>
              <w:t>Chapter 4</w:t>
            </w:r>
          </w:p>
          <w:p w14:paraId="70408759" w14:textId="77777777"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Add </w:t>
            </w:r>
            <w:r w:rsidRPr="00FA120D">
              <w:rPr>
                <w:rFonts w:ascii="Times New Roman" w:hAnsi="Times New Roman" w:cs="Times New Roman"/>
                <w:sz w:val="20"/>
                <w:szCs w:val="20"/>
              </w:rPr>
              <w:t>Objective</w:t>
            </w:r>
          </w:p>
          <w:p w14:paraId="76955851" w14:textId="77777777"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Change feature and show feature in type table</w:t>
            </w:r>
          </w:p>
          <w:p w14:paraId="5A6A0659" w14:textId="77777777" w:rsidR="00014085" w:rsidRDefault="00014085" w:rsidP="00CA439C">
            <w:pPr>
              <w:rPr>
                <w:rFonts w:ascii="Times New Roman" w:hAnsi="Times New Roman" w:cs="Times New Roman"/>
                <w:sz w:val="20"/>
                <w:szCs w:val="20"/>
              </w:rPr>
            </w:pPr>
            <w:r>
              <w:rPr>
                <w:rFonts w:ascii="Times New Roman" w:hAnsi="Times New Roman" w:cs="Times New Roman"/>
                <w:sz w:val="20"/>
                <w:szCs w:val="20"/>
              </w:rPr>
              <w:t xml:space="preserve">  - Change 1 Proposal Milestone</w:t>
            </w:r>
          </w:p>
          <w:p w14:paraId="308265F7" w14:textId="77777777" w:rsidR="00014085"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p>
          <w:p w14:paraId="158E8236" w14:textId="77777777" w:rsidR="00CA439C" w:rsidRDefault="00CA439C" w:rsidP="00CA439C">
            <w:pPr>
              <w:rPr>
                <w:rFonts w:ascii="Times New Roman" w:hAnsi="Times New Roman" w:cs="Times New Roman"/>
                <w:sz w:val="20"/>
                <w:szCs w:val="20"/>
              </w:rPr>
            </w:pPr>
            <w:r w:rsidRPr="00FA120D">
              <w:rPr>
                <w:rFonts w:ascii="Times New Roman" w:hAnsi="Times New Roman" w:cs="Times New Roman"/>
                <w:sz w:val="20"/>
                <w:szCs w:val="20"/>
              </w:rPr>
              <w:lastRenderedPageBreak/>
              <w:t xml:space="preserve">- </w:t>
            </w:r>
            <w:r>
              <w:rPr>
                <w:rFonts w:ascii="Times New Roman" w:hAnsi="Times New Roman" w:cs="Times New Roman"/>
                <w:sz w:val="20"/>
                <w:szCs w:val="20"/>
              </w:rPr>
              <w:t>Adjust Chapter 5</w:t>
            </w:r>
          </w:p>
          <w:p w14:paraId="1725FE0D" w14:textId="77777777" w:rsidR="00FC35F3"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-Renumber of </w:t>
            </w:r>
            <w:r w:rsidR="00014085">
              <w:rPr>
                <w:rFonts w:ascii="Times New Roman" w:hAnsi="Times New Roman" w:cs="Times New Roman"/>
                <w:sz w:val="20"/>
                <w:szCs w:val="20"/>
              </w:rPr>
              <w:t>reference</w:t>
            </w:r>
          </w:p>
          <w:p w14:paraId="2790078D" w14:textId="77777777" w:rsidR="006C1554" w:rsidRDefault="006C1554" w:rsidP="00142764">
            <w:pPr>
              <w:rPr>
                <w:rFonts w:ascii="Times New Roman" w:hAnsi="Times New Roman" w:cs="Times New Roman"/>
                <w:sz w:val="20"/>
                <w:szCs w:val="20"/>
              </w:rPr>
            </w:pPr>
          </w:p>
        </w:tc>
        <w:tc>
          <w:tcPr>
            <w:tcW w:w="1134" w:type="dxa"/>
            <w:noWrap/>
          </w:tcPr>
          <w:p w14:paraId="5B7E62FE" w14:textId="77777777" w:rsidR="006C1554" w:rsidRPr="00FA120D" w:rsidRDefault="00F04189" w:rsidP="00142764">
            <w:pPr>
              <w:jc w:val="center"/>
              <w:rPr>
                <w:rFonts w:ascii="Times New Roman" w:hAnsi="Times New Roman" w:cs="Times New Roman"/>
                <w:sz w:val="20"/>
                <w:szCs w:val="20"/>
              </w:rPr>
            </w:pPr>
            <w:r w:rsidRPr="00FA120D">
              <w:rPr>
                <w:rFonts w:ascii="Times New Roman" w:hAnsi="Times New Roman" w:cs="Times New Roman"/>
                <w:sz w:val="20"/>
                <w:szCs w:val="20"/>
              </w:rPr>
              <w:lastRenderedPageBreak/>
              <w:t>Draft</w:t>
            </w:r>
          </w:p>
        </w:tc>
        <w:tc>
          <w:tcPr>
            <w:tcW w:w="851" w:type="dxa"/>
            <w:noWrap/>
          </w:tcPr>
          <w:p w14:paraId="1AA8A203" w14:textId="77777777" w:rsidR="00F04189"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 xml:space="preserve"> </w:t>
            </w:r>
          </w:p>
          <w:p w14:paraId="525C0A9B" w14:textId="77777777" w:rsidR="006C1554"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14:paraId="300FBB05" w14:textId="77777777"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66867911" w14:textId="77777777"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14:paraId="4FDF819A" w14:textId="77777777"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4C7BD786" w14:textId="77777777"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4607FCB5" w14:textId="77777777"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3B767B1B" w14:textId="77777777"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bl>
    <w:p w14:paraId="5C6AC086" w14:textId="77777777" w:rsidR="00014085" w:rsidRDefault="00014085" w:rsidP="00D727F8">
      <w:pPr>
        <w:spacing w:line="240" w:lineRule="auto"/>
        <w:rPr>
          <w:rFonts w:ascii="Times New Roman" w:hAnsi="Times New Roman" w:cs="Times New Roman"/>
          <w:b/>
          <w:bCs/>
          <w:sz w:val="20"/>
          <w:szCs w:val="20"/>
          <w:lang w:val="en-GB"/>
        </w:rPr>
      </w:pPr>
    </w:p>
    <w:p w14:paraId="0668BB2F" w14:textId="77777777"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14:paraId="7AE1C021" w14:textId="77777777" w:rsidR="00D727F8" w:rsidRPr="00FA120D" w:rsidRDefault="00D727F8" w:rsidP="00D727F8">
      <w:pPr>
        <w:spacing w:line="240" w:lineRule="auto"/>
        <w:rPr>
          <w:rFonts w:ascii="Times New Roman" w:hAnsi="Times New Roman" w:cs="Times New Roman"/>
          <w:b/>
          <w:bCs/>
          <w:sz w:val="20"/>
          <w:szCs w:val="20"/>
          <w:lang w:val="en-GB"/>
        </w:rPr>
      </w:pPr>
      <w:r w:rsidRPr="00FA120D">
        <w:rPr>
          <w:rFonts w:ascii="Times New Roman" w:hAnsi="Times New Roman" w:cs="Times New Roman"/>
          <w:b/>
          <w:bCs/>
          <w:sz w:val="20"/>
          <w:szCs w:val="20"/>
          <w:lang w:val="en-GB"/>
        </w:rPr>
        <w:t>*SN =</w:t>
      </w:r>
      <w:r w:rsidR="002A4A9E">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14:paraId="4194ABD2" w14:textId="77777777"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*JH </w:t>
      </w:r>
      <w:proofErr w:type="gramStart"/>
      <w:r w:rsidRPr="00FA120D">
        <w:rPr>
          <w:rFonts w:ascii="Times New Roman" w:hAnsi="Times New Roman" w:cs="Times New Roman"/>
          <w:b/>
          <w:bCs/>
          <w:sz w:val="20"/>
          <w:szCs w:val="20"/>
          <w:lang w:val="en-GB"/>
        </w:rPr>
        <w:t>=</w:t>
      </w:r>
      <w:r w:rsidRPr="00FA120D">
        <w:rPr>
          <w:rFonts w:ascii="Times New Roman" w:hAnsi="Times New Roman" w:cs="Times New Roman"/>
          <w:b/>
          <w:bCs/>
          <w:sz w:val="20"/>
          <w:szCs w:val="25"/>
          <w:cs/>
          <w:lang w:val="en-GB"/>
        </w:rPr>
        <w:t xml:space="preserve"> </w:t>
      </w:r>
      <w:r w:rsidR="002A4A9E">
        <w:rPr>
          <w:rFonts w:ascii="Times New Roman" w:hAnsi="Times New Roman" w:hint="cs"/>
          <w:b/>
          <w:bCs/>
          <w:sz w:val="20"/>
          <w:szCs w:val="25"/>
          <w:cs/>
          <w:lang w:val="en-GB"/>
        </w:rPr>
        <w:t xml:space="preserve"> </w:t>
      </w:r>
      <w:proofErr w:type="spellStart"/>
      <w:r w:rsidR="00F00FA6">
        <w:rPr>
          <w:rFonts w:ascii="Times New Roman" w:hAnsi="Times New Roman" w:cs="Times New Roman"/>
          <w:b/>
          <w:bCs/>
          <w:sz w:val="20"/>
          <w:szCs w:val="25"/>
        </w:rPr>
        <w:t>Jay</w:t>
      </w:r>
      <w:r w:rsidRPr="00FA120D">
        <w:rPr>
          <w:rFonts w:ascii="Times New Roman" w:hAnsi="Times New Roman" w:cs="Times New Roman"/>
          <w:b/>
          <w:bCs/>
          <w:sz w:val="20"/>
          <w:szCs w:val="25"/>
        </w:rPr>
        <w:t>akrit</w:t>
      </w:r>
      <w:proofErr w:type="spellEnd"/>
      <w:proofErr w:type="gram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14:paraId="7F907E9D" w14:textId="77777777" w:rsidR="00D727F8" w:rsidRPr="00FA120D" w:rsidRDefault="00D727F8" w:rsidP="00C96E06">
      <w:pPr>
        <w:rPr>
          <w:rFonts w:ascii="Times New Roman" w:hAnsi="Times New Roman" w:cs="Times New Roman"/>
          <w:b/>
          <w:bCs/>
          <w:sz w:val="40"/>
          <w:szCs w:val="48"/>
        </w:rPr>
      </w:pPr>
    </w:p>
    <w:p w14:paraId="65563961" w14:textId="77777777"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14:paraId="37E43141" w14:textId="77777777" w:rsidR="00BB0565" w:rsidRPr="00FA120D" w:rsidRDefault="00640838" w:rsidP="00640838">
      <w:pPr>
        <w:pStyle w:val="TOC3"/>
        <w:rPr>
          <w:rFonts w:ascii="Times New Roman" w:hAnsi="Times New Roman"/>
        </w:rPr>
      </w:pPr>
      <w:r w:rsidRPr="00FA120D">
        <w:rPr>
          <w:rFonts w:ascii="Times New Roman" w:hAnsi="Times New Roman"/>
        </w:rPr>
        <w:lastRenderedPageBreak/>
        <w:t xml:space="preserve">Table </w:t>
      </w:r>
      <w:ins w:id="1" w:author="CAMT" w:date="2014-03-24T09:50:00Z">
        <w:r w:rsidR="004F7A6B">
          <w:rPr>
            <w:rFonts w:ascii="Times New Roman" w:hAnsi="Times New Roman"/>
          </w:rPr>
          <w:t xml:space="preserve">of </w:t>
        </w:r>
      </w:ins>
      <w:r w:rsidRPr="00FA120D">
        <w:rPr>
          <w:rFonts w:ascii="Times New Roman" w:hAnsi="Times New Roman"/>
        </w:rPr>
        <w:t>Content</w:t>
      </w:r>
      <w:ins w:id="2" w:author="CAMT" w:date="2014-03-24T09:50:00Z">
        <w:r w:rsidR="004F7A6B">
          <w:rPr>
            <w:rFonts w:ascii="Times New Roman" w:hAnsi="Times New Roman"/>
          </w:rPr>
          <w:t>s</w:t>
        </w:r>
      </w:ins>
    </w:p>
    <w:p w14:paraId="48425D7C" w14:textId="77777777" w:rsidR="00640838" w:rsidRPr="00FA120D" w:rsidRDefault="00640838" w:rsidP="00640838">
      <w:pPr>
        <w:rPr>
          <w:rFonts w:ascii="Times New Roman" w:hAnsi="Times New Roman" w:cs="Times New Roman"/>
        </w:rPr>
      </w:pPr>
    </w:p>
    <w:p w14:paraId="350933D7" w14:textId="77777777" w:rsidR="00640838" w:rsidRPr="00FA120D" w:rsidRDefault="00640838" w:rsidP="00640838">
      <w:pPr>
        <w:rPr>
          <w:rFonts w:ascii="Times New Roman" w:hAnsi="Times New Roman" w:cs="Times New Roman"/>
        </w:rPr>
      </w:pPr>
    </w:p>
    <w:p w14:paraId="3D16981F" w14:textId="77777777" w:rsidR="00640838" w:rsidRPr="00FA120D" w:rsidRDefault="00640838" w:rsidP="00640838">
      <w:pPr>
        <w:rPr>
          <w:rFonts w:ascii="Times New Roman" w:hAnsi="Times New Roman" w:cs="Times New Roman"/>
        </w:rPr>
      </w:pPr>
    </w:p>
    <w:p w14:paraId="26D6AF03" w14:textId="77777777" w:rsidR="00640838" w:rsidRPr="00FA120D" w:rsidRDefault="00640838" w:rsidP="00640838">
      <w:pPr>
        <w:rPr>
          <w:rFonts w:ascii="Times New Roman" w:hAnsi="Times New Roman" w:cs="Times New Roman"/>
        </w:rPr>
      </w:pPr>
      <w:r w:rsidRPr="00FA120D">
        <w:rPr>
          <w:rFonts w:ascii="Times New Roman" w:hAnsi="Times New Roman" w:cs="Times New Roman"/>
        </w:rPr>
        <w:t>.</w:t>
      </w:r>
    </w:p>
    <w:p w14:paraId="1504C016" w14:textId="77777777" w:rsidR="00640838" w:rsidRPr="00FA120D" w:rsidRDefault="00640838" w:rsidP="00640838">
      <w:pPr>
        <w:rPr>
          <w:rFonts w:ascii="Times New Roman" w:hAnsi="Times New Roman" w:cs="Times New Roman"/>
        </w:rPr>
      </w:pPr>
    </w:p>
    <w:p w14:paraId="7249D618" w14:textId="77777777" w:rsidR="00D727F8" w:rsidRPr="00FA120D" w:rsidRDefault="00D727F8" w:rsidP="00C96E06">
      <w:pPr>
        <w:rPr>
          <w:rFonts w:ascii="Times New Roman" w:hAnsi="Times New Roman" w:cs="Times New Roman"/>
          <w:b/>
          <w:bCs/>
          <w:sz w:val="40"/>
          <w:szCs w:val="48"/>
        </w:rPr>
      </w:pPr>
    </w:p>
    <w:p w14:paraId="15A74936" w14:textId="77777777"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14:paraId="4DB06513" w14:textId="77777777" w:rsidR="00C96E06" w:rsidRPr="00AC50DC" w:rsidRDefault="00C96E06" w:rsidP="00BB0565">
      <w:pPr>
        <w:pStyle w:val="Heading1"/>
        <w:rPr>
          <w:rFonts w:ascii="Times New Roman" w:hAnsi="Times New Roman" w:cs="Times New Roman"/>
          <w:b/>
          <w:bCs/>
        </w:rPr>
      </w:pPr>
      <w:commentRangeStart w:id="3"/>
      <w:r w:rsidRPr="00AC50DC">
        <w:rPr>
          <w:rFonts w:ascii="Times New Roman" w:hAnsi="Times New Roman" w:cs="Times New Roman"/>
          <w:b/>
          <w:bCs/>
        </w:rPr>
        <w:lastRenderedPageBreak/>
        <w:t>Chapter One | Introduction and Background</w:t>
      </w:r>
      <w:commentRangeEnd w:id="3"/>
      <w:r w:rsidR="007D2254">
        <w:rPr>
          <w:rStyle w:val="CommentReference"/>
          <w:rFonts w:asciiTheme="minorHAnsi" w:eastAsiaTheme="minorHAnsi" w:hAnsiTheme="minorHAnsi" w:cstheme="minorBidi"/>
          <w:color w:val="auto"/>
        </w:rPr>
        <w:commentReference w:id="3"/>
      </w:r>
    </w:p>
    <w:p w14:paraId="0322562F" w14:textId="77777777" w:rsidR="00753009" w:rsidRPr="00AC50DC" w:rsidRDefault="00753009" w:rsidP="00C96E06">
      <w:pPr>
        <w:rPr>
          <w:rFonts w:ascii="Times New Roman" w:hAnsi="Times New Roman" w:cs="Times New Roman"/>
          <w:b/>
          <w:bCs/>
          <w:sz w:val="24"/>
          <w:szCs w:val="24"/>
        </w:rPr>
      </w:pPr>
    </w:p>
    <w:p w14:paraId="5750F91A" w14:textId="77777777" w:rsidR="00221269" w:rsidRPr="00AC50DC" w:rsidRDefault="004F1EF4" w:rsidP="00F86A49">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There are many roles of technologies</w:t>
      </w:r>
      <w:r w:rsidR="00A04555" w:rsidRPr="00AC50DC">
        <w:rPr>
          <w:rFonts w:ascii="Times New Roman" w:hAnsi="Times New Roman" w:cs="Times New Roman"/>
          <w:sz w:val="24"/>
          <w:szCs w:val="24"/>
        </w:rPr>
        <w:t xml:space="preserve"> in</w:t>
      </w:r>
      <w:r w:rsidR="0019710C">
        <w:rPr>
          <w:rFonts w:ascii="Times New Roman" w:hAnsi="Times New Roman" w:cs="Times New Roman"/>
          <w:sz w:val="24"/>
          <w:szCs w:val="24"/>
        </w:rPr>
        <w:t xml:space="preserve"> modern times</w:t>
      </w:r>
      <w:del w:id="4" w:author="CAMT" w:date="2014-03-24T09:51:00Z">
        <w:r w:rsidR="0019710C" w:rsidDel="004F7A6B">
          <w:rPr>
            <w:rFonts w:ascii="Times New Roman" w:hAnsi="Times New Roman" w:cs="Times New Roman"/>
            <w:sz w:val="24"/>
            <w:szCs w:val="24"/>
          </w:rPr>
          <w:delText>. F</w:delText>
        </w:r>
      </w:del>
      <w:ins w:id="5" w:author="CAMT" w:date="2014-03-24T09:51:00Z">
        <w:r w:rsidR="004F7A6B">
          <w:rPr>
            <w:rFonts w:ascii="Times New Roman" w:hAnsi="Times New Roman" w:cs="Times New Roman"/>
            <w:sz w:val="24"/>
            <w:szCs w:val="24"/>
          </w:rPr>
          <w:t>, f</w:t>
        </w:r>
      </w:ins>
      <w:r w:rsidR="0019710C">
        <w:rPr>
          <w:rFonts w:ascii="Times New Roman" w:hAnsi="Times New Roman" w:cs="Times New Roman"/>
          <w:sz w:val="24"/>
          <w:szCs w:val="24"/>
        </w:rPr>
        <w:t xml:space="preserve">or example, </w:t>
      </w:r>
      <w:r w:rsidR="00221269" w:rsidRPr="00AC50DC">
        <w:rPr>
          <w:rFonts w:ascii="Times New Roman" w:hAnsi="Times New Roman" w:cs="Times New Roman"/>
          <w:sz w:val="24"/>
          <w:szCs w:val="24"/>
        </w:rPr>
        <w:t>smartphone</w:t>
      </w:r>
      <w:ins w:id="6" w:author="CAMT" w:date="2014-03-24T09:51:00Z">
        <w:r w:rsidR="004F7A6B">
          <w:rPr>
            <w:rFonts w:ascii="Times New Roman" w:hAnsi="Times New Roman" w:cs="Times New Roman"/>
            <w:sz w:val="24"/>
            <w:szCs w:val="24"/>
          </w:rPr>
          <w:t>s</w:t>
        </w:r>
      </w:ins>
      <w:r w:rsidR="00221269" w:rsidRPr="00AC50DC">
        <w:rPr>
          <w:rFonts w:ascii="Times New Roman" w:hAnsi="Times New Roman" w:cs="Times New Roman"/>
          <w:sz w:val="24"/>
          <w:szCs w:val="24"/>
        </w:rPr>
        <w:t>, computer</w:t>
      </w:r>
      <w:ins w:id="7" w:author="CAMT" w:date="2014-03-24T09:51:00Z">
        <w:r w:rsidR="004F7A6B">
          <w:rPr>
            <w:rFonts w:ascii="Times New Roman" w:hAnsi="Times New Roman" w:cs="Times New Roman"/>
            <w:sz w:val="24"/>
            <w:szCs w:val="24"/>
          </w:rPr>
          <w:t>s</w:t>
        </w:r>
      </w:ins>
      <w:r w:rsidR="00221269" w:rsidRPr="00AC50DC">
        <w:rPr>
          <w:rFonts w:ascii="Times New Roman" w:hAnsi="Times New Roman" w:cs="Times New Roman"/>
          <w:sz w:val="24"/>
          <w:szCs w:val="24"/>
        </w:rPr>
        <w:t xml:space="preserve"> or tablet</w:t>
      </w:r>
      <w:ins w:id="8" w:author="CAMT" w:date="2014-03-24T09:51:00Z">
        <w:r w:rsidR="004F7A6B">
          <w:rPr>
            <w:rFonts w:ascii="Times New Roman" w:hAnsi="Times New Roman" w:cs="Times New Roman"/>
            <w:sz w:val="24"/>
            <w:szCs w:val="24"/>
          </w:rPr>
          <w:t>s</w:t>
        </w:r>
      </w:ins>
      <w:r w:rsidR="00221269" w:rsidRPr="00AC50DC">
        <w:rPr>
          <w:rFonts w:ascii="Times New Roman" w:hAnsi="Times New Roman" w:cs="Times New Roman"/>
          <w:sz w:val="24"/>
          <w:szCs w:val="24"/>
        </w:rPr>
        <w:t>. These technologies are important factors in the production</w:t>
      </w:r>
      <w:ins w:id="9" w:author="CAMT" w:date="2014-03-24T09:51:00Z">
        <w:r w:rsidR="004F7A6B">
          <w:rPr>
            <w:rFonts w:ascii="Times New Roman" w:hAnsi="Times New Roman" w:cs="Times New Roman"/>
            <w:sz w:val="24"/>
            <w:szCs w:val="24"/>
          </w:rPr>
          <w:t>,</w:t>
        </w:r>
      </w:ins>
      <w:r w:rsidR="00221269" w:rsidRPr="00AC50DC">
        <w:rPr>
          <w:rFonts w:ascii="Times New Roman" w:hAnsi="Times New Roman" w:cs="Times New Roman"/>
          <w:sz w:val="24"/>
          <w:szCs w:val="24"/>
        </w:rPr>
        <w:t xml:space="preserve"> </w:t>
      </w:r>
      <w:r w:rsidR="0019710C">
        <w:rPr>
          <w:rFonts w:ascii="Times New Roman" w:hAnsi="Times New Roman" w:cs="Times New Roman"/>
          <w:sz w:val="24"/>
          <w:szCs w:val="24"/>
        </w:rPr>
        <w:t>first</w:t>
      </w:r>
      <w:ins w:id="10" w:author="CAMT" w:date="2014-03-24T09:52:00Z">
        <w:r w:rsidR="004F7A6B">
          <w:rPr>
            <w:rFonts w:ascii="Times New Roman" w:hAnsi="Times New Roman" w:cs="Times New Roman"/>
            <w:sz w:val="24"/>
            <w:szCs w:val="24"/>
          </w:rPr>
          <w:t xml:space="preserve"> of which</w:t>
        </w:r>
      </w:ins>
      <w:r w:rsidR="0019710C">
        <w:rPr>
          <w:rFonts w:ascii="Times New Roman" w:hAnsi="Times New Roman" w:cs="Times New Roman"/>
          <w:sz w:val="24"/>
          <w:szCs w:val="24"/>
        </w:rPr>
        <w:t xml:space="preserve"> </w:t>
      </w:r>
      <w:r w:rsidR="00221269" w:rsidRPr="00AC50DC">
        <w:rPr>
          <w:rFonts w:ascii="Times New Roman" w:hAnsi="Times New Roman" w:cs="Times New Roman"/>
          <w:sz w:val="24"/>
          <w:szCs w:val="24"/>
        </w:rPr>
        <w:t>is “Hardware” component that resembles a skeleton</w:t>
      </w:r>
      <w:ins w:id="11" w:author="CAMT" w:date="2014-03-24T09:52:00Z">
        <w:r w:rsidR="004F7A6B">
          <w:rPr>
            <w:rFonts w:ascii="Times New Roman" w:hAnsi="Times New Roman" w:cs="Times New Roman"/>
            <w:sz w:val="24"/>
            <w:szCs w:val="24"/>
          </w:rPr>
          <w:t xml:space="preserve"> and</w:t>
        </w:r>
      </w:ins>
      <w:r w:rsidR="00221269" w:rsidRPr="00AC50DC">
        <w:rPr>
          <w:rFonts w:ascii="Times New Roman" w:hAnsi="Times New Roman" w:cs="Times New Roman"/>
          <w:sz w:val="24"/>
          <w:szCs w:val="24"/>
        </w:rPr>
        <w:t xml:space="preserve"> can be seen </w:t>
      </w:r>
      <w:del w:id="12" w:author="CAMT" w:date="2014-03-24T09:53:00Z">
        <w:r w:rsidR="00221269" w:rsidRPr="00AC50DC" w:rsidDel="00470C60">
          <w:rPr>
            <w:rFonts w:ascii="Times New Roman" w:hAnsi="Times New Roman" w:cs="Times New Roman"/>
            <w:sz w:val="24"/>
            <w:szCs w:val="24"/>
          </w:rPr>
          <w:delText xml:space="preserve">with the eye </w:delText>
        </w:r>
      </w:del>
      <w:r w:rsidR="00221269" w:rsidRPr="00AC50DC">
        <w:rPr>
          <w:rFonts w:ascii="Times New Roman" w:hAnsi="Times New Roman" w:cs="Times New Roman"/>
          <w:sz w:val="24"/>
          <w:szCs w:val="24"/>
        </w:rPr>
        <w:t>and touch</w:t>
      </w:r>
      <w:ins w:id="13" w:author="CAMT" w:date="2014-03-24T09:53:00Z">
        <w:r w:rsidR="00470C60">
          <w:rPr>
            <w:rFonts w:ascii="Times New Roman" w:hAnsi="Times New Roman" w:cs="Times New Roman"/>
            <w:sz w:val="24"/>
            <w:szCs w:val="24"/>
          </w:rPr>
          <w:t>ed (i.e. tangible).</w:t>
        </w:r>
      </w:ins>
      <w:del w:id="14" w:author="CAMT" w:date="2014-03-24T09:53:00Z">
        <w:r w:rsidR="00221269" w:rsidRPr="00AC50DC" w:rsidDel="00470C60">
          <w:rPr>
            <w:rFonts w:ascii="Times New Roman" w:hAnsi="Times New Roman" w:cs="Times New Roman"/>
            <w:sz w:val="24"/>
            <w:szCs w:val="24"/>
          </w:rPr>
          <w:delText xml:space="preserve"> and </w:delText>
        </w:r>
      </w:del>
      <w:ins w:id="15" w:author="CAMT" w:date="2014-03-24T09:53:00Z">
        <w:r w:rsidR="00470C60">
          <w:rPr>
            <w:rFonts w:ascii="Times New Roman" w:hAnsi="Times New Roman" w:cs="Times New Roman"/>
            <w:sz w:val="24"/>
            <w:szCs w:val="24"/>
          </w:rPr>
          <w:t xml:space="preserve"> </w:t>
        </w:r>
      </w:ins>
      <w:del w:id="16" w:author="CAMT" w:date="2014-03-24T09:53:00Z">
        <w:r w:rsidR="00221269" w:rsidRPr="00AC50DC" w:rsidDel="00470C60">
          <w:rPr>
            <w:rFonts w:ascii="Times New Roman" w:hAnsi="Times New Roman" w:cs="Times New Roman"/>
            <w:sz w:val="24"/>
            <w:szCs w:val="24"/>
          </w:rPr>
          <w:delText>t</w:delText>
        </w:r>
      </w:del>
      <w:ins w:id="17" w:author="CAMT" w:date="2014-03-24T09:53:00Z">
        <w:r w:rsidR="00470C60">
          <w:rPr>
            <w:rFonts w:ascii="Times New Roman" w:hAnsi="Times New Roman" w:cs="Times New Roman"/>
            <w:sz w:val="24"/>
            <w:szCs w:val="24"/>
          </w:rPr>
          <w:t>T</w:t>
        </w:r>
      </w:ins>
      <w:r w:rsidR="00221269" w:rsidRPr="00AC50DC">
        <w:rPr>
          <w:rFonts w:ascii="Times New Roman" w:hAnsi="Times New Roman" w:cs="Times New Roman"/>
          <w:sz w:val="24"/>
          <w:szCs w:val="24"/>
        </w:rPr>
        <w:t xml:space="preserve">he second is </w:t>
      </w:r>
      <w:del w:id="18" w:author="CAMT" w:date="2014-03-24T09:54:00Z">
        <w:r w:rsidR="00221269" w:rsidRPr="00AC50DC" w:rsidDel="00470C60">
          <w:rPr>
            <w:rFonts w:ascii="Times New Roman" w:hAnsi="Times New Roman" w:cs="Times New Roman"/>
            <w:sz w:val="24"/>
            <w:szCs w:val="24"/>
          </w:rPr>
          <w:delText xml:space="preserve">a </w:delText>
        </w:r>
      </w:del>
      <w:r w:rsidR="00221269" w:rsidRPr="00AC50DC">
        <w:rPr>
          <w:rFonts w:ascii="Times New Roman" w:hAnsi="Times New Roman" w:cs="Times New Roman"/>
          <w:sz w:val="24"/>
          <w:szCs w:val="24"/>
        </w:rPr>
        <w:t>“Software” program</w:t>
      </w:r>
      <w:ins w:id="19" w:author="CAMT" w:date="2014-03-24T09:54:00Z">
        <w:r w:rsidR="00470C60">
          <w:rPr>
            <w:rFonts w:ascii="Times New Roman" w:hAnsi="Times New Roman" w:cs="Times New Roman"/>
            <w:sz w:val="24"/>
            <w:szCs w:val="24"/>
          </w:rPr>
          <w:t>s</w:t>
        </w:r>
      </w:ins>
      <w:r w:rsidR="00221269" w:rsidRPr="00AC50DC">
        <w:rPr>
          <w:rFonts w:ascii="Times New Roman" w:hAnsi="Times New Roman" w:cs="Times New Roman"/>
          <w:sz w:val="24"/>
          <w:szCs w:val="24"/>
        </w:rPr>
        <w:t xml:space="preserve"> or batch processing functions </w:t>
      </w:r>
      <w:del w:id="20" w:author="CAMT" w:date="2014-03-24T09:54:00Z">
        <w:r w:rsidR="00221269" w:rsidRPr="00AC50DC" w:rsidDel="00470C60">
          <w:rPr>
            <w:rFonts w:ascii="Times New Roman" w:hAnsi="Times New Roman" w:cs="Times New Roman"/>
            <w:sz w:val="24"/>
            <w:szCs w:val="24"/>
          </w:rPr>
          <w:delText xml:space="preserve">to </w:delText>
        </w:r>
      </w:del>
      <w:ins w:id="21" w:author="CAMT" w:date="2014-03-24T09:54:00Z">
        <w:r w:rsidR="00470C60">
          <w:rPr>
            <w:rFonts w:ascii="Times New Roman" w:hAnsi="Times New Roman" w:cs="Times New Roman"/>
            <w:sz w:val="24"/>
            <w:szCs w:val="24"/>
          </w:rPr>
          <w:t>that</w:t>
        </w:r>
        <w:r w:rsidR="00470C60" w:rsidRPr="00AC50DC">
          <w:rPr>
            <w:rFonts w:ascii="Times New Roman" w:hAnsi="Times New Roman" w:cs="Times New Roman"/>
            <w:sz w:val="24"/>
            <w:szCs w:val="24"/>
          </w:rPr>
          <w:t xml:space="preserve"> </w:t>
        </w:r>
      </w:ins>
      <w:r w:rsidR="00221269" w:rsidRPr="00AC50DC">
        <w:rPr>
          <w:rFonts w:ascii="Times New Roman" w:hAnsi="Times New Roman" w:cs="Times New Roman"/>
          <w:sz w:val="24"/>
          <w:szCs w:val="24"/>
        </w:rPr>
        <w:t xml:space="preserve">control </w:t>
      </w:r>
      <w:ins w:id="22" w:author="CAMT" w:date="2014-03-24T09:53:00Z">
        <w:r w:rsidR="00470C60">
          <w:rPr>
            <w:rFonts w:ascii="Times New Roman" w:hAnsi="Times New Roman" w:cs="Times New Roman"/>
            <w:sz w:val="24"/>
            <w:szCs w:val="24"/>
          </w:rPr>
          <w:t xml:space="preserve">physical </w:t>
        </w:r>
      </w:ins>
      <w:del w:id="23" w:author="CAMT" w:date="2014-03-24T09:53:00Z">
        <w:r w:rsidR="00221269" w:rsidRPr="00AC50DC" w:rsidDel="00470C60">
          <w:rPr>
            <w:rFonts w:ascii="Times New Roman" w:hAnsi="Times New Roman" w:cs="Times New Roman"/>
            <w:sz w:val="24"/>
            <w:szCs w:val="24"/>
          </w:rPr>
          <w:delText xml:space="preserve">the external </w:delText>
        </w:r>
      </w:del>
      <w:r w:rsidR="00221269" w:rsidRPr="00AC50DC">
        <w:rPr>
          <w:rFonts w:ascii="Times New Roman" w:hAnsi="Times New Roman" w:cs="Times New Roman"/>
          <w:sz w:val="24"/>
          <w:szCs w:val="24"/>
        </w:rPr>
        <w:t>device</w:t>
      </w:r>
      <w:ins w:id="24" w:author="CAMT" w:date="2014-03-24T09:53:00Z">
        <w:r w:rsidR="00470C60">
          <w:rPr>
            <w:rFonts w:ascii="Times New Roman" w:hAnsi="Times New Roman" w:cs="Times New Roman"/>
            <w:sz w:val="24"/>
            <w:szCs w:val="24"/>
          </w:rPr>
          <w:t xml:space="preserve">s </w:t>
        </w:r>
      </w:ins>
      <w:r w:rsidR="00221269" w:rsidRPr="00AC50DC">
        <w:rPr>
          <w:rFonts w:ascii="Times New Roman" w:hAnsi="Times New Roman" w:cs="Times New Roman"/>
          <w:sz w:val="24"/>
          <w:szCs w:val="24"/>
        </w:rPr>
        <w:t>(</w:t>
      </w:r>
      <w:ins w:id="25" w:author="CAMT" w:date="2014-03-24T09:53:00Z">
        <w:r w:rsidR="00470C60">
          <w:rPr>
            <w:rFonts w:ascii="Times New Roman" w:hAnsi="Times New Roman" w:cs="Times New Roman"/>
            <w:sz w:val="24"/>
            <w:szCs w:val="24"/>
          </w:rPr>
          <w:t>i.e. h</w:t>
        </w:r>
      </w:ins>
      <w:del w:id="26" w:author="CAMT" w:date="2014-03-24T09:53:00Z">
        <w:r w:rsidR="00221269" w:rsidRPr="00AC50DC" w:rsidDel="00470C60">
          <w:rPr>
            <w:rFonts w:ascii="Times New Roman" w:hAnsi="Times New Roman" w:cs="Times New Roman"/>
            <w:sz w:val="24"/>
            <w:szCs w:val="24"/>
          </w:rPr>
          <w:delText>H</w:delText>
        </w:r>
      </w:del>
      <w:r w:rsidR="00221269" w:rsidRPr="00AC50DC">
        <w:rPr>
          <w:rFonts w:ascii="Times New Roman" w:hAnsi="Times New Roman" w:cs="Times New Roman"/>
          <w:sz w:val="24"/>
          <w:szCs w:val="24"/>
        </w:rPr>
        <w:t xml:space="preserve">ardware). </w:t>
      </w:r>
      <w:r w:rsidR="00A04555" w:rsidRPr="00AC50DC">
        <w:rPr>
          <w:rFonts w:ascii="Times New Roman" w:hAnsi="Times New Roman" w:cs="Times New Roman"/>
          <w:sz w:val="24"/>
          <w:szCs w:val="24"/>
        </w:rPr>
        <w:t>This is extremely important for p</w:t>
      </w:r>
      <w:r w:rsidR="00221269" w:rsidRPr="00AC50DC">
        <w:rPr>
          <w:rFonts w:ascii="Times New Roman" w:hAnsi="Times New Roman" w:cs="Times New Roman"/>
          <w:sz w:val="24"/>
          <w:szCs w:val="24"/>
        </w:rPr>
        <w:t>roduction of those devices</w:t>
      </w:r>
    </w:p>
    <w:p w14:paraId="587144D8" w14:textId="77777777" w:rsidR="00F86A49" w:rsidRPr="00AC50DC" w:rsidRDefault="00F86A49" w:rsidP="00F86A49">
      <w:pPr>
        <w:spacing w:after="0" w:line="360" w:lineRule="auto"/>
        <w:ind w:firstLine="720"/>
        <w:jc w:val="thaiDistribute"/>
        <w:rPr>
          <w:rFonts w:ascii="Times New Roman" w:hAnsi="Times New Roman" w:cs="Times New Roman"/>
          <w:sz w:val="24"/>
          <w:szCs w:val="24"/>
        </w:rPr>
      </w:pPr>
    </w:p>
    <w:p w14:paraId="0C6B009E" w14:textId="77777777" w:rsidR="00221269" w:rsidRPr="00AC50DC" w:rsidRDefault="00221269" w:rsidP="00F86A49">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Currently software has a</w:t>
      </w:r>
      <w:ins w:id="27" w:author="CAMT" w:date="2014-03-24T09:57:00Z">
        <w:r w:rsidR="00470C60">
          <w:rPr>
            <w:rFonts w:ascii="Times New Roman" w:hAnsi="Times New Roman" w:cs="Times New Roman"/>
            <w:sz w:val="24"/>
            <w:szCs w:val="24"/>
          </w:rPr>
          <w:t xml:space="preserve"> great</w:t>
        </w:r>
      </w:ins>
      <w:del w:id="28" w:author="CAMT" w:date="2014-03-24T09:57:00Z">
        <w:r w:rsidRPr="00AC50DC" w:rsidDel="00470C60">
          <w:rPr>
            <w:rFonts w:ascii="Times New Roman" w:hAnsi="Times New Roman" w:cs="Times New Roman"/>
            <w:sz w:val="24"/>
            <w:szCs w:val="24"/>
          </w:rPr>
          <w:delText xml:space="preserve"> role</w:delText>
        </w:r>
      </w:del>
      <w:r w:rsidRPr="00AC50DC">
        <w:rPr>
          <w:rFonts w:ascii="Times New Roman" w:hAnsi="Times New Roman" w:cs="Times New Roman"/>
          <w:sz w:val="24"/>
          <w:szCs w:val="24"/>
        </w:rPr>
        <w:t xml:space="preserve"> </w:t>
      </w:r>
      <w:ins w:id="29" w:author="CAMT" w:date="2014-03-24T09:57:00Z">
        <w:r w:rsidR="00470C60">
          <w:rPr>
            <w:rFonts w:ascii="Times New Roman" w:hAnsi="Times New Roman" w:cs="Times New Roman"/>
            <w:sz w:val="24"/>
            <w:szCs w:val="24"/>
          </w:rPr>
          <w:t xml:space="preserve">impact on </w:t>
        </w:r>
      </w:ins>
      <w:del w:id="30" w:author="CAMT" w:date="2014-03-24T09:57:00Z">
        <w:r w:rsidRPr="00AC50DC" w:rsidDel="00470C60">
          <w:rPr>
            <w:rFonts w:ascii="Times New Roman" w:hAnsi="Times New Roman" w:cs="Times New Roman"/>
            <w:sz w:val="24"/>
            <w:szCs w:val="24"/>
          </w:rPr>
          <w:delText xml:space="preserve">to </w:delText>
        </w:r>
      </w:del>
      <w:r w:rsidRPr="00AC50DC">
        <w:rPr>
          <w:rFonts w:ascii="Times New Roman" w:hAnsi="Times New Roman" w:cs="Times New Roman"/>
          <w:sz w:val="24"/>
          <w:szCs w:val="24"/>
        </w:rPr>
        <w:t xml:space="preserve">human life in </w:t>
      </w:r>
      <w:r w:rsidR="00B772E5" w:rsidRPr="00AC50DC">
        <w:rPr>
          <w:rFonts w:ascii="Times New Roman" w:hAnsi="Times New Roman" w:cs="Times New Roman"/>
          <w:sz w:val="24"/>
          <w:szCs w:val="24"/>
        </w:rPr>
        <w:t xml:space="preserve">more modern times. </w:t>
      </w:r>
      <w:del w:id="31" w:author="CAMT" w:date="2014-03-24T09:55:00Z">
        <w:r w:rsidR="00B772E5" w:rsidRPr="00AC50DC" w:rsidDel="00470C60">
          <w:rPr>
            <w:rFonts w:ascii="Times New Roman" w:hAnsi="Times New Roman" w:cs="Times New Roman"/>
            <w:sz w:val="24"/>
            <w:szCs w:val="24"/>
          </w:rPr>
          <w:delText>It causes to occur</w:delText>
        </w:r>
        <w:r w:rsidRPr="00AC50DC" w:rsidDel="00470C60">
          <w:rPr>
            <w:rFonts w:ascii="Times New Roman" w:hAnsi="Times New Roman" w:cs="Times New Roman"/>
            <w:sz w:val="24"/>
            <w:szCs w:val="24"/>
          </w:rPr>
          <w:delText xml:space="preserve"> s</w:delText>
        </w:r>
      </w:del>
      <w:ins w:id="32" w:author="CAMT" w:date="2014-03-24T09:58:00Z">
        <w:r w:rsidR="00470C60">
          <w:rPr>
            <w:rFonts w:ascii="Times New Roman" w:hAnsi="Times New Roman" w:cs="Times New Roman"/>
            <w:sz w:val="24"/>
            <w:szCs w:val="24"/>
          </w:rPr>
          <w:t>S</w:t>
        </w:r>
      </w:ins>
      <w:r w:rsidRPr="00AC50DC">
        <w:rPr>
          <w:rFonts w:ascii="Times New Roman" w:hAnsi="Times New Roman" w:cs="Times New Roman"/>
          <w:sz w:val="24"/>
          <w:szCs w:val="24"/>
        </w:rPr>
        <w:t>oftware industry</w:t>
      </w:r>
      <w:ins w:id="33" w:author="CAMT" w:date="2014-03-24T09:57:00Z">
        <w:r w:rsidR="00470C60">
          <w:rPr>
            <w:rFonts w:ascii="Times New Roman" w:hAnsi="Times New Roman" w:cs="Times New Roman"/>
            <w:sz w:val="24"/>
            <w:szCs w:val="24"/>
          </w:rPr>
          <w:t xml:space="preserve"> </w:t>
        </w:r>
      </w:ins>
      <w:ins w:id="34" w:author="CAMT" w:date="2014-03-24T09:58:00Z">
        <w:r w:rsidR="00470C60" w:rsidRPr="00470C60">
          <w:rPr>
            <w:rFonts w:ascii="Times New Roman" w:hAnsi="Times New Roman" w:cs="Times New Roman"/>
            <w:sz w:val="24"/>
            <w:szCs w:val="24"/>
          </w:rPr>
          <w:t xml:space="preserve">plays an important role in the social and economic development of modern </w:t>
        </w:r>
        <w:proofErr w:type="spellStart"/>
        <w:r w:rsidR="00470C60" w:rsidRPr="00470C60">
          <w:rPr>
            <w:rFonts w:ascii="Times New Roman" w:hAnsi="Times New Roman" w:cs="Times New Roman"/>
            <w:sz w:val="24"/>
            <w:szCs w:val="24"/>
          </w:rPr>
          <w:t>society</w:t>
        </w:r>
      </w:ins>
      <w:ins w:id="35" w:author="CAMT" w:date="2014-03-24T09:57:00Z">
        <w:r w:rsidR="00470C60">
          <w:rPr>
            <w:rFonts w:ascii="Times New Roman" w:hAnsi="Times New Roman" w:cs="Times New Roman"/>
            <w:sz w:val="24"/>
            <w:szCs w:val="24"/>
          </w:rPr>
          <w:t>a</w:t>
        </w:r>
      </w:ins>
      <w:proofErr w:type="spellEnd"/>
      <w:del w:id="36" w:author="CAMT" w:date="2014-03-24T09:57:00Z">
        <w:r w:rsidRPr="00AC50DC" w:rsidDel="00470C60">
          <w:rPr>
            <w:rFonts w:ascii="Times New Roman" w:hAnsi="Times New Roman" w:cs="Times New Roman"/>
            <w:sz w:val="24"/>
            <w:szCs w:val="24"/>
          </w:rPr>
          <w:delText>,</w:delText>
        </w:r>
      </w:del>
      <w:r w:rsidRPr="00AC50DC">
        <w:rPr>
          <w:rFonts w:ascii="Times New Roman" w:hAnsi="Times New Roman" w:cs="Times New Roman"/>
          <w:sz w:val="24"/>
          <w:szCs w:val="24"/>
        </w:rPr>
        <w:t xml:space="preserve"> both domestically and internationally. The process of producing software </w:t>
      </w:r>
      <w:del w:id="37" w:author="CAMT" w:date="2014-03-24T10:00:00Z">
        <w:r w:rsidRPr="00AC50DC" w:rsidDel="00470C60">
          <w:rPr>
            <w:rFonts w:ascii="Times New Roman" w:hAnsi="Times New Roman" w:cs="Times New Roman"/>
            <w:sz w:val="24"/>
            <w:szCs w:val="24"/>
          </w:rPr>
          <w:delText xml:space="preserve">that </w:delText>
        </w:r>
      </w:del>
      <w:r w:rsidRPr="00AC50DC">
        <w:rPr>
          <w:rFonts w:ascii="Times New Roman" w:hAnsi="Times New Roman" w:cs="Times New Roman"/>
          <w:sz w:val="24"/>
          <w:szCs w:val="24"/>
        </w:rPr>
        <w:t>requires a mult</w:t>
      </w:r>
      <w:r w:rsidR="00EB7DCC" w:rsidRPr="00AC50DC">
        <w:rPr>
          <w:rFonts w:ascii="Times New Roman" w:hAnsi="Times New Roman" w:cs="Times New Roman"/>
          <w:sz w:val="24"/>
          <w:szCs w:val="24"/>
        </w:rPr>
        <w:t xml:space="preserve">i-step process and </w:t>
      </w:r>
      <w:del w:id="38" w:author="CAMT" w:date="2014-03-24T10:00:00Z">
        <w:r w:rsidR="00EB7DCC" w:rsidRPr="00AC50DC" w:rsidDel="00470C60">
          <w:rPr>
            <w:rFonts w:ascii="Times New Roman" w:hAnsi="Times New Roman" w:cs="Times New Roman"/>
            <w:sz w:val="24"/>
            <w:szCs w:val="24"/>
          </w:rPr>
          <w:delText xml:space="preserve">the </w:delText>
        </w:r>
      </w:del>
      <w:ins w:id="39" w:author="CAMT" w:date="2014-03-24T10:00:00Z">
        <w:r w:rsidR="00470C60">
          <w:rPr>
            <w:rFonts w:ascii="Times New Roman" w:hAnsi="Times New Roman" w:cs="Times New Roman"/>
            <w:sz w:val="24"/>
            <w:szCs w:val="24"/>
          </w:rPr>
          <w:t xml:space="preserve">many </w:t>
        </w:r>
      </w:ins>
      <w:r w:rsidR="00EB7DCC" w:rsidRPr="00AC50DC">
        <w:rPr>
          <w:rFonts w:ascii="Times New Roman" w:hAnsi="Times New Roman" w:cs="Times New Roman"/>
          <w:sz w:val="24"/>
          <w:szCs w:val="24"/>
        </w:rPr>
        <w:t xml:space="preserve">theories </w:t>
      </w:r>
      <w:ins w:id="40" w:author="CAMT" w:date="2014-03-24T10:00:00Z">
        <w:r w:rsidR="00470C60">
          <w:rPr>
            <w:rFonts w:ascii="Times New Roman" w:hAnsi="Times New Roman" w:cs="Times New Roman"/>
            <w:sz w:val="24"/>
            <w:szCs w:val="24"/>
          </w:rPr>
          <w:t xml:space="preserve">and </w:t>
        </w:r>
      </w:ins>
      <w:r w:rsidR="00EB7DCC" w:rsidRPr="00AC50DC">
        <w:rPr>
          <w:rFonts w:ascii="Times New Roman" w:hAnsi="Times New Roman" w:cs="Times New Roman"/>
          <w:sz w:val="24"/>
          <w:szCs w:val="24"/>
        </w:rPr>
        <w:t>ideas</w:t>
      </w:r>
      <w:r w:rsidRPr="00AC50DC">
        <w:rPr>
          <w:rFonts w:ascii="Times New Roman" w:hAnsi="Times New Roman" w:cs="Times New Roman"/>
          <w:sz w:val="24"/>
          <w:szCs w:val="24"/>
        </w:rPr>
        <w:t xml:space="preserve"> </w:t>
      </w:r>
      <w:ins w:id="41" w:author="CAMT" w:date="2014-03-24T10:00:00Z">
        <w:r w:rsidR="00470C60">
          <w:rPr>
            <w:rFonts w:ascii="Times New Roman" w:hAnsi="Times New Roman" w:cs="Times New Roman"/>
            <w:sz w:val="24"/>
            <w:szCs w:val="24"/>
          </w:rPr>
          <w:t xml:space="preserve">have been proposed to improve </w:t>
        </w:r>
      </w:ins>
      <w:ins w:id="42" w:author="CAMT" w:date="2014-03-24T10:02:00Z">
        <w:r w:rsidR="00F703E7">
          <w:rPr>
            <w:rFonts w:ascii="Times New Roman" w:hAnsi="Times New Roman" w:cs="Times New Roman"/>
            <w:sz w:val="24"/>
            <w:szCs w:val="24"/>
          </w:rPr>
          <w:t xml:space="preserve">the </w:t>
        </w:r>
      </w:ins>
      <w:ins w:id="43" w:author="CAMT" w:date="2014-03-24T10:04:00Z">
        <w:r w:rsidR="00F703E7">
          <w:rPr>
            <w:rFonts w:ascii="Times New Roman" w:hAnsi="Times New Roman" w:cs="Times New Roman"/>
            <w:sz w:val="24"/>
            <w:szCs w:val="24"/>
          </w:rPr>
          <w:t xml:space="preserve">production </w:t>
        </w:r>
      </w:ins>
      <w:ins w:id="44" w:author="CAMT" w:date="2014-03-24T10:02:00Z">
        <w:r w:rsidR="00F703E7">
          <w:rPr>
            <w:rFonts w:ascii="Times New Roman" w:hAnsi="Times New Roman" w:cs="Times New Roman"/>
            <w:sz w:val="24"/>
            <w:szCs w:val="24"/>
          </w:rPr>
          <w:t xml:space="preserve">process, which </w:t>
        </w:r>
      </w:ins>
      <w:ins w:id="45" w:author="CAMT" w:date="2014-03-24T10:04:00Z">
        <w:r w:rsidR="00F703E7">
          <w:rPr>
            <w:rFonts w:ascii="Times New Roman" w:hAnsi="Times New Roman" w:cs="Times New Roman"/>
            <w:sz w:val="24"/>
            <w:szCs w:val="24"/>
          </w:rPr>
          <w:t>also c</w:t>
        </w:r>
      </w:ins>
      <w:ins w:id="46" w:author="CAMT" w:date="2014-03-24T10:02:00Z">
        <w:r w:rsidR="00F703E7">
          <w:rPr>
            <w:rFonts w:ascii="Times New Roman" w:hAnsi="Times New Roman" w:cs="Times New Roman"/>
            <w:sz w:val="24"/>
            <w:szCs w:val="24"/>
          </w:rPr>
          <w:t>ontribute</w:t>
        </w:r>
      </w:ins>
      <w:ins w:id="47" w:author="CAMT" w:date="2014-03-24T10:04:00Z">
        <w:r w:rsidR="00F703E7">
          <w:rPr>
            <w:rFonts w:ascii="Times New Roman" w:hAnsi="Times New Roman" w:cs="Times New Roman"/>
            <w:sz w:val="24"/>
            <w:szCs w:val="24"/>
          </w:rPr>
          <w:t>s</w:t>
        </w:r>
      </w:ins>
      <w:ins w:id="48" w:author="CAMT" w:date="2014-03-24T10:02:00Z">
        <w:r w:rsidR="00F703E7">
          <w:rPr>
            <w:rFonts w:ascii="Times New Roman" w:hAnsi="Times New Roman" w:cs="Times New Roman"/>
            <w:sz w:val="24"/>
            <w:szCs w:val="24"/>
          </w:rPr>
          <w:t xml:space="preserve"> to </w:t>
        </w:r>
      </w:ins>
      <w:ins w:id="49" w:author="CAMT" w:date="2014-03-24T10:06:00Z">
        <w:r w:rsidR="00F703E7">
          <w:rPr>
            <w:rFonts w:ascii="Times New Roman" w:hAnsi="Times New Roman" w:cs="Times New Roman"/>
            <w:sz w:val="24"/>
            <w:szCs w:val="24"/>
          </w:rPr>
          <w:t xml:space="preserve">enhancing the </w:t>
        </w:r>
      </w:ins>
      <w:ins w:id="50" w:author="CAMT" w:date="2014-03-24T10:00:00Z">
        <w:r w:rsidR="00470C60">
          <w:rPr>
            <w:rFonts w:ascii="Times New Roman" w:hAnsi="Times New Roman" w:cs="Times New Roman"/>
            <w:sz w:val="24"/>
            <w:szCs w:val="24"/>
          </w:rPr>
          <w:t xml:space="preserve">quality of </w:t>
        </w:r>
      </w:ins>
      <w:del w:id="51" w:author="CAMT" w:date="2014-03-24T10:01:00Z">
        <w:r w:rsidRPr="00AC50DC" w:rsidDel="00470C60">
          <w:rPr>
            <w:rFonts w:ascii="Times New Roman" w:hAnsi="Times New Roman" w:cs="Times New Roman"/>
            <w:sz w:val="24"/>
            <w:szCs w:val="24"/>
          </w:rPr>
          <w:delText xml:space="preserve">of human came over to be </w:delText>
        </w:r>
      </w:del>
      <w:r w:rsidRPr="00AC50DC">
        <w:rPr>
          <w:rFonts w:ascii="Times New Roman" w:hAnsi="Times New Roman" w:cs="Times New Roman"/>
          <w:sz w:val="24"/>
          <w:szCs w:val="24"/>
        </w:rPr>
        <w:t>software</w:t>
      </w:r>
      <w:del w:id="52" w:author="CAMT" w:date="2014-03-24T10:01:00Z">
        <w:r w:rsidRPr="00AC50DC" w:rsidDel="00470C60">
          <w:rPr>
            <w:rFonts w:ascii="Times New Roman" w:hAnsi="Times New Roman" w:cs="Times New Roman"/>
            <w:sz w:val="24"/>
            <w:szCs w:val="24"/>
          </w:rPr>
          <w:delText xml:space="preserve"> </w:delText>
        </w:r>
        <w:r w:rsidR="00EB7DCC" w:rsidRPr="00AC50DC" w:rsidDel="00470C60">
          <w:rPr>
            <w:rFonts w:ascii="Times New Roman" w:hAnsi="Times New Roman" w:cs="Times New Roman"/>
            <w:sz w:val="24"/>
            <w:szCs w:val="24"/>
          </w:rPr>
          <w:delText>high quality</w:delText>
        </w:r>
      </w:del>
      <w:r w:rsidR="00EB7DCC" w:rsidRPr="00AC50DC">
        <w:rPr>
          <w:rFonts w:ascii="Times New Roman" w:hAnsi="Times New Roman" w:cs="Times New Roman"/>
          <w:sz w:val="24"/>
          <w:szCs w:val="24"/>
        </w:rPr>
        <w:t>.</w:t>
      </w:r>
    </w:p>
    <w:p w14:paraId="00036154" w14:textId="77777777" w:rsidR="00F86A49" w:rsidRPr="00AC50DC" w:rsidRDefault="00F86A49" w:rsidP="00F86A49">
      <w:pPr>
        <w:spacing w:after="0" w:line="360" w:lineRule="auto"/>
        <w:ind w:firstLine="720"/>
        <w:jc w:val="thaiDistribute"/>
        <w:rPr>
          <w:rFonts w:ascii="Times New Roman" w:hAnsi="Times New Roman" w:cs="Times New Roman"/>
          <w:sz w:val="24"/>
          <w:szCs w:val="24"/>
        </w:rPr>
      </w:pPr>
    </w:p>
    <w:p w14:paraId="1CB98246" w14:textId="77777777" w:rsidR="000C5736" w:rsidRDefault="000C5736" w:rsidP="000C5736">
      <w:pPr>
        <w:spacing w:after="0" w:line="360" w:lineRule="auto"/>
        <w:ind w:firstLine="720"/>
        <w:jc w:val="thaiDistribute"/>
        <w:rPr>
          <w:rFonts w:ascii="Times New Roman" w:hAnsi="Times New Roman" w:cs="Times New Roman"/>
          <w:sz w:val="24"/>
          <w:szCs w:val="24"/>
        </w:rPr>
      </w:pPr>
      <w:r w:rsidRPr="00FD482C">
        <w:rPr>
          <w:rFonts w:ascii="Times New Roman" w:hAnsi="Times New Roman" w:cs="Times New Roman"/>
          <w:sz w:val="24"/>
          <w:szCs w:val="24"/>
        </w:rPr>
        <w:t>At each stage of software production</w:t>
      </w:r>
      <w:ins w:id="53" w:author="CAMT" w:date="2014-03-24T10:07:00Z">
        <w:r w:rsidR="00F703E7">
          <w:rPr>
            <w:rFonts w:ascii="Times New Roman" w:hAnsi="Times New Roman" w:cs="Times New Roman"/>
            <w:sz w:val="24"/>
            <w:szCs w:val="24"/>
          </w:rPr>
          <w:t>, there</w:t>
        </w:r>
      </w:ins>
      <w:r w:rsidRPr="00FD482C">
        <w:rPr>
          <w:rFonts w:ascii="Times New Roman" w:hAnsi="Times New Roman" w:cs="Times New Roman"/>
          <w:sz w:val="24"/>
          <w:szCs w:val="24"/>
        </w:rPr>
        <w:t xml:space="preserve"> must be a professional </w:t>
      </w:r>
      <w:commentRangeStart w:id="54"/>
      <w:r w:rsidRPr="00FD482C">
        <w:rPr>
          <w:rFonts w:ascii="Times New Roman" w:hAnsi="Times New Roman" w:cs="Times New Roman"/>
          <w:sz w:val="24"/>
          <w:szCs w:val="24"/>
        </w:rPr>
        <w:t>personal</w:t>
      </w:r>
      <w:commentRangeEnd w:id="54"/>
      <w:r w:rsidR="00F703E7">
        <w:rPr>
          <w:rStyle w:val="CommentReference"/>
        </w:rPr>
        <w:commentReference w:id="54"/>
      </w:r>
      <w:r w:rsidRPr="00FD482C">
        <w:rPr>
          <w:rFonts w:ascii="Times New Roman" w:hAnsi="Times New Roman" w:cs="Times New Roman"/>
          <w:sz w:val="24"/>
          <w:szCs w:val="24"/>
        </w:rPr>
        <w:t xml:space="preserve"> </w:t>
      </w:r>
      <w:ins w:id="55" w:author="CAMT" w:date="2014-03-24T10:09:00Z">
        <w:r w:rsidR="00F703E7">
          <w:rPr>
            <w:rFonts w:ascii="Times New Roman" w:hAnsi="Times New Roman" w:cs="Times New Roman"/>
            <w:sz w:val="24"/>
            <w:szCs w:val="24"/>
          </w:rPr>
          <w:t xml:space="preserve">who are knowledgeable and experienced </w:t>
        </w:r>
      </w:ins>
      <w:r w:rsidRPr="00FD482C">
        <w:rPr>
          <w:rFonts w:ascii="Times New Roman" w:hAnsi="Times New Roman" w:cs="Times New Roman"/>
          <w:sz w:val="24"/>
          <w:szCs w:val="24"/>
        </w:rPr>
        <w:t xml:space="preserve">in each field. In order to </w:t>
      </w:r>
      <w:ins w:id="56" w:author="CAMT" w:date="2014-03-24T10:09:00Z">
        <w:r w:rsidR="00F703E7">
          <w:rPr>
            <w:rFonts w:ascii="Times New Roman" w:hAnsi="Times New Roman" w:cs="Times New Roman"/>
            <w:sz w:val="24"/>
            <w:szCs w:val="24"/>
          </w:rPr>
          <w:t>achieve</w:t>
        </w:r>
      </w:ins>
      <w:del w:id="57" w:author="CAMT" w:date="2014-03-24T10:09:00Z">
        <w:r w:rsidRPr="00FD482C" w:rsidDel="00F703E7">
          <w:rPr>
            <w:rFonts w:ascii="Times New Roman" w:hAnsi="Times New Roman" w:cs="Times New Roman"/>
            <w:sz w:val="24"/>
            <w:szCs w:val="24"/>
          </w:rPr>
          <w:delText>get</w:delText>
        </w:r>
      </w:del>
      <w:r w:rsidRPr="00FD482C">
        <w:rPr>
          <w:rFonts w:ascii="Times New Roman" w:hAnsi="Times New Roman" w:cs="Times New Roman"/>
          <w:sz w:val="24"/>
          <w:szCs w:val="24"/>
        </w:rPr>
        <w:t xml:space="preserve"> the software quality as expected, </w:t>
      </w:r>
      <w:ins w:id="58" w:author="CAMT" w:date="2014-03-24T10:10:00Z">
        <w:r w:rsidR="00F703E7">
          <w:rPr>
            <w:rFonts w:ascii="Times New Roman" w:hAnsi="Times New Roman" w:cs="Times New Roman"/>
            <w:sz w:val="24"/>
            <w:szCs w:val="24"/>
          </w:rPr>
          <w:t xml:space="preserve">finding </w:t>
        </w:r>
      </w:ins>
      <w:ins w:id="59" w:author="CAMT" w:date="2014-03-24T10:14:00Z">
        <w:r w:rsidR="0026733D">
          <w:rPr>
            <w:rFonts w:ascii="Times New Roman" w:hAnsi="Times New Roman" w:cs="Times New Roman"/>
            <w:sz w:val="24"/>
            <w:szCs w:val="24"/>
          </w:rPr>
          <w:t>people with</w:t>
        </w:r>
      </w:ins>
      <w:ins w:id="60" w:author="CAMT" w:date="2014-03-24T10:10:00Z">
        <w:r w:rsidR="00F703E7">
          <w:rPr>
            <w:rFonts w:ascii="Times New Roman" w:hAnsi="Times New Roman" w:cs="Times New Roman"/>
            <w:sz w:val="24"/>
            <w:szCs w:val="24"/>
          </w:rPr>
          <w:t xml:space="preserve"> </w:t>
        </w:r>
      </w:ins>
      <w:ins w:id="61" w:author="CAMT" w:date="2014-03-24T10:15:00Z">
        <w:r w:rsidR="0026733D">
          <w:rPr>
            <w:rFonts w:ascii="Times New Roman" w:hAnsi="Times New Roman" w:cs="Times New Roman"/>
            <w:sz w:val="24"/>
            <w:szCs w:val="24"/>
          </w:rPr>
          <w:t>sufficient</w:t>
        </w:r>
      </w:ins>
      <w:ins w:id="62" w:author="CAMT" w:date="2014-03-24T10:10:00Z">
        <w:r w:rsidR="00F703E7">
          <w:rPr>
            <w:rFonts w:ascii="Times New Roman" w:hAnsi="Times New Roman" w:cs="Times New Roman"/>
            <w:sz w:val="24"/>
            <w:szCs w:val="24"/>
          </w:rPr>
          <w:t xml:space="preserve"> </w:t>
        </w:r>
      </w:ins>
      <w:ins w:id="63" w:author="CAMT" w:date="2014-03-24T10:13:00Z">
        <w:r w:rsidR="0026733D">
          <w:rPr>
            <w:rFonts w:ascii="Times New Roman" w:hAnsi="Times New Roman" w:cs="Times New Roman"/>
            <w:sz w:val="24"/>
            <w:szCs w:val="24"/>
          </w:rPr>
          <w:t xml:space="preserve">capability and experience is crucial to the </w:t>
        </w:r>
      </w:ins>
      <w:ins w:id="64" w:author="CAMT" w:date="2014-03-24T10:16:00Z">
        <w:r w:rsidR="0026733D">
          <w:rPr>
            <w:rFonts w:ascii="Times New Roman" w:hAnsi="Times New Roman" w:cs="Times New Roman"/>
            <w:sz w:val="24"/>
            <w:szCs w:val="24"/>
          </w:rPr>
          <w:t>success</w:t>
        </w:r>
      </w:ins>
      <w:ins w:id="65" w:author="CAMT" w:date="2014-03-24T10:13:00Z">
        <w:r w:rsidR="0026733D">
          <w:rPr>
            <w:rFonts w:ascii="Times New Roman" w:hAnsi="Times New Roman" w:cs="Times New Roman"/>
            <w:sz w:val="24"/>
            <w:szCs w:val="24"/>
          </w:rPr>
          <w:t xml:space="preserve"> </w:t>
        </w:r>
      </w:ins>
      <w:ins w:id="66" w:author="CAMT" w:date="2014-03-24T10:16:00Z">
        <w:r w:rsidR="0026733D">
          <w:rPr>
            <w:rFonts w:ascii="Times New Roman" w:hAnsi="Times New Roman" w:cs="Times New Roman"/>
            <w:sz w:val="24"/>
            <w:szCs w:val="24"/>
          </w:rPr>
          <w:t>of any project.</w:t>
        </w:r>
      </w:ins>
      <w:ins w:id="67" w:author="CAMT" w:date="2014-03-24T10:13:00Z">
        <w:r w:rsidR="0026733D">
          <w:rPr>
            <w:rFonts w:ascii="Times New Roman" w:hAnsi="Times New Roman" w:cs="Times New Roman"/>
            <w:sz w:val="24"/>
            <w:szCs w:val="24"/>
          </w:rPr>
          <w:t xml:space="preserve"> </w:t>
        </w:r>
      </w:ins>
      <w:ins w:id="68" w:author="CAMT" w:date="2014-03-24T10:17:00Z">
        <w:r w:rsidR="0026733D">
          <w:rPr>
            <w:rFonts w:ascii="Times New Roman" w:hAnsi="Times New Roman" w:cs="Times New Roman"/>
            <w:sz w:val="24"/>
            <w:szCs w:val="24"/>
          </w:rPr>
          <w:t xml:space="preserve">In reality, however, it is not an easy task and </w:t>
        </w:r>
      </w:ins>
      <w:ins w:id="69" w:author="CAMT" w:date="2014-03-24T10:18:00Z">
        <w:r w:rsidR="0026733D">
          <w:rPr>
            <w:rFonts w:ascii="Times New Roman" w:hAnsi="Times New Roman" w:cs="Times New Roman"/>
            <w:sz w:val="24"/>
            <w:szCs w:val="24"/>
          </w:rPr>
          <w:t>lot</w:t>
        </w:r>
      </w:ins>
      <w:ins w:id="70" w:author="CAMT" w:date="2014-03-24T10:19:00Z">
        <w:r w:rsidR="0026733D">
          <w:rPr>
            <w:rFonts w:ascii="Times New Roman" w:hAnsi="Times New Roman" w:cs="Times New Roman"/>
            <w:sz w:val="24"/>
            <w:szCs w:val="24"/>
          </w:rPr>
          <w:t>s</w:t>
        </w:r>
      </w:ins>
      <w:ins w:id="71" w:author="CAMT" w:date="2014-03-24T10:18:00Z">
        <w:r w:rsidR="0026733D">
          <w:rPr>
            <w:rFonts w:ascii="Times New Roman" w:hAnsi="Times New Roman" w:cs="Times New Roman"/>
            <w:sz w:val="24"/>
            <w:szCs w:val="24"/>
          </w:rPr>
          <w:t xml:space="preserve"> of resources are wasted as a result of </w:t>
        </w:r>
      </w:ins>
      <w:del w:id="72" w:author="CAMT" w:date="2014-03-24T10:17:00Z">
        <w:r w:rsidRPr="00FD482C" w:rsidDel="0026733D">
          <w:rPr>
            <w:rFonts w:ascii="Times New Roman" w:hAnsi="Times New Roman" w:cs="Times New Roman"/>
            <w:sz w:val="24"/>
            <w:szCs w:val="24"/>
          </w:rPr>
          <w:delText>That will be occur problem about</w:delText>
        </w:r>
      </w:del>
      <w:del w:id="73" w:author="CAMT" w:date="2014-03-24T10:18:00Z">
        <w:r w:rsidRPr="00FD482C" w:rsidDel="0026733D">
          <w:rPr>
            <w:rFonts w:ascii="Times New Roman" w:hAnsi="Times New Roman" w:cs="Times New Roman"/>
            <w:sz w:val="24"/>
            <w:szCs w:val="24"/>
          </w:rPr>
          <w:delText xml:space="preserve"> personal in each process that have capability </w:delText>
        </w:r>
      </w:del>
      <w:r w:rsidRPr="00FD482C">
        <w:rPr>
          <w:rFonts w:ascii="Times New Roman" w:hAnsi="Times New Roman" w:cs="Times New Roman"/>
          <w:sz w:val="24"/>
          <w:szCs w:val="24"/>
        </w:rPr>
        <w:t xml:space="preserve">mismatch </w:t>
      </w:r>
      <w:ins w:id="74" w:author="CAMT" w:date="2014-03-24T10:20:00Z">
        <w:r w:rsidR="0026733D">
          <w:rPr>
            <w:rFonts w:ascii="Times New Roman" w:hAnsi="Times New Roman" w:cs="Times New Roman"/>
            <w:sz w:val="24"/>
            <w:szCs w:val="24"/>
          </w:rPr>
          <w:t>between skill sets required and skill sets available</w:t>
        </w:r>
      </w:ins>
      <w:del w:id="75" w:author="CAMT" w:date="2014-03-24T10:20:00Z">
        <w:r w:rsidRPr="00FD482C" w:rsidDel="0026733D">
          <w:rPr>
            <w:rFonts w:ascii="Times New Roman" w:hAnsi="Times New Roman" w:cs="Times New Roman"/>
            <w:sz w:val="24"/>
            <w:szCs w:val="24"/>
          </w:rPr>
          <w:delText>with each software producing process</w:delText>
        </w:r>
      </w:del>
      <w:r w:rsidRPr="00FD482C">
        <w:rPr>
          <w:rFonts w:ascii="Times New Roman" w:hAnsi="Times New Roman" w:cs="Times New Roman"/>
          <w:sz w:val="24"/>
          <w:szCs w:val="24"/>
        </w:rPr>
        <w:t xml:space="preserve">. To help people that have capabilities </w:t>
      </w:r>
      <w:ins w:id="76" w:author="CAMT" w:date="2014-03-24T10:21:00Z">
        <w:r w:rsidR="0026733D">
          <w:rPr>
            <w:rFonts w:ascii="Times New Roman" w:hAnsi="Times New Roman" w:cs="Times New Roman"/>
            <w:sz w:val="24"/>
            <w:szCs w:val="24"/>
          </w:rPr>
          <w:t xml:space="preserve">and skills in </w:t>
        </w:r>
      </w:ins>
      <w:del w:id="77" w:author="CAMT" w:date="2014-03-24T10:21:00Z">
        <w:r w:rsidRPr="00FD482C" w:rsidDel="0026733D">
          <w:rPr>
            <w:rFonts w:ascii="Times New Roman" w:hAnsi="Times New Roman" w:cs="Times New Roman"/>
            <w:sz w:val="24"/>
            <w:szCs w:val="24"/>
          </w:rPr>
          <w:delText xml:space="preserve">about </w:delText>
        </w:r>
      </w:del>
      <w:r w:rsidRPr="00FD482C">
        <w:rPr>
          <w:rFonts w:ascii="Times New Roman" w:hAnsi="Times New Roman" w:cs="Times New Roman"/>
          <w:sz w:val="24"/>
          <w:szCs w:val="24"/>
        </w:rPr>
        <w:t>software</w:t>
      </w:r>
      <w:ins w:id="78" w:author="CAMT" w:date="2014-03-24T10:22:00Z">
        <w:r w:rsidR="0026733D">
          <w:rPr>
            <w:rFonts w:ascii="Times New Roman" w:hAnsi="Times New Roman" w:cs="Times New Roman"/>
            <w:sz w:val="24"/>
            <w:szCs w:val="24"/>
          </w:rPr>
          <w:t xml:space="preserve"> </w:t>
        </w:r>
      </w:ins>
      <w:commentRangeStart w:id="79"/>
      <w:ins w:id="80" w:author="CAMT" w:date="2014-03-24T10:23:00Z">
        <w:r w:rsidR="0026733D">
          <w:rPr>
            <w:rFonts w:ascii="Times New Roman" w:hAnsi="Times New Roman" w:cs="Times New Roman"/>
            <w:sz w:val="24"/>
            <w:szCs w:val="24"/>
          </w:rPr>
          <w:t>production (e.g. design, implementation, testing, etc.)</w:t>
        </w:r>
        <w:commentRangeEnd w:id="79"/>
        <w:r w:rsidR="0026733D">
          <w:rPr>
            <w:rStyle w:val="CommentReference"/>
          </w:rPr>
          <w:commentReference w:id="79"/>
        </w:r>
      </w:ins>
      <w:r w:rsidRPr="00FD482C">
        <w:rPr>
          <w:rFonts w:ascii="Times New Roman" w:hAnsi="Times New Roman" w:cs="Times New Roman"/>
          <w:sz w:val="24"/>
          <w:szCs w:val="24"/>
        </w:rPr>
        <w:t xml:space="preserve"> </w:t>
      </w:r>
      <w:del w:id="81" w:author="CAMT" w:date="2014-03-24T10:21:00Z">
        <w:r w:rsidRPr="00FD482C" w:rsidDel="0026733D">
          <w:rPr>
            <w:rFonts w:ascii="Times New Roman" w:hAnsi="Times New Roman" w:cs="Times New Roman"/>
            <w:sz w:val="24"/>
            <w:szCs w:val="24"/>
          </w:rPr>
          <w:delText xml:space="preserve">can </w:delText>
        </w:r>
      </w:del>
      <w:proofErr w:type="gramStart"/>
      <w:r w:rsidRPr="00FD482C">
        <w:rPr>
          <w:rFonts w:ascii="Times New Roman" w:hAnsi="Times New Roman" w:cs="Times New Roman"/>
          <w:sz w:val="24"/>
          <w:szCs w:val="24"/>
        </w:rPr>
        <w:t>find</w:t>
      </w:r>
      <w:proofErr w:type="gramEnd"/>
      <w:r w:rsidRPr="00FD482C">
        <w:rPr>
          <w:rFonts w:ascii="Times New Roman" w:hAnsi="Times New Roman" w:cs="Times New Roman"/>
          <w:sz w:val="24"/>
          <w:szCs w:val="24"/>
        </w:rPr>
        <w:t xml:space="preserve"> a project or task that matches with own capabilities</w:t>
      </w:r>
      <w:del w:id="82" w:author="CAMT" w:date="2014-03-24T10:24:00Z">
        <w:r w:rsidRPr="00FD482C" w:rsidDel="00670556">
          <w:rPr>
            <w:rFonts w:ascii="Times New Roman" w:hAnsi="Times New Roman" w:cs="Times New Roman"/>
            <w:sz w:val="24"/>
            <w:szCs w:val="24"/>
          </w:rPr>
          <w:delText xml:space="preserve">. </w:delText>
        </w:r>
      </w:del>
      <w:ins w:id="83" w:author="CAMT" w:date="2014-03-24T10:24:00Z">
        <w:r w:rsidR="00670556">
          <w:rPr>
            <w:rFonts w:ascii="Times New Roman" w:hAnsi="Times New Roman" w:cs="Times New Roman"/>
            <w:sz w:val="24"/>
            <w:szCs w:val="24"/>
          </w:rPr>
          <w:t xml:space="preserve">, it is essential that </w:t>
        </w:r>
      </w:ins>
      <w:del w:id="84" w:author="CAMT" w:date="2014-03-24T10:25:00Z">
        <w:r w:rsidRPr="00FD482C" w:rsidDel="00670556">
          <w:rPr>
            <w:rFonts w:ascii="Times New Roman" w:hAnsi="Times New Roman" w:cs="Times New Roman"/>
            <w:sz w:val="24"/>
            <w:szCs w:val="24"/>
          </w:rPr>
          <w:delText xml:space="preserve">It must be explained </w:delText>
        </w:r>
      </w:del>
      <w:ins w:id="85" w:author="CAMT" w:date="2014-03-24T10:25:00Z">
        <w:r w:rsidR="00670556">
          <w:rPr>
            <w:rFonts w:ascii="Times New Roman" w:hAnsi="Times New Roman" w:cs="Times New Roman"/>
            <w:sz w:val="24"/>
            <w:szCs w:val="24"/>
          </w:rPr>
          <w:t xml:space="preserve">the </w:t>
        </w:r>
      </w:ins>
      <w:r w:rsidRPr="00FD482C">
        <w:rPr>
          <w:rFonts w:ascii="Times New Roman" w:hAnsi="Times New Roman" w:cs="Times New Roman"/>
          <w:sz w:val="24"/>
          <w:szCs w:val="24"/>
        </w:rPr>
        <w:t>detail</w:t>
      </w:r>
      <w:ins w:id="86" w:author="CAMT" w:date="2014-03-24T10:25:00Z">
        <w:r w:rsidR="00670556">
          <w:rPr>
            <w:rFonts w:ascii="Times New Roman" w:hAnsi="Times New Roman" w:cs="Times New Roman"/>
            <w:sz w:val="24"/>
            <w:szCs w:val="24"/>
          </w:rPr>
          <w:t>s</w:t>
        </w:r>
      </w:ins>
      <w:r w:rsidRPr="00FD482C">
        <w:rPr>
          <w:rFonts w:ascii="Times New Roman" w:hAnsi="Times New Roman" w:cs="Times New Roman"/>
          <w:sz w:val="24"/>
          <w:szCs w:val="24"/>
        </w:rPr>
        <w:t xml:space="preserve"> of work </w:t>
      </w:r>
      <w:ins w:id="87" w:author="CAMT" w:date="2014-03-24T10:25:00Z">
        <w:r w:rsidR="00670556">
          <w:rPr>
            <w:rFonts w:ascii="Times New Roman" w:hAnsi="Times New Roman" w:cs="Times New Roman"/>
            <w:sz w:val="24"/>
            <w:szCs w:val="24"/>
          </w:rPr>
          <w:t>should be explained thoroughly so that the demands of workforce requirements are clearly communicated between the employer and potential employees.</w:t>
        </w:r>
      </w:ins>
      <w:ins w:id="88" w:author="CAMT" w:date="2014-03-24T10:28:00Z">
        <w:r w:rsidR="00670556">
          <w:rPr>
            <w:rFonts w:ascii="Times New Roman" w:hAnsi="Times New Roman" w:cs="Times New Roman"/>
            <w:sz w:val="24"/>
            <w:szCs w:val="24"/>
          </w:rPr>
          <w:t xml:space="preserve"> </w:t>
        </w:r>
      </w:ins>
      <w:del w:id="89" w:author="CAMT" w:date="2014-03-24T10:29:00Z">
        <w:r w:rsidRPr="00FD482C" w:rsidDel="00670556">
          <w:rPr>
            <w:rFonts w:ascii="Times New Roman" w:hAnsi="Times New Roman" w:cs="Times New Roman"/>
            <w:sz w:val="24"/>
            <w:szCs w:val="24"/>
          </w:rPr>
          <w:delText>before publish in each public, for made it surely understand about the project that published</w:delText>
        </w:r>
      </w:del>
    </w:p>
    <w:p w14:paraId="13C77819" w14:textId="77777777" w:rsidR="00F86A49" w:rsidRPr="00AC50DC" w:rsidRDefault="00F86A49" w:rsidP="00F86A49">
      <w:pPr>
        <w:spacing w:after="0" w:line="360" w:lineRule="auto"/>
        <w:jc w:val="thaiDistribute"/>
        <w:rPr>
          <w:rFonts w:ascii="Times New Roman" w:hAnsi="Times New Roman" w:cs="Times New Roman"/>
          <w:sz w:val="24"/>
          <w:szCs w:val="24"/>
        </w:rPr>
      </w:pPr>
    </w:p>
    <w:p w14:paraId="66570F04" w14:textId="77777777" w:rsidR="00382CEC" w:rsidRPr="00382CEC" w:rsidRDefault="00203B8E" w:rsidP="00382CEC">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w:t>
      </w:r>
      <w:ins w:id="90" w:author="CAMT" w:date="2014-03-24T10:29:00Z">
        <w:r w:rsidR="00670556">
          <w:rPr>
            <w:rFonts w:ascii="Times New Roman" w:hAnsi="Times New Roman" w:cs="Times New Roman"/>
            <w:sz w:val="24"/>
            <w:szCs w:val="24"/>
          </w:rPr>
          <w:t>s</w:t>
        </w:r>
      </w:ins>
      <w:r w:rsidR="001850F0" w:rsidRPr="00AC50DC">
        <w:rPr>
          <w:rFonts w:ascii="Times New Roman" w:hAnsi="Times New Roman" w:cs="Times New Roman"/>
          <w:sz w:val="24"/>
          <w:szCs w:val="24"/>
        </w:rPr>
        <w:t xml:space="preserve"> solve </w:t>
      </w:r>
      <w:r w:rsidRPr="00AC50DC">
        <w:rPr>
          <w:rFonts w:ascii="Times New Roman" w:hAnsi="Times New Roman" w:cs="Times New Roman"/>
          <w:sz w:val="24"/>
          <w:szCs w:val="24"/>
        </w:rPr>
        <w:t xml:space="preserve">the </w:t>
      </w:r>
      <w:r w:rsidR="001850F0" w:rsidRPr="00AC50DC">
        <w:rPr>
          <w:rFonts w:ascii="Times New Roman" w:hAnsi="Times New Roman" w:cs="Times New Roman"/>
          <w:sz w:val="24"/>
          <w:szCs w:val="24"/>
        </w:rPr>
        <w:t xml:space="preserve">problem </w:t>
      </w:r>
      <w:del w:id="91" w:author="CAMT" w:date="2014-03-24T10:30:00Z">
        <w:r w:rsidR="001850F0" w:rsidRPr="00AC50DC" w:rsidDel="00670556">
          <w:rPr>
            <w:rFonts w:ascii="Times New Roman" w:hAnsi="Times New Roman" w:cs="Times New Roman"/>
            <w:sz w:val="24"/>
            <w:szCs w:val="24"/>
          </w:rPr>
          <w:delText xml:space="preserve">about </w:delText>
        </w:r>
      </w:del>
      <w:ins w:id="92" w:author="CAMT" w:date="2014-03-24T10:30:00Z">
        <w:r w:rsidR="00670556">
          <w:rPr>
            <w:rFonts w:ascii="Times New Roman" w:hAnsi="Times New Roman" w:cs="Times New Roman"/>
            <w:sz w:val="24"/>
            <w:szCs w:val="24"/>
          </w:rPr>
          <w:t>related to</w:t>
        </w:r>
        <w:r w:rsidR="00670556" w:rsidRPr="00AC50DC">
          <w:rPr>
            <w:rFonts w:ascii="Times New Roman" w:hAnsi="Times New Roman" w:cs="Times New Roman"/>
            <w:sz w:val="24"/>
            <w:szCs w:val="24"/>
          </w:rPr>
          <w:t xml:space="preserve"> </w:t>
        </w:r>
      </w:ins>
      <w:r w:rsidR="001850F0" w:rsidRPr="00AC50DC">
        <w:rPr>
          <w:rFonts w:ascii="Times New Roman" w:hAnsi="Times New Roman" w:cs="Times New Roman"/>
          <w:sz w:val="24"/>
          <w:szCs w:val="24"/>
        </w:rPr>
        <w:t>human</w:t>
      </w:r>
      <w:r w:rsidR="0002198B" w:rsidRPr="00AC50DC">
        <w:rPr>
          <w:rFonts w:ascii="Times New Roman" w:hAnsi="Times New Roman" w:cs="Times New Roman"/>
          <w:sz w:val="24"/>
          <w:szCs w:val="24"/>
        </w:rPr>
        <w:t xml:space="preserve"> resource</w:t>
      </w:r>
      <w:ins w:id="93" w:author="CAMT" w:date="2014-03-24T10:30:00Z">
        <w:r w:rsidR="00670556">
          <w:rPr>
            <w:rFonts w:ascii="Times New Roman" w:hAnsi="Times New Roman" w:cs="Times New Roman"/>
            <w:sz w:val="24"/>
            <w:szCs w:val="24"/>
          </w:rPr>
          <w:t>,</w:t>
        </w:r>
      </w:ins>
      <w:del w:id="94" w:author="CAMT" w:date="2014-03-24T10:30:00Z">
        <w:r w:rsidR="0002198B" w:rsidRPr="00AC50DC" w:rsidDel="00670556">
          <w:rPr>
            <w:rFonts w:ascii="Times New Roman" w:hAnsi="Times New Roman" w:cs="Times New Roman"/>
            <w:sz w:val="24"/>
            <w:szCs w:val="24"/>
          </w:rPr>
          <w:delText>.</w:delText>
        </w:r>
      </w:del>
      <w:r w:rsidR="0002198B" w:rsidRPr="00AC50DC">
        <w:rPr>
          <w:rFonts w:ascii="Times New Roman" w:hAnsi="Times New Roman" w:cs="Times New Roman"/>
          <w:sz w:val="24"/>
          <w:szCs w:val="24"/>
        </w:rPr>
        <w:t xml:space="preserve"> </w:t>
      </w:r>
      <w:del w:id="95" w:author="CAMT" w:date="2014-03-24T10:31:00Z">
        <w:r w:rsidR="0002198B" w:rsidRPr="00AC50DC" w:rsidDel="00670556">
          <w:rPr>
            <w:rFonts w:ascii="Times New Roman" w:hAnsi="Times New Roman" w:cs="Times New Roman"/>
            <w:sz w:val="24"/>
            <w:szCs w:val="24"/>
          </w:rPr>
          <w:delText>Software</w:delText>
        </w:r>
        <w:r w:rsidR="001850F0" w:rsidRPr="00AC50DC" w:rsidDel="00670556">
          <w:rPr>
            <w:rFonts w:ascii="Times New Roman" w:hAnsi="Times New Roman" w:cs="Times New Roman"/>
            <w:sz w:val="24"/>
            <w:szCs w:val="24"/>
          </w:rPr>
          <w:delText xml:space="preserve"> </w:delText>
        </w:r>
      </w:del>
      <w:ins w:id="96" w:author="CAMT" w:date="2014-03-24T10:31:00Z">
        <w:r w:rsidR="00670556">
          <w:rPr>
            <w:rFonts w:ascii="Times New Roman" w:hAnsi="Times New Roman" w:cs="Times New Roman"/>
            <w:sz w:val="24"/>
            <w:szCs w:val="24"/>
          </w:rPr>
          <w:t>s</w:t>
        </w:r>
        <w:r w:rsidR="00670556" w:rsidRPr="00AC50DC">
          <w:rPr>
            <w:rFonts w:ascii="Times New Roman" w:hAnsi="Times New Roman" w:cs="Times New Roman"/>
            <w:sz w:val="24"/>
            <w:szCs w:val="24"/>
          </w:rPr>
          <w:t xml:space="preserve">oftware </w:t>
        </w:r>
      </w:ins>
      <w:r w:rsidR="001850F0" w:rsidRPr="00AC50DC">
        <w:rPr>
          <w:rFonts w:ascii="Times New Roman" w:hAnsi="Times New Roman" w:cs="Times New Roman"/>
          <w:sz w:val="24"/>
          <w:szCs w:val="24"/>
        </w:rPr>
        <w:t>freelance</w:t>
      </w:r>
      <w:r w:rsidR="005866BD" w:rsidRPr="00AC50DC">
        <w:rPr>
          <w:rFonts w:ascii="Times New Roman" w:hAnsi="Times New Roman" w:cs="Times New Roman"/>
          <w:sz w:val="24"/>
          <w:szCs w:val="24"/>
        </w:rPr>
        <w:t>r</w:t>
      </w:r>
      <w:ins w:id="97" w:author="CAMT" w:date="2014-03-24T10:31:00Z">
        <w:r w:rsidR="00670556">
          <w:rPr>
            <w:rFonts w:ascii="Times New Roman" w:hAnsi="Times New Roman" w:cs="Times New Roman"/>
            <w:sz w:val="24"/>
            <w:szCs w:val="24"/>
          </w:rPr>
          <w:t>s</w:t>
        </w:r>
      </w:ins>
      <w:r w:rsidR="001850F0" w:rsidRPr="00AC50DC">
        <w:rPr>
          <w:rFonts w:ascii="Times New Roman" w:hAnsi="Times New Roman" w:cs="Times New Roman"/>
          <w:sz w:val="24"/>
          <w:szCs w:val="24"/>
        </w:rPr>
        <w:t xml:space="preserve"> </w:t>
      </w:r>
      <w:del w:id="98" w:author="CAMT" w:date="2014-03-24T10:31:00Z">
        <w:r w:rsidR="001850F0" w:rsidRPr="00AC50DC" w:rsidDel="00670556">
          <w:rPr>
            <w:rFonts w:ascii="Times New Roman" w:hAnsi="Times New Roman" w:cs="Times New Roman"/>
            <w:sz w:val="24"/>
            <w:szCs w:val="24"/>
          </w:rPr>
          <w:delText>will has</w:delText>
        </w:r>
      </w:del>
      <w:ins w:id="99" w:author="CAMT" w:date="2014-03-24T10:31:00Z">
        <w:r w:rsidR="00670556">
          <w:rPr>
            <w:rFonts w:ascii="Times New Roman" w:hAnsi="Times New Roman" w:cs="Times New Roman"/>
            <w:sz w:val="24"/>
            <w:szCs w:val="24"/>
          </w:rPr>
          <w:t xml:space="preserve">have </w:t>
        </w:r>
      </w:ins>
      <w:del w:id="100" w:author="CAMT" w:date="2014-03-24T10:32:00Z">
        <w:r w:rsidR="001850F0" w:rsidRPr="00AC50DC" w:rsidDel="00670556">
          <w:rPr>
            <w:rFonts w:ascii="Times New Roman" w:hAnsi="Times New Roman" w:cs="Times New Roman"/>
            <w:sz w:val="24"/>
            <w:szCs w:val="24"/>
          </w:rPr>
          <w:delText xml:space="preserve"> role</w:delText>
        </w:r>
      </w:del>
      <w:ins w:id="101" w:author="CAMT" w:date="2014-03-24T10:33:00Z">
        <w:r w:rsidR="00670556">
          <w:rPr>
            <w:rFonts w:ascii="Times New Roman" w:hAnsi="Times New Roman" w:cs="Times New Roman"/>
            <w:sz w:val="24"/>
            <w:szCs w:val="24"/>
          </w:rPr>
          <w:t>the responsibility of</w:t>
        </w:r>
      </w:ins>
      <w:del w:id="102" w:author="CAMT" w:date="2014-03-24T10:32:00Z">
        <w:r w:rsidR="001850F0" w:rsidRPr="00AC50DC" w:rsidDel="00670556">
          <w:rPr>
            <w:rFonts w:ascii="Times New Roman" w:hAnsi="Times New Roman" w:cs="Times New Roman"/>
            <w:sz w:val="24"/>
            <w:szCs w:val="24"/>
          </w:rPr>
          <w:delText xml:space="preserve"> </w:delText>
        </w:r>
      </w:del>
      <w:del w:id="103" w:author="CAMT" w:date="2014-03-24T10:33:00Z">
        <w:r w:rsidR="001850F0" w:rsidRPr="00AC50DC" w:rsidDel="00670556">
          <w:rPr>
            <w:rFonts w:ascii="Times New Roman" w:hAnsi="Times New Roman" w:cs="Times New Roman"/>
            <w:sz w:val="24"/>
            <w:szCs w:val="24"/>
          </w:rPr>
          <w:delText>to</w:delText>
        </w:r>
      </w:del>
      <w:r w:rsidR="001850F0" w:rsidRPr="00AC50DC">
        <w:rPr>
          <w:rFonts w:ascii="Times New Roman" w:hAnsi="Times New Roman" w:cs="Times New Roman"/>
          <w:sz w:val="24"/>
          <w:szCs w:val="24"/>
        </w:rPr>
        <w:t xml:space="preserve"> finish</w:t>
      </w:r>
      <w:ins w:id="104" w:author="CAMT" w:date="2014-03-24T10:33:00Z">
        <w:r w:rsidR="00670556">
          <w:rPr>
            <w:rFonts w:ascii="Times New Roman" w:hAnsi="Times New Roman" w:cs="Times New Roman"/>
            <w:sz w:val="24"/>
            <w:szCs w:val="24"/>
          </w:rPr>
          <w:t>ing</w:t>
        </w:r>
      </w:ins>
      <w:r w:rsidR="001850F0" w:rsidRPr="00AC50DC">
        <w:rPr>
          <w:rFonts w:ascii="Times New Roman" w:hAnsi="Times New Roman" w:cs="Times New Roman"/>
          <w:sz w:val="24"/>
          <w:szCs w:val="24"/>
        </w:rPr>
        <w:t xml:space="preserve"> each </w:t>
      </w:r>
      <w:r w:rsidRPr="00AC50DC">
        <w:rPr>
          <w:rFonts w:ascii="Times New Roman" w:hAnsi="Times New Roman" w:cs="Times New Roman"/>
          <w:sz w:val="24"/>
          <w:szCs w:val="24"/>
        </w:rPr>
        <w:t>project</w:t>
      </w:r>
      <w:r w:rsidR="001850F0" w:rsidRPr="00AC50DC">
        <w:rPr>
          <w:rFonts w:ascii="Times New Roman" w:hAnsi="Times New Roman" w:cs="Times New Roman"/>
          <w:sz w:val="24"/>
          <w:szCs w:val="24"/>
        </w:rPr>
        <w:t xml:space="preserve"> </w:t>
      </w:r>
      <w:ins w:id="105" w:author="CAMT" w:date="2014-03-24T10:32:00Z">
        <w:r w:rsidR="00670556">
          <w:rPr>
            <w:rFonts w:ascii="Times New Roman" w:hAnsi="Times New Roman" w:cs="Times New Roman"/>
            <w:sz w:val="24"/>
            <w:szCs w:val="24"/>
          </w:rPr>
          <w:t xml:space="preserve">as planned </w:t>
        </w:r>
      </w:ins>
      <w:del w:id="106" w:author="CAMT" w:date="2014-03-24T10:32:00Z">
        <w:r w:rsidR="001850F0" w:rsidRPr="00AC50DC" w:rsidDel="00670556">
          <w:rPr>
            <w:rFonts w:ascii="Times New Roman" w:hAnsi="Times New Roman" w:cs="Times New Roman"/>
            <w:sz w:val="24"/>
            <w:szCs w:val="24"/>
          </w:rPr>
          <w:delText xml:space="preserve">that </w:delText>
        </w:r>
        <w:r w:rsidR="003156DC" w:rsidRPr="00AC50DC" w:rsidDel="00670556">
          <w:rPr>
            <w:rFonts w:ascii="Times New Roman" w:hAnsi="Times New Roman" w:cs="Times New Roman"/>
            <w:sz w:val="24"/>
            <w:szCs w:val="24"/>
          </w:rPr>
          <w:delText xml:space="preserve">Plan on </w:delText>
        </w:r>
      </w:del>
      <w:del w:id="107" w:author="CAMT" w:date="2014-03-24T10:33:00Z">
        <w:r w:rsidR="005866BD" w:rsidRPr="00AC50DC" w:rsidDel="00670556">
          <w:rPr>
            <w:rFonts w:ascii="Times New Roman" w:hAnsi="Times New Roman" w:cs="Times New Roman"/>
            <w:sz w:val="24"/>
            <w:szCs w:val="24"/>
          </w:rPr>
          <w:delText xml:space="preserve">previously. </w:delText>
        </w:r>
      </w:del>
      <w:ins w:id="108" w:author="CAMT" w:date="2014-03-24T10:33:00Z">
        <w:r w:rsidR="00670556">
          <w:rPr>
            <w:rFonts w:ascii="Times New Roman" w:hAnsi="Times New Roman" w:cs="Times New Roman"/>
            <w:sz w:val="24"/>
            <w:szCs w:val="24"/>
          </w:rPr>
          <w:t>b</w:t>
        </w:r>
      </w:ins>
      <w:del w:id="109" w:author="CAMT" w:date="2014-03-24T10:33:00Z">
        <w:r w:rsidR="005866BD" w:rsidRPr="00AC50DC" w:rsidDel="00670556">
          <w:rPr>
            <w:rFonts w:ascii="Times New Roman" w:hAnsi="Times New Roman" w:cs="Times New Roman"/>
            <w:sz w:val="24"/>
            <w:szCs w:val="24"/>
          </w:rPr>
          <w:delText>B</w:delText>
        </w:r>
      </w:del>
      <w:r w:rsidR="005866BD" w:rsidRPr="00AC50DC">
        <w:rPr>
          <w:rFonts w:ascii="Times New Roman" w:hAnsi="Times New Roman" w:cs="Times New Roman"/>
          <w:sz w:val="24"/>
          <w:szCs w:val="24"/>
        </w:rPr>
        <w:t xml:space="preserve">ecause they </w:t>
      </w:r>
      <w:ins w:id="110" w:author="CAMT" w:date="2014-03-24T10:33:00Z">
        <w:r w:rsidR="00670556">
          <w:rPr>
            <w:rFonts w:ascii="Times New Roman" w:hAnsi="Times New Roman" w:cs="Times New Roman"/>
            <w:sz w:val="24"/>
            <w:szCs w:val="24"/>
          </w:rPr>
          <w:t xml:space="preserve">are likely to </w:t>
        </w:r>
      </w:ins>
      <w:r w:rsidR="005866BD" w:rsidRPr="00AC50DC">
        <w:rPr>
          <w:rFonts w:ascii="Times New Roman" w:hAnsi="Times New Roman" w:cs="Times New Roman"/>
          <w:sz w:val="24"/>
          <w:szCs w:val="24"/>
        </w:rPr>
        <w:t xml:space="preserve">work on </w:t>
      </w:r>
      <w:ins w:id="111" w:author="CAMT" w:date="2014-03-24T10:33:00Z">
        <w:r w:rsidR="00670556">
          <w:rPr>
            <w:rFonts w:ascii="Times New Roman" w:hAnsi="Times New Roman" w:cs="Times New Roman"/>
            <w:sz w:val="24"/>
            <w:szCs w:val="24"/>
          </w:rPr>
          <w:t xml:space="preserve">more than one projects at </w:t>
        </w:r>
      </w:ins>
      <w:ins w:id="112" w:author="CAMT" w:date="2014-03-24T10:34:00Z">
        <w:r w:rsidR="00670556">
          <w:rPr>
            <w:rFonts w:ascii="Times New Roman" w:hAnsi="Times New Roman" w:cs="Times New Roman"/>
            <w:sz w:val="24"/>
            <w:szCs w:val="24"/>
          </w:rPr>
          <w:t>a given time</w:t>
        </w:r>
      </w:ins>
      <w:del w:id="113" w:author="CAMT" w:date="2014-03-24T10:34:00Z">
        <w:r w:rsidR="005866BD" w:rsidRPr="00AC50DC" w:rsidDel="00670556">
          <w:rPr>
            <w:rFonts w:ascii="Times New Roman" w:hAnsi="Times New Roman" w:cs="Times New Roman"/>
            <w:sz w:val="24"/>
            <w:szCs w:val="24"/>
          </w:rPr>
          <w:delText>each temporary project</w:delText>
        </w:r>
      </w:del>
      <w:r w:rsidR="005866BD" w:rsidRPr="00AC50DC">
        <w:rPr>
          <w:rFonts w:ascii="Times New Roman" w:hAnsi="Times New Roman" w:cs="Times New Roman"/>
          <w:sz w:val="24"/>
          <w:szCs w:val="24"/>
        </w:rPr>
        <w:t xml:space="preserve">. </w:t>
      </w:r>
      <w:ins w:id="114" w:author="CAMT" w:date="2014-03-24T10:34:00Z">
        <w:r w:rsidR="007D2254">
          <w:rPr>
            <w:rFonts w:ascii="Times New Roman" w:hAnsi="Times New Roman" w:cs="Times New Roman"/>
            <w:sz w:val="24"/>
            <w:szCs w:val="24"/>
          </w:rPr>
          <w:t xml:space="preserve">The problem is </w:t>
        </w:r>
      </w:ins>
      <w:ins w:id="115" w:author="CAMT" w:date="2014-03-24T10:35:00Z">
        <w:r w:rsidR="007D2254">
          <w:rPr>
            <w:rFonts w:ascii="Times New Roman" w:hAnsi="Times New Roman" w:cs="Times New Roman"/>
            <w:sz w:val="24"/>
            <w:szCs w:val="24"/>
          </w:rPr>
          <w:t>“</w:t>
        </w:r>
      </w:ins>
      <w:del w:id="116" w:author="CAMT" w:date="2014-03-24T10:36:00Z">
        <w:r w:rsidR="005866BD" w:rsidRPr="00AC50DC" w:rsidDel="007D2254">
          <w:rPr>
            <w:rFonts w:ascii="Times New Roman" w:hAnsi="Times New Roman" w:cs="Times New Roman"/>
            <w:sz w:val="24"/>
            <w:szCs w:val="24"/>
          </w:rPr>
          <w:delText xml:space="preserve">How </w:delText>
        </w:r>
      </w:del>
      <w:ins w:id="117" w:author="CAMT" w:date="2014-03-24T10:36:00Z">
        <w:r w:rsidR="007D2254">
          <w:rPr>
            <w:rFonts w:ascii="Times New Roman" w:hAnsi="Times New Roman" w:cs="Times New Roman"/>
            <w:sz w:val="24"/>
            <w:szCs w:val="24"/>
          </w:rPr>
          <w:t>h</w:t>
        </w:r>
        <w:r w:rsidR="007D2254" w:rsidRPr="00AC50DC">
          <w:rPr>
            <w:rFonts w:ascii="Times New Roman" w:hAnsi="Times New Roman" w:cs="Times New Roman"/>
            <w:sz w:val="24"/>
            <w:szCs w:val="24"/>
          </w:rPr>
          <w:t xml:space="preserve">ow </w:t>
        </w:r>
      </w:ins>
      <w:r w:rsidR="005866BD" w:rsidRPr="00AC50DC">
        <w:rPr>
          <w:rFonts w:ascii="Times New Roman" w:hAnsi="Times New Roman" w:cs="Times New Roman"/>
          <w:sz w:val="24"/>
          <w:szCs w:val="24"/>
        </w:rPr>
        <w:t xml:space="preserve">to know </w:t>
      </w:r>
      <w:del w:id="118" w:author="CAMT" w:date="2014-03-24T10:36:00Z">
        <w:r w:rsidR="005866BD" w:rsidRPr="00AC50DC" w:rsidDel="007D2254">
          <w:rPr>
            <w:rFonts w:ascii="Times New Roman" w:hAnsi="Times New Roman" w:cs="Times New Roman"/>
            <w:sz w:val="24"/>
            <w:szCs w:val="24"/>
          </w:rPr>
          <w:delText xml:space="preserve">that </w:delText>
        </w:r>
      </w:del>
      <w:ins w:id="119" w:author="CAMT" w:date="2014-03-24T10:36:00Z">
        <w:r w:rsidR="007D2254">
          <w:rPr>
            <w:rFonts w:ascii="Times New Roman" w:hAnsi="Times New Roman" w:cs="Times New Roman"/>
            <w:sz w:val="24"/>
            <w:szCs w:val="24"/>
          </w:rPr>
          <w:t>whether</w:t>
        </w:r>
        <w:r w:rsidR="007D2254" w:rsidRPr="00AC50DC">
          <w:rPr>
            <w:rFonts w:ascii="Times New Roman" w:hAnsi="Times New Roman" w:cs="Times New Roman"/>
            <w:sz w:val="24"/>
            <w:szCs w:val="24"/>
          </w:rPr>
          <w:t xml:space="preserve"> </w:t>
        </w:r>
      </w:ins>
      <w:r w:rsidR="005866BD" w:rsidRPr="00AC50DC">
        <w:rPr>
          <w:rFonts w:ascii="Times New Roman" w:hAnsi="Times New Roman" w:cs="Times New Roman"/>
          <w:sz w:val="24"/>
          <w:szCs w:val="24"/>
        </w:rPr>
        <w:t>software</w:t>
      </w:r>
      <w:ins w:id="120" w:author="CAMT" w:date="2014-03-24T10:35:00Z">
        <w:r w:rsidR="007D2254">
          <w:rPr>
            <w:rFonts w:ascii="Times New Roman" w:hAnsi="Times New Roman" w:cs="Times New Roman"/>
            <w:sz w:val="24"/>
            <w:szCs w:val="24"/>
          </w:rPr>
          <w:t xml:space="preserve"> </w:t>
        </w:r>
      </w:ins>
      <w:del w:id="121" w:author="CAMT" w:date="2014-03-24T10:35:00Z">
        <w:r w:rsidR="005866BD" w:rsidRPr="00AC50DC" w:rsidDel="007D2254">
          <w:rPr>
            <w:rFonts w:ascii="Times New Roman" w:hAnsi="Times New Roman" w:cs="Times New Roman"/>
            <w:sz w:val="24"/>
            <w:szCs w:val="24"/>
          </w:rPr>
          <w:delText>-</w:delText>
        </w:r>
      </w:del>
      <w:r w:rsidR="005866BD" w:rsidRPr="00AC50DC">
        <w:rPr>
          <w:rFonts w:ascii="Times New Roman" w:hAnsi="Times New Roman" w:cs="Times New Roman"/>
          <w:sz w:val="24"/>
          <w:szCs w:val="24"/>
        </w:rPr>
        <w:lastRenderedPageBreak/>
        <w:t>freelancer</w:t>
      </w:r>
      <w:ins w:id="122" w:author="CAMT" w:date="2014-03-24T10:35:00Z">
        <w:r w:rsidR="007D2254">
          <w:rPr>
            <w:rFonts w:ascii="Times New Roman" w:hAnsi="Times New Roman" w:cs="Times New Roman"/>
            <w:sz w:val="24"/>
            <w:szCs w:val="24"/>
          </w:rPr>
          <w:t>s</w:t>
        </w:r>
      </w:ins>
      <w:r w:rsidR="005866BD" w:rsidRPr="00AC50DC">
        <w:rPr>
          <w:rFonts w:ascii="Times New Roman" w:hAnsi="Times New Roman" w:cs="Times New Roman"/>
          <w:sz w:val="24"/>
          <w:szCs w:val="24"/>
        </w:rPr>
        <w:t xml:space="preserve"> have skill</w:t>
      </w:r>
      <w:ins w:id="123" w:author="CAMT" w:date="2014-03-24T10:35:00Z">
        <w:r w:rsidR="007D2254">
          <w:rPr>
            <w:rFonts w:ascii="Times New Roman" w:hAnsi="Times New Roman" w:cs="Times New Roman"/>
            <w:sz w:val="24"/>
            <w:szCs w:val="24"/>
          </w:rPr>
          <w:t>s</w:t>
        </w:r>
      </w:ins>
      <w:r w:rsidR="005866BD" w:rsidRPr="00AC50DC">
        <w:rPr>
          <w:rFonts w:ascii="Times New Roman" w:hAnsi="Times New Roman" w:cs="Times New Roman"/>
          <w:sz w:val="24"/>
          <w:szCs w:val="24"/>
        </w:rPr>
        <w:t xml:space="preserve"> that match with software</w:t>
      </w:r>
      <w:del w:id="124" w:author="CAMT" w:date="2014-03-24T10:36:00Z">
        <w:r w:rsidR="005866BD" w:rsidRPr="00AC50DC" w:rsidDel="007D2254">
          <w:rPr>
            <w:rFonts w:ascii="Times New Roman" w:hAnsi="Times New Roman" w:cs="Times New Roman"/>
            <w:sz w:val="24"/>
            <w:szCs w:val="24"/>
          </w:rPr>
          <w:delText>-</w:delText>
        </w:r>
      </w:del>
      <w:ins w:id="125" w:author="CAMT" w:date="2014-03-24T10:36:00Z">
        <w:r w:rsidR="007D2254">
          <w:rPr>
            <w:rFonts w:ascii="Times New Roman" w:hAnsi="Times New Roman" w:cs="Times New Roman"/>
            <w:sz w:val="24"/>
            <w:szCs w:val="24"/>
          </w:rPr>
          <w:t xml:space="preserve"> </w:t>
        </w:r>
      </w:ins>
      <w:r w:rsidR="005866BD" w:rsidRPr="00AC50DC">
        <w:rPr>
          <w:rFonts w:ascii="Times New Roman" w:hAnsi="Times New Roman" w:cs="Times New Roman"/>
          <w:sz w:val="24"/>
          <w:szCs w:val="24"/>
        </w:rPr>
        <w:t>task</w:t>
      </w:r>
      <w:ins w:id="126" w:author="CAMT" w:date="2014-03-24T10:36:00Z">
        <w:r w:rsidR="007D2254">
          <w:rPr>
            <w:rFonts w:ascii="Times New Roman" w:hAnsi="Times New Roman" w:cs="Times New Roman"/>
            <w:sz w:val="24"/>
            <w:szCs w:val="24"/>
          </w:rPr>
          <w:t>s</w:t>
        </w:r>
      </w:ins>
      <w:r w:rsidR="005866BD" w:rsidRPr="00AC50DC">
        <w:rPr>
          <w:rFonts w:ascii="Times New Roman" w:hAnsi="Times New Roman" w:cs="Times New Roman"/>
          <w:sz w:val="24"/>
          <w:szCs w:val="24"/>
        </w:rPr>
        <w:t xml:space="preserve"> or software</w:t>
      </w:r>
      <w:del w:id="127" w:author="CAMT" w:date="2014-03-24T10:36:00Z">
        <w:r w:rsidR="005866BD" w:rsidRPr="00AC50DC" w:rsidDel="007D2254">
          <w:rPr>
            <w:rFonts w:ascii="Times New Roman" w:hAnsi="Times New Roman" w:cs="Times New Roman"/>
            <w:sz w:val="24"/>
            <w:szCs w:val="24"/>
          </w:rPr>
          <w:delText>-</w:delText>
        </w:r>
      </w:del>
      <w:ins w:id="128" w:author="CAMT" w:date="2014-03-24T10:36:00Z">
        <w:r w:rsidR="007D2254">
          <w:rPr>
            <w:rFonts w:ascii="Times New Roman" w:hAnsi="Times New Roman" w:cs="Times New Roman"/>
            <w:sz w:val="24"/>
            <w:szCs w:val="24"/>
          </w:rPr>
          <w:t xml:space="preserve"> </w:t>
        </w:r>
      </w:ins>
      <w:r w:rsidR="005866BD" w:rsidRPr="00AC50DC">
        <w:rPr>
          <w:rFonts w:ascii="Times New Roman" w:hAnsi="Times New Roman" w:cs="Times New Roman"/>
          <w:sz w:val="24"/>
          <w:szCs w:val="24"/>
        </w:rPr>
        <w:t>project</w:t>
      </w:r>
      <w:ins w:id="129" w:author="CAMT" w:date="2014-03-24T10:36:00Z">
        <w:r w:rsidR="007D2254">
          <w:rPr>
            <w:rFonts w:ascii="Times New Roman" w:hAnsi="Times New Roman" w:cs="Times New Roman"/>
            <w:sz w:val="24"/>
            <w:szCs w:val="24"/>
          </w:rPr>
          <w:t>s</w:t>
        </w:r>
      </w:ins>
      <w:r w:rsidR="005866BD" w:rsidRPr="00AC50DC">
        <w:rPr>
          <w:rFonts w:ascii="Times New Roman" w:hAnsi="Times New Roman" w:cs="Times New Roman"/>
          <w:sz w:val="24"/>
          <w:szCs w:val="24"/>
        </w:rPr>
        <w:t xml:space="preserve"> or </w:t>
      </w:r>
      <w:r w:rsidR="0002198B" w:rsidRPr="00AC50DC">
        <w:rPr>
          <w:rFonts w:ascii="Times New Roman" w:hAnsi="Times New Roman" w:cs="Times New Roman"/>
          <w:sz w:val="24"/>
          <w:szCs w:val="24"/>
        </w:rPr>
        <w:t>not?</w:t>
      </w:r>
      <w:ins w:id="130" w:author="CAMT" w:date="2014-03-24T10:37:00Z">
        <w:r w:rsidR="007D2254">
          <w:rPr>
            <w:rFonts w:ascii="Times New Roman" w:hAnsi="Times New Roman" w:cs="Times New Roman"/>
            <w:sz w:val="24"/>
            <w:szCs w:val="24"/>
          </w:rPr>
          <w:t>”</w:t>
        </w:r>
      </w:ins>
      <w:r w:rsidR="0002198B" w:rsidRPr="00AC50DC">
        <w:rPr>
          <w:rFonts w:ascii="Times New Roman" w:hAnsi="Times New Roman" w:cs="Times New Roman"/>
          <w:sz w:val="24"/>
          <w:szCs w:val="24"/>
        </w:rPr>
        <w:t xml:space="preserve"> </w:t>
      </w:r>
      <w:ins w:id="131" w:author="CAMT" w:date="2014-03-24T10:37:00Z">
        <w:r w:rsidR="007D2254">
          <w:rPr>
            <w:rFonts w:ascii="Times New Roman" w:hAnsi="Times New Roman" w:cs="Times New Roman"/>
            <w:sz w:val="24"/>
            <w:szCs w:val="24"/>
          </w:rPr>
          <w:t xml:space="preserve">Currently, the question is left </w:t>
        </w:r>
      </w:ins>
      <w:ins w:id="132" w:author="CAMT" w:date="2014-03-24T10:39:00Z">
        <w:r w:rsidR="007D2254">
          <w:rPr>
            <w:rFonts w:ascii="Times New Roman" w:hAnsi="Times New Roman" w:cs="Times New Roman"/>
            <w:sz w:val="24"/>
            <w:szCs w:val="24"/>
          </w:rPr>
          <w:t>to the</w:t>
        </w:r>
      </w:ins>
      <w:ins w:id="133" w:author="CAMT" w:date="2014-03-24T10:37:00Z">
        <w:r w:rsidR="007D2254">
          <w:rPr>
            <w:rFonts w:ascii="Times New Roman" w:hAnsi="Times New Roman" w:cs="Times New Roman"/>
            <w:sz w:val="24"/>
            <w:szCs w:val="24"/>
          </w:rPr>
          <w:t xml:space="preserve"> </w:t>
        </w:r>
      </w:ins>
      <w:del w:id="134" w:author="CAMT" w:date="2014-03-24T10:37:00Z">
        <w:r w:rsidR="00BE17A4" w:rsidDel="007D2254">
          <w:rPr>
            <w:rFonts w:ascii="Times New Roman" w:hAnsi="Times New Roman" w:cs="Times New Roman"/>
            <w:sz w:val="24"/>
            <w:szCs w:val="24"/>
          </w:rPr>
          <w:delText xml:space="preserve">That up to </w:delText>
        </w:r>
      </w:del>
      <w:r w:rsidR="00515993" w:rsidRPr="00AC50DC">
        <w:rPr>
          <w:rFonts w:ascii="Times New Roman" w:hAnsi="Times New Roman" w:cs="Times New Roman"/>
          <w:sz w:val="24"/>
          <w:szCs w:val="24"/>
        </w:rPr>
        <w:t>entrepreneur</w:t>
      </w:r>
      <w:ins w:id="135" w:author="CAMT" w:date="2014-03-24T10:37:00Z">
        <w:r w:rsidR="007D2254">
          <w:rPr>
            <w:rFonts w:ascii="Times New Roman" w:hAnsi="Times New Roman" w:cs="Times New Roman"/>
            <w:sz w:val="24"/>
            <w:szCs w:val="24"/>
          </w:rPr>
          <w:t xml:space="preserve">s </w:t>
        </w:r>
      </w:ins>
      <w:ins w:id="136" w:author="CAMT" w:date="2014-03-24T10:39:00Z">
        <w:r w:rsidR="007D2254">
          <w:rPr>
            <w:rFonts w:ascii="Times New Roman" w:hAnsi="Times New Roman" w:cs="Times New Roman"/>
            <w:sz w:val="24"/>
            <w:szCs w:val="24"/>
          </w:rPr>
          <w:t>who should</w:t>
        </w:r>
      </w:ins>
      <w:del w:id="137" w:author="CAMT" w:date="2014-03-24T10:39:00Z">
        <w:r w:rsidR="00515993" w:rsidDel="007D2254">
          <w:rPr>
            <w:rFonts w:ascii="Times New Roman" w:hAnsi="Times New Roman" w:cs="Times New Roman"/>
            <w:sz w:val="24"/>
            <w:szCs w:val="24"/>
          </w:rPr>
          <w:delText xml:space="preserve"> to</w:delText>
        </w:r>
      </w:del>
      <w:r w:rsidR="00515993">
        <w:rPr>
          <w:rFonts w:ascii="Times New Roman" w:hAnsi="Times New Roman" w:cs="Times New Roman"/>
          <w:sz w:val="24"/>
          <w:szCs w:val="24"/>
        </w:rPr>
        <w:t xml:space="preserve"> consider </w:t>
      </w:r>
      <w:del w:id="138" w:author="CAMT" w:date="2014-03-24T10:39:00Z">
        <w:r w:rsidR="00515993" w:rsidDel="007D2254">
          <w:rPr>
            <w:rFonts w:ascii="Times New Roman" w:hAnsi="Times New Roman" w:cs="Times New Roman"/>
            <w:sz w:val="24"/>
            <w:szCs w:val="24"/>
          </w:rPr>
          <w:delText xml:space="preserve">with </w:delText>
        </w:r>
      </w:del>
      <w:r w:rsidR="00515993">
        <w:rPr>
          <w:rFonts w:ascii="Times New Roman" w:hAnsi="Times New Roman" w:cs="Times New Roman"/>
          <w:sz w:val="24"/>
          <w:szCs w:val="24"/>
        </w:rPr>
        <w:t>software freelancer skill</w:t>
      </w:r>
      <w:ins w:id="139" w:author="CAMT" w:date="2014-03-24T10:39:00Z">
        <w:r w:rsidR="007D2254">
          <w:rPr>
            <w:rFonts w:ascii="Times New Roman" w:hAnsi="Times New Roman" w:cs="Times New Roman"/>
            <w:sz w:val="24"/>
            <w:szCs w:val="24"/>
          </w:rPr>
          <w:t>s based</w:t>
        </w:r>
      </w:ins>
      <w:r w:rsidR="00515993">
        <w:rPr>
          <w:rFonts w:ascii="Times New Roman" w:hAnsi="Times New Roman" w:cs="Times New Roman"/>
          <w:sz w:val="24"/>
          <w:szCs w:val="24"/>
        </w:rPr>
        <w:t xml:space="preserve"> on their profile or </w:t>
      </w:r>
      <w:del w:id="140" w:author="CAMT" w:date="2014-03-24T10:39:00Z">
        <w:r w:rsidR="00515993" w:rsidDel="007D2254">
          <w:rPr>
            <w:rFonts w:ascii="Times New Roman" w:hAnsi="Times New Roman" w:cs="Times New Roman"/>
            <w:sz w:val="24"/>
            <w:szCs w:val="24"/>
          </w:rPr>
          <w:delText xml:space="preserve">after </w:delText>
        </w:r>
      </w:del>
      <w:r w:rsidR="00515993">
        <w:rPr>
          <w:rFonts w:ascii="Times New Roman" w:hAnsi="Times New Roman" w:cs="Times New Roman"/>
          <w:sz w:val="24"/>
          <w:szCs w:val="24"/>
        </w:rPr>
        <w:t xml:space="preserve">communication </w:t>
      </w:r>
      <w:del w:id="141" w:author="CAMT" w:date="2014-03-24T10:39:00Z">
        <w:r w:rsidR="00515993" w:rsidDel="007D2254">
          <w:rPr>
            <w:rFonts w:ascii="Times New Roman" w:hAnsi="Times New Roman" w:cs="Times New Roman"/>
            <w:sz w:val="24"/>
            <w:szCs w:val="24"/>
          </w:rPr>
          <w:delText>b</w:delText>
        </w:r>
      </w:del>
      <w:del w:id="142" w:author="CAMT" w:date="2014-03-24T10:40:00Z">
        <w:r w:rsidR="00515993" w:rsidDel="007D2254">
          <w:rPr>
            <w:rFonts w:ascii="Times New Roman" w:hAnsi="Times New Roman" w:cs="Times New Roman"/>
            <w:sz w:val="24"/>
            <w:szCs w:val="24"/>
          </w:rPr>
          <w:delText xml:space="preserve">etween </w:delText>
        </w:r>
      </w:del>
      <w:ins w:id="143" w:author="CAMT" w:date="2014-03-24T10:40:00Z">
        <w:r w:rsidR="007D2254">
          <w:rPr>
            <w:rFonts w:ascii="Times New Roman" w:hAnsi="Times New Roman" w:cs="Times New Roman"/>
            <w:sz w:val="24"/>
            <w:szCs w:val="24"/>
          </w:rPr>
          <w:t xml:space="preserve">with </w:t>
        </w:r>
      </w:ins>
      <w:r w:rsidR="00515993">
        <w:rPr>
          <w:rFonts w:ascii="Times New Roman" w:hAnsi="Times New Roman" w:cs="Times New Roman"/>
          <w:sz w:val="24"/>
          <w:szCs w:val="24"/>
        </w:rPr>
        <w:t>them.</w:t>
      </w:r>
    </w:p>
    <w:p w14:paraId="34E7E9ED" w14:textId="77777777" w:rsidR="00382CEC" w:rsidRDefault="00382CEC" w:rsidP="009E1B5C">
      <w:pPr>
        <w:pPrChange w:id="144" w:author="SAMSUNG" w:date="2014-03-25T10:16:00Z">
          <w:pPr>
            <w:pStyle w:val="Heading1"/>
          </w:pPr>
        </w:pPrChange>
      </w:pPr>
    </w:p>
    <w:p w14:paraId="4006069C" w14:textId="77777777" w:rsidR="00382CEC" w:rsidRDefault="00382CEC" w:rsidP="009E1B5C">
      <w:pPr>
        <w:pPrChange w:id="145" w:author="SAMSUNG" w:date="2014-03-25T10:16:00Z">
          <w:pPr>
            <w:pStyle w:val="Heading1"/>
          </w:pPr>
        </w:pPrChange>
      </w:pPr>
    </w:p>
    <w:p w14:paraId="42385C86" w14:textId="77777777" w:rsidR="00AC50DC" w:rsidRPr="00AC50DC" w:rsidDel="009E1B5C" w:rsidRDefault="00AC50DC" w:rsidP="00AC50DC">
      <w:pPr>
        <w:rPr>
          <w:del w:id="146" w:author="SAMSUNG" w:date="2014-03-25T10:16:00Z"/>
        </w:rPr>
      </w:pPr>
    </w:p>
    <w:p w14:paraId="07424FF5" w14:textId="77777777" w:rsidR="00382CEC" w:rsidDel="009E1B5C" w:rsidRDefault="00382CEC" w:rsidP="009A7DE1">
      <w:pPr>
        <w:rPr>
          <w:del w:id="147" w:author="SAMSUNG" w:date="2014-03-25T10:16:00Z"/>
          <w:rFonts w:ascii="Times New Roman" w:hAnsi="Times New Roman" w:cs="Times New Roman"/>
          <w:b/>
          <w:bCs/>
          <w:sz w:val="32"/>
          <w:szCs w:val="32"/>
        </w:rPr>
      </w:pPr>
    </w:p>
    <w:p w14:paraId="1602243A" w14:textId="77777777" w:rsidR="00382CEC" w:rsidDel="009E1B5C" w:rsidRDefault="00382CEC" w:rsidP="009A7DE1">
      <w:pPr>
        <w:rPr>
          <w:del w:id="148" w:author="SAMSUNG" w:date="2014-03-25T10:16:00Z"/>
          <w:rFonts w:ascii="Times New Roman" w:hAnsi="Times New Roman" w:cs="Times New Roman"/>
          <w:b/>
          <w:bCs/>
          <w:sz w:val="32"/>
          <w:szCs w:val="32"/>
        </w:rPr>
      </w:pPr>
    </w:p>
    <w:p w14:paraId="6B347DB7" w14:textId="77777777" w:rsidR="00382CEC" w:rsidDel="009E1B5C" w:rsidRDefault="00382CEC" w:rsidP="009A7DE1">
      <w:pPr>
        <w:rPr>
          <w:del w:id="149" w:author="SAMSUNG" w:date="2014-03-25T10:16:00Z"/>
          <w:rFonts w:ascii="Times New Roman" w:hAnsi="Times New Roman" w:cs="Times New Roman"/>
          <w:b/>
          <w:bCs/>
          <w:sz w:val="32"/>
          <w:szCs w:val="32"/>
        </w:rPr>
      </w:pPr>
    </w:p>
    <w:p w14:paraId="57C7BB9B" w14:textId="77777777" w:rsidR="00382CEC" w:rsidRDefault="00382CEC" w:rsidP="00382CEC">
      <w:pPr>
        <w:pStyle w:val="Heading1"/>
        <w:rPr>
          <w:rFonts w:ascii="Times New Roman" w:hAnsi="Times New Roman" w:cs="Times New Roman"/>
          <w:b/>
          <w:bCs/>
        </w:rPr>
      </w:pPr>
      <w:r w:rsidRPr="00AC50DC">
        <w:rPr>
          <w:rFonts w:ascii="Times New Roman" w:hAnsi="Times New Roman" w:cs="Times New Roman"/>
          <w:b/>
          <w:bCs/>
        </w:rPr>
        <w:t>Chapter Two | Literature Review</w:t>
      </w:r>
    </w:p>
    <w:p w14:paraId="24751954" w14:textId="77777777" w:rsidR="00382CEC" w:rsidRDefault="00382CEC" w:rsidP="009A7DE1">
      <w:pPr>
        <w:rPr>
          <w:rFonts w:ascii="Times New Roman" w:hAnsi="Times New Roman" w:cs="Times New Roman"/>
          <w:b/>
          <w:bCs/>
          <w:sz w:val="32"/>
          <w:szCs w:val="32"/>
        </w:rPr>
      </w:pPr>
    </w:p>
    <w:p w14:paraId="3B597432"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2.1 Business Review</w:t>
      </w:r>
    </w:p>
    <w:p w14:paraId="71CB8358" w14:textId="77777777" w:rsidR="00640838" w:rsidRPr="00FA120D" w:rsidRDefault="009A7DE1" w:rsidP="009A7DE1">
      <w:pPr>
        <w:ind w:left="720"/>
        <w:jc w:val="thaiDistribute"/>
        <w:rPr>
          <w:rFonts w:ascii="Times New Roman" w:hAnsi="Times New Roman" w:cs="Times New Roman"/>
          <w:b/>
          <w:bCs/>
          <w:szCs w:val="22"/>
        </w:rPr>
      </w:pPr>
      <w:r w:rsidRPr="00FA120D">
        <w:rPr>
          <w:rFonts w:ascii="Times New Roman" w:hAnsi="Times New Roman" w:cs="Times New Roman"/>
          <w:b/>
          <w:bCs/>
          <w:sz w:val="32"/>
          <w:szCs w:val="32"/>
        </w:rPr>
        <w:t>Overview</w:t>
      </w:r>
    </w:p>
    <w:p w14:paraId="277AB75D" w14:textId="77777777" w:rsidR="00902F69" w:rsidRPr="00EE2138" w:rsidRDefault="00AE4360" w:rsidP="00AE4360">
      <w:pPr>
        <w:shd w:val="clear" w:color="auto" w:fill="FFFFFF"/>
        <w:spacing w:before="360" w:after="360" w:line="270" w:lineRule="atLeast"/>
        <w:ind w:left="720" w:firstLine="720"/>
        <w:jc w:val="both"/>
        <w:rPr>
          <w:rFonts w:ascii="Times New Roman" w:eastAsia="Times New Roman" w:hAnsi="Times New Roman" w:cs="Times New Roman"/>
          <w:sz w:val="24"/>
          <w:szCs w:val="24"/>
        </w:rPr>
      </w:pPr>
      <w:del w:id="150" w:author="CAMT" w:date="2014-03-24T10:42:00Z">
        <w:r w:rsidDel="007D2254">
          <w:rPr>
            <w:rFonts w:ascii="Times New Roman" w:eastAsia="Times New Roman" w:hAnsi="Times New Roman" w:cs="Times New Roman"/>
            <w:sz w:val="24"/>
            <w:szCs w:val="24"/>
          </w:rPr>
          <w:delText xml:space="preserve">[1] </w:delText>
        </w:r>
      </w:del>
      <w:r w:rsidR="00902F69" w:rsidRPr="00EE2138">
        <w:rPr>
          <w:rFonts w:ascii="Times New Roman" w:eastAsia="Times New Roman" w:hAnsi="Times New Roman" w:cs="Times New Roman"/>
          <w:sz w:val="24"/>
          <w:szCs w:val="24"/>
        </w:rPr>
        <w:t>A </w:t>
      </w:r>
      <w:proofErr w:type="gramStart"/>
      <w:r w:rsidR="00902F69" w:rsidRPr="00EE2138">
        <w:rPr>
          <w:rFonts w:ascii="Times New Roman" w:eastAsia="Times New Roman" w:hAnsi="Times New Roman" w:cs="Times New Roman"/>
          <w:b/>
          <w:bCs/>
          <w:sz w:val="24"/>
          <w:szCs w:val="24"/>
        </w:rPr>
        <w:t>freelancer</w:t>
      </w:r>
      <w:ins w:id="151" w:author="CAMT" w:date="2014-03-24T10:42:00Z">
        <w:r w:rsidR="007D2254">
          <w:rPr>
            <w:rFonts w:ascii="Times New Roman" w:eastAsia="Times New Roman" w:hAnsi="Times New Roman" w:cs="Times New Roman"/>
            <w:sz w:val="24"/>
            <w:szCs w:val="24"/>
          </w:rPr>
          <w:t>[</w:t>
        </w:r>
        <w:proofErr w:type="gramEnd"/>
        <w:r w:rsidR="007D2254">
          <w:rPr>
            <w:rFonts w:ascii="Times New Roman" w:eastAsia="Times New Roman" w:hAnsi="Times New Roman" w:cs="Times New Roman"/>
            <w:sz w:val="24"/>
            <w:szCs w:val="24"/>
          </w:rPr>
          <w:t>1]</w:t>
        </w:r>
      </w:ins>
      <w:r w:rsidR="00902F69" w:rsidRPr="00EE2138">
        <w:rPr>
          <w:rFonts w:ascii="Times New Roman" w:eastAsia="Times New Roman" w:hAnsi="Times New Roman" w:cs="Times New Roman"/>
          <w:sz w:val="24"/>
          <w:szCs w:val="24"/>
        </w:rPr>
        <w:t xml:space="preserve"> is someone who performs tasks, usually for multiple employers over the course of a year. A freelancer is somewhat like a free agent in professional sports - he or she essentially sell their services to the highest bidder - except that they usually work for more than one </w:t>
      </w:r>
      <w:r w:rsidR="00E01679" w:rsidRPr="00EE2138">
        <w:rPr>
          <w:rFonts w:ascii="Times New Roman" w:eastAsia="Times New Roman" w:hAnsi="Times New Roman" w:cs="Times New Roman"/>
          <w:sz w:val="24"/>
          <w:szCs w:val="24"/>
        </w:rPr>
        <w:t>employer</w:t>
      </w:r>
      <w:r w:rsidR="00902F69" w:rsidRPr="00EE2138">
        <w:rPr>
          <w:rFonts w:ascii="Times New Roman" w:eastAsia="Times New Roman" w:hAnsi="Times New Roman" w:cs="Times New Roman"/>
          <w:sz w:val="24"/>
          <w:szCs w:val="24"/>
        </w:rPr>
        <w:t>.</w:t>
      </w:r>
    </w:p>
    <w:p w14:paraId="29D92FF2" w14:textId="77777777" w:rsidR="00902F69" w:rsidRPr="00EE2138" w:rsidRDefault="00902F69" w:rsidP="00130B36">
      <w:pPr>
        <w:shd w:val="clear" w:color="auto" w:fill="FFFFFF"/>
        <w:spacing w:before="360" w:after="360" w:line="270" w:lineRule="atLeast"/>
        <w:ind w:left="720" w:firstLine="720"/>
        <w:jc w:val="thaiDistribute"/>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Freelancers may work part-time or full-time. Because they are not considered employers, freelancers are allowed to work for other employers and are usually permitted to perform tasks in their own way, so long as the work gets done to the client's specifications.</w:t>
      </w:r>
    </w:p>
    <w:p w14:paraId="0C11237F" w14:textId="77777777" w:rsidR="00130B36" w:rsidRDefault="004F6B3E" w:rsidP="00130B36">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sidRPr="00EE2138">
        <w:rPr>
          <w:rFonts w:ascii="Times New Roman" w:hAnsi="Times New Roman" w:cs="Times New Roman"/>
        </w:rPr>
        <w:t xml:space="preserve">Depending on the industry, freelance work practices vary and have changed over time. In some industries such as consulting, freelancers may require clients to sign </w:t>
      </w:r>
      <w:r w:rsidRPr="00B95659">
        <w:rPr>
          <w:rFonts w:ascii="Times New Roman" w:hAnsi="Times New Roman" w:cs="Times New Roman"/>
        </w:rPr>
        <w:t>written</w:t>
      </w:r>
      <w:r w:rsidRPr="00B95659">
        <w:rPr>
          <w:rStyle w:val="apple-converted-space"/>
          <w:rFonts w:ascii="Times New Roman" w:hAnsi="Times New Roman" w:cs="Times New Roman"/>
        </w:rPr>
        <w:t> </w:t>
      </w:r>
      <w:hyperlink r:id="rId10" w:tooltip="Contracts" w:history="1">
        <w:r w:rsidRPr="00B95659">
          <w:rPr>
            <w:rStyle w:val="Hyperlink"/>
            <w:rFonts w:ascii="Times New Roman" w:hAnsi="Times New Roman" w:cs="Times New Roman"/>
            <w:color w:val="auto"/>
            <w:u w:val="none"/>
          </w:rPr>
          <w:t>contracts</w:t>
        </w:r>
      </w:hyperlink>
      <w:r w:rsidRPr="00B95659">
        <w:rPr>
          <w:rFonts w:ascii="Times New Roman" w:hAnsi="Times New Roman" w:cs="Times New Roman"/>
        </w:rPr>
        <w:t>. While in journalism or writing,</w:t>
      </w:r>
      <w:r w:rsidRPr="00EE2138">
        <w:rPr>
          <w:rFonts w:ascii="Times New Roman" w:hAnsi="Times New Roman" w:cs="Times New Roman"/>
        </w:rPr>
        <w:t xml:space="preserve"> freelancers may work for free or do work "on spec" to build their reputations or a relationship with a publication.</w:t>
      </w:r>
      <w:r w:rsidRPr="00EE2138">
        <w:rPr>
          <w:rStyle w:val="apple-converted-space"/>
          <w:rFonts w:ascii="Times New Roman" w:hAnsi="Times New Roman" w:cs="Times New Roman"/>
        </w:rPr>
        <w:t> </w:t>
      </w:r>
      <w:r w:rsidRPr="00EE2138">
        <w:rPr>
          <w:rFonts w:ascii="Times New Roman" w:hAnsi="Times New Roman" w:cs="Times New Roman"/>
        </w:rPr>
        <w:t>Some freelancers may provide written estimates of work and</w:t>
      </w:r>
      <w:r w:rsidR="00130B36">
        <w:rPr>
          <w:rFonts w:ascii="Times New Roman" w:hAnsi="Times New Roman" w:cs="Times New Roman"/>
        </w:rPr>
        <w:t xml:space="preserve"> request deposits from clients.</w:t>
      </w:r>
    </w:p>
    <w:p w14:paraId="088B64AE" w14:textId="77777777" w:rsidR="00130B36" w:rsidRPr="00130B36" w:rsidRDefault="00130B36" w:rsidP="00130B36">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p>
    <w:p w14:paraId="66A21AC2" w14:textId="77777777" w:rsidR="009A7DE1" w:rsidRPr="00FA120D" w:rsidRDefault="00AE4360" w:rsidP="00AE4360">
      <w:pPr>
        <w:spacing w:after="0"/>
        <w:ind w:left="720" w:firstLine="720"/>
        <w:jc w:val="thaiDistribute"/>
        <w:rPr>
          <w:rFonts w:ascii="Times New Roman" w:hAnsi="Times New Roman" w:cs="Times New Roman"/>
          <w:color w:val="000000" w:themeColor="text1"/>
          <w:szCs w:val="22"/>
        </w:rPr>
      </w:pPr>
      <w:r w:rsidRPr="00AE4360">
        <w:rPr>
          <w:rFonts w:ascii="Times New Roman" w:hAnsi="Times New Roman" w:cs="Times New Roman"/>
          <w:color w:val="000000" w:themeColor="text1"/>
          <w:sz w:val="24"/>
          <w:szCs w:val="24"/>
        </w:rPr>
        <w:t xml:space="preserve">Nowadays the Freelance is alternative employment. In Software industry has increment number employment the freelance. Because of many reasons. Employer can select the freelance to work a project. And selected freelance that has capability match with software work .that reason that make a project driven faster and make it have more independence to work for freelance. Work will be acceptable to both employer and </w:t>
      </w:r>
      <w:commentRangeStart w:id="152"/>
      <w:r w:rsidRPr="00AE4360">
        <w:rPr>
          <w:rFonts w:ascii="Times New Roman" w:hAnsi="Times New Roman" w:cs="Times New Roman"/>
          <w:color w:val="000000" w:themeColor="text1"/>
          <w:sz w:val="24"/>
          <w:szCs w:val="24"/>
        </w:rPr>
        <w:t>freelance</w:t>
      </w:r>
      <w:commentRangeEnd w:id="152"/>
      <w:r w:rsidR="007D2254">
        <w:rPr>
          <w:rStyle w:val="CommentReference"/>
        </w:rPr>
        <w:commentReference w:id="152"/>
      </w:r>
      <w:r w:rsidRPr="00AE4360">
        <w:rPr>
          <w:rFonts w:ascii="Times New Roman" w:hAnsi="Times New Roman" w:cs="Times New Roman"/>
          <w:color w:val="000000" w:themeColor="text1"/>
          <w:sz w:val="24"/>
          <w:szCs w:val="24"/>
        </w:rPr>
        <w:t>.</w:t>
      </w:r>
      <w:r w:rsidR="009A7DE1" w:rsidRPr="00FA120D">
        <w:rPr>
          <w:rFonts w:ascii="Times New Roman" w:hAnsi="Times New Roman" w:cs="Times New Roman"/>
          <w:color w:val="000000" w:themeColor="text1"/>
          <w:szCs w:val="22"/>
        </w:rPr>
        <w:t xml:space="preserve"> </w:t>
      </w:r>
      <w:ins w:id="153" w:author="CAMT" w:date="2014-03-24T10:44:00Z">
        <w:r w:rsidR="007D2254">
          <w:rPr>
            <w:rFonts w:ascii="Times New Roman" w:hAnsi="Times New Roman" w:cs="Times New Roman"/>
            <w:color w:val="000000" w:themeColor="text1"/>
            <w:szCs w:val="22"/>
          </w:rPr>
          <w:t xml:space="preserve"> </w:t>
        </w:r>
      </w:ins>
    </w:p>
    <w:p w14:paraId="73E9837A" w14:textId="77777777" w:rsidR="00AE4360" w:rsidRDefault="004F6B3E" w:rsidP="009A7DE1">
      <w:pPr>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p>
    <w:p w14:paraId="6065DAF3" w14:textId="77777777" w:rsidR="009A7DE1" w:rsidRPr="00AC50DC" w:rsidRDefault="009A7DE1" w:rsidP="00AE4360">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lastRenderedPageBreak/>
        <w:t>Target</w:t>
      </w:r>
    </w:p>
    <w:p w14:paraId="3E8D9164" w14:textId="77777777" w:rsidR="009A7DE1" w:rsidRPr="00AC50DC" w:rsidRDefault="009A7DE1" w:rsidP="009A7DE1">
      <w:pPr>
        <w:rPr>
          <w:rFonts w:ascii="Times New Roman" w:hAnsi="Times New Roman" w:cs="Times New Roman"/>
          <w:sz w:val="24"/>
          <w:szCs w:val="24"/>
        </w:rPr>
      </w:pPr>
      <w:r w:rsidRPr="00AC50DC">
        <w:rPr>
          <w:rFonts w:ascii="Times New Roman" w:hAnsi="Times New Roman" w:cs="Times New Roman"/>
          <w:b/>
          <w:bCs/>
          <w:sz w:val="24"/>
          <w:szCs w:val="24"/>
          <w:lang w:val="en-GB"/>
        </w:rPr>
        <w:tab/>
        <w:t>-</w:t>
      </w:r>
      <w:r w:rsidR="00902F69">
        <w:rPr>
          <w:rFonts w:ascii="Times New Roman" w:hAnsi="Times New Roman" w:cs="Times New Roman"/>
          <w:sz w:val="24"/>
          <w:szCs w:val="24"/>
          <w:lang w:val="en-GB"/>
        </w:rPr>
        <w:t>Find alternative of software task or software freelance personal via web application</w:t>
      </w:r>
    </w:p>
    <w:p w14:paraId="580F7F7F" w14:textId="77777777" w:rsidR="009A7DE1" w:rsidRPr="00AC50DC" w:rsidRDefault="009A7DE1" w:rsidP="009A7DE1">
      <w:pPr>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14:paraId="659B00A1" w14:textId="77777777"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14:paraId="067403FF" w14:textId="77777777"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personal that match with </w:t>
      </w:r>
      <w:r>
        <w:rPr>
          <w:rFonts w:ascii="Times New Roman" w:hAnsi="Times New Roman"/>
          <w:sz w:val="24"/>
          <w:szCs w:val="24"/>
        </w:rPr>
        <w:t>software project.</w:t>
      </w:r>
    </w:p>
    <w:p w14:paraId="2BCA0982" w14:textId="77777777" w:rsidR="009A7DE1" w:rsidRPr="00FA120D" w:rsidRDefault="009A7DE1" w:rsidP="009A7DE1">
      <w:pPr>
        <w:rPr>
          <w:rFonts w:ascii="Times New Roman" w:hAnsi="Times New Roman" w:cs="Times New Roman"/>
          <w:b/>
          <w:bCs/>
          <w:szCs w:val="22"/>
          <w:lang w:val="en-GB"/>
        </w:rPr>
      </w:pPr>
      <w:r w:rsidRPr="00FA120D">
        <w:rPr>
          <w:rFonts w:ascii="Times New Roman" w:hAnsi="Times New Roman" w:cs="Times New Roman"/>
          <w:b/>
          <w:bCs/>
          <w:szCs w:val="22"/>
          <w:lang w:val="en-GB"/>
        </w:rPr>
        <w:tab/>
      </w:r>
    </w:p>
    <w:p w14:paraId="00DB78BA" w14:textId="77777777" w:rsidR="009A7DE1" w:rsidRPr="00FA120D" w:rsidRDefault="009A7DE1" w:rsidP="009A7DE1">
      <w:pPr>
        <w:rPr>
          <w:rFonts w:ascii="Times New Roman" w:hAnsi="Times New Roman" w:cs="Times New Roman"/>
          <w:b/>
          <w:bCs/>
          <w:szCs w:val="22"/>
          <w:lang w:val="en-GB"/>
        </w:rPr>
      </w:pPr>
    </w:p>
    <w:p w14:paraId="7EB32965" w14:textId="77777777" w:rsidR="00A67FE5" w:rsidRDefault="00A67FE5" w:rsidP="004F6B3E">
      <w:pPr>
        <w:tabs>
          <w:tab w:val="left" w:pos="3337"/>
        </w:tabs>
        <w:rPr>
          <w:rFonts w:ascii="Times New Roman" w:hAnsi="Times New Roman" w:cs="Times New Roman"/>
          <w:b/>
          <w:bCs/>
          <w:sz w:val="32"/>
          <w:szCs w:val="32"/>
        </w:rPr>
      </w:pPr>
      <w:bookmarkStart w:id="154" w:name="_Toc348955765"/>
    </w:p>
    <w:p w14:paraId="3A47FFE1" w14:textId="77777777" w:rsidR="00A67FE5" w:rsidRDefault="00A67FE5" w:rsidP="004F6B3E">
      <w:pPr>
        <w:tabs>
          <w:tab w:val="left" w:pos="3337"/>
        </w:tabs>
        <w:rPr>
          <w:rFonts w:ascii="Times New Roman" w:hAnsi="Times New Roman" w:cs="Times New Roman"/>
          <w:b/>
          <w:bCs/>
          <w:sz w:val="32"/>
          <w:szCs w:val="32"/>
        </w:rPr>
      </w:pPr>
    </w:p>
    <w:p w14:paraId="7730273D" w14:textId="77777777" w:rsidR="009A7DE1" w:rsidRPr="004F6B3E" w:rsidRDefault="009A7DE1" w:rsidP="004F6B3E">
      <w:pPr>
        <w:tabs>
          <w:tab w:val="left" w:pos="3337"/>
        </w:tabs>
        <w:rPr>
          <w:rFonts w:ascii="Times New Roman" w:hAnsi="Times New Roman" w:cs="Times New Roman"/>
          <w:szCs w:val="22"/>
          <w:lang w:val="en-GB"/>
        </w:rPr>
      </w:pPr>
      <w:r w:rsidRPr="00FA120D">
        <w:rPr>
          <w:rFonts w:ascii="Times New Roman" w:hAnsi="Times New Roman" w:cs="Times New Roman"/>
          <w:b/>
          <w:bCs/>
          <w:sz w:val="32"/>
          <w:szCs w:val="32"/>
        </w:rPr>
        <w:t>2.2 Business Tools and Software</w:t>
      </w:r>
      <w:r w:rsidRPr="00FA120D">
        <w:rPr>
          <w:rFonts w:ascii="Times New Roman" w:hAnsi="Times New Roman" w:cs="Times New Roman"/>
          <w:b/>
          <w:bCs/>
          <w:sz w:val="32"/>
          <w:szCs w:val="32"/>
          <w:lang w:val="en-GB"/>
        </w:rPr>
        <w:t xml:space="preserve"> Review</w:t>
      </w:r>
      <w:bookmarkEnd w:id="154"/>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r>
      <w:r w:rsidRPr="00523329">
        <w:rPr>
          <w:rFonts w:ascii="Times New Roman" w:hAnsi="Times New Roman" w:cs="Times New Roman"/>
          <w:b/>
          <w:bCs/>
          <w:sz w:val="24"/>
          <w:szCs w:val="24"/>
          <w:lang w:val="en-GB"/>
        </w:rPr>
        <w:t>2.2.1 www.</w:t>
      </w:r>
      <w:r w:rsidRPr="00523329">
        <w:rPr>
          <w:rFonts w:ascii="Times New Roman" w:hAnsi="Times New Roman" w:cs="Times New Roman"/>
          <w:sz w:val="24"/>
          <w:szCs w:val="24"/>
        </w:rPr>
        <w:t xml:space="preserve"> </w:t>
      </w:r>
      <w:r w:rsidRPr="00523329">
        <w:rPr>
          <w:rFonts w:ascii="Times New Roman" w:hAnsi="Times New Roman" w:cs="Times New Roman"/>
          <w:b/>
          <w:bCs/>
          <w:sz w:val="24"/>
          <w:szCs w:val="24"/>
        </w:rPr>
        <w:t>Freelancer.com</w:t>
      </w:r>
      <w:r w:rsidR="00E01679">
        <w:rPr>
          <w:rFonts w:ascii="Times New Roman" w:hAnsi="Times New Roman" w:cs="Times New Roman"/>
          <w:b/>
          <w:bCs/>
          <w:sz w:val="24"/>
          <w:szCs w:val="24"/>
        </w:rPr>
        <w:t xml:space="preserve"> </w:t>
      </w:r>
      <w:r w:rsidR="00E01679">
        <w:rPr>
          <w:rFonts w:ascii="Times New Roman" w:hAnsi="Times New Roman" w:cs="Times New Roman"/>
          <w:szCs w:val="22"/>
          <w:lang w:val="en-GB"/>
        </w:rPr>
        <w:t>[2]</w:t>
      </w:r>
    </w:p>
    <w:p w14:paraId="0D5E3A76" w14:textId="77777777"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661BC985" wp14:editId="530EF1F2">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57889" w14:textId="77777777" w:rsidR="009A7DE1" w:rsidRPr="00FA120D" w:rsidRDefault="009A7DE1" w:rsidP="009A7DE1">
      <w:pPr>
        <w:rPr>
          <w:rFonts w:ascii="Times New Roman" w:hAnsi="Times New Roman" w:cs="Times New Roman"/>
          <w:szCs w:val="22"/>
          <w:lang w:val="en-GB"/>
        </w:rPr>
      </w:pPr>
    </w:p>
    <w:p w14:paraId="4E1E1E66" w14:textId="77777777" w:rsidR="009A7DE1" w:rsidRPr="00FA120D" w:rsidRDefault="009A7DE1" w:rsidP="009A7DE1">
      <w:pPr>
        <w:rPr>
          <w:rFonts w:ascii="Times New Roman" w:hAnsi="Times New Roman" w:cs="Times New Roman"/>
          <w:szCs w:val="22"/>
          <w:lang w:val="en-GB"/>
        </w:rPr>
      </w:pPr>
    </w:p>
    <w:p w14:paraId="748107FE" w14:textId="77777777" w:rsidR="009A7DE1" w:rsidRPr="00FA120D" w:rsidRDefault="009A7DE1" w:rsidP="009A7DE1">
      <w:pPr>
        <w:rPr>
          <w:rFonts w:ascii="Times New Roman" w:hAnsi="Times New Roman" w:cs="Times New Roman"/>
          <w:szCs w:val="22"/>
          <w:lang w:val="en-GB"/>
        </w:rPr>
      </w:pPr>
    </w:p>
    <w:p w14:paraId="151C8C6B" w14:textId="77777777" w:rsidR="009A7DE1" w:rsidRPr="00FA120D" w:rsidRDefault="009A7DE1" w:rsidP="009A7DE1">
      <w:pPr>
        <w:rPr>
          <w:rFonts w:ascii="Times New Roman" w:hAnsi="Times New Roman" w:cs="Times New Roman"/>
          <w:szCs w:val="22"/>
          <w:lang w:val="en-GB"/>
        </w:rPr>
      </w:pPr>
    </w:p>
    <w:p w14:paraId="0343A324" w14:textId="77777777" w:rsidR="009A7DE1" w:rsidRPr="00FA120D" w:rsidRDefault="009A7DE1" w:rsidP="009A7DE1">
      <w:pPr>
        <w:rPr>
          <w:rFonts w:ascii="Times New Roman" w:hAnsi="Times New Roman" w:cs="Times New Roman"/>
          <w:szCs w:val="22"/>
          <w:lang w:val="en-GB"/>
        </w:rPr>
      </w:pPr>
    </w:p>
    <w:p w14:paraId="54D64D61" w14:textId="77777777" w:rsidR="009A7DE1" w:rsidRPr="00FA120D" w:rsidRDefault="009A7DE1" w:rsidP="009A7DE1">
      <w:pPr>
        <w:rPr>
          <w:rFonts w:ascii="Times New Roman" w:hAnsi="Times New Roman" w:cs="Times New Roman"/>
          <w:szCs w:val="22"/>
          <w:lang w:val="en-GB"/>
        </w:rPr>
      </w:pPr>
    </w:p>
    <w:p w14:paraId="3C637003" w14:textId="77777777" w:rsidR="009A7DE1" w:rsidRPr="00FA120D" w:rsidRDefault="009A7DE1" w:rsidP="009A7DE1">
      <w:pPr>
        <w:rPr>
          <w:rFonts w:ascii="Times New Roman" w:hAnsi="Times New Roman" w:cs="Times New Roman"/>
          <w:szCs w:val="22"/>
          <w:lang w:val="en-GB"/>
        </w:rPr>
      </w:pPr>
    </w:p>
    <w:p w14:paraId="4DCCF18A" w14:textId="77777777" w:rsidR="009A7DE1" w:rsidRPr="00FA120D" w:rsidRDefault="009A7DE1" w:rsidP="009A7DE1">
      <w:pPr>
        <w:rPr>
          <w:rFonts w:ascii="Times New Roman" w:hAnsi="Times New Roman" w:cs="Times New Roman"/>
          <w:szCs w:val="22"/>
          <w:lang w:val="en-GB"/>
        </w:rPr>
      </w:pPr>
    </w:p>
    <w:p w14:paraId="4A5B1BCA" w14:textId="77777777" w:rsidR="009A7DE1" w:rsidRPr="00FA120D" w:rsidRDefault="009A7DE1" w:rsidP="009A7DE1">
      <w:pPr>
        <w:rPr>
          <w:rFonts w:ascii="Times New Roman" w:hAnsi="Times New Roman" w:cs="Times New Roman"/>
          <w:szCs w:val="22"/>
          <w:lang w:val="en-GB"/>
        </w:rPr>
      </w:pPr>
    </w:p>
    <w:p w14:paraId="2445FA5D" w14:textId="77777777" w:rsidR="009A7DE1" w:rsidRPr="00FA120D" w:rsidRDefault="009A7DE1" w:rsidP="009A7DE1">
      <w:pPr>
        <w:rPr>
          <w:rFonts w:ascii="Times New Roman" w:hAnsi="Times New Roman" w:cs="Times New Roman"/>
          <w:szCs w:val="22"/>
          <w:lang w:val="en-GB"/>
        </w:rPr>
      </w:pPr>
    </w:p>
    <w:p w14:paraId="2BA27D6E" w14:textId="77777777" w:rsidR="009A7DE1" w:rsidRPr="00FA120D" w:rsidRDefault="009A7DE1" w:rsidP="009A7DE1">
      <w:pPr>
        <w:rPr>
          <w:rFonts w:ascii="Times New Roman" w:hAnsi="Times New Roman" w:cs="Times New Roman"/>
          <w:szCs w:val="22"/>
          <w:lang w:val="en-GB"/>
        </w:rPr>
      </w:pPr>
    </w:p>
    <w:p w14:paraId="13B2AEEB" w14:textId="77777777" w:rsidR="009A7DE1" w:rsidRPr="00FA120D" w:rsidRDefault="009A7DE1" w:rsidP="009A7DE1">
      <w:pPr>
        <w:ind w:left="720"/>
        <w:jc w:val="center"/>
        <w:rPr>
          <w:rFonts w:ascii="Times New Roman" w:hAnsi="Times New Roman" w:cs="Times New Roman"/>
          <w:szCs w:val="22"/>
          <w:lang w:val="en-GB"/>
        </w:rPr>
      </w:pPr>
    </w:p>
    <w:p w14:paraId="48ED2B90"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14:paraId="4DAD0402" w14:textId="77777777" w:rsidR="009A7DE1" w:rsidRPr="00FA120D" w:rsidRDefault="002921CC" w:rsidP="009A7DE1">
      <w:pPr>
        <w:rPr>
          <w:rFonts w:ascii="Times New Roman" w:hAnsi="Times New Roman" w:cs="Times New Roman"/>
          <w:szCs w:val="22"/>
          <w:lang w:val="en-GB"/>
        </w:rPr>
      </w:pPr>
      <w:r w:rsidRPr="00431BB0">
        <w:rPr>
          <w:rFonts w:ascii="Times New Roman" w:hAnsi="Times New Roman" w:cs="Times New Roman"/>
          <w:color w:val="3E454C"/>
          <w:szCs w:val="22"/>
          <w:shd w:val="clear" w:color="auto" w:fill="F7F7F7"/>
        </w:rPr>
        <w:t xml:space="preserve">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w:t>
      </w:r>
      <w:r w:rsidRPr="00431BB0">
        <w:rPr>
          <w:rFonts w:ascii="Times New Roman" w:hAnsi="Times New Roman" w:cs="Times New Roman"/>
          <w:color w:val="3E454C"/>
          <w:szCs w:val="22"/>
          <w:shd w:val="clear" w:color="auto" w:fill="F7F7F7"/>
        </w:rPr>
        <w:lastRenderedPageBreak/>
        <w:t>hiring full-time staff. From beginning to end, Freelancer.com makes it easy to hire freelancers and find freelance jobs online.</w:t>
      </w:r>
      <w:r w:rsidRPr="00FA120D">
        <w:rPr>
          <w:rFonts w:ascii="Times New Roman" w:hAnsi="Times New Roman" w:cs="Times New Roman"/>
          <w:color w:val="3E454C"/>
          <w:szCs w:val="22"/>
          <w:shd w:val="clear" w:color="auto" w:fill="F7F7F7"/>
        </w:rPr>
        <w:t xml:space="preserve"> </w:t>
      </w:r>
    </w:p>
    <w:p w14:paraId="017FB29F" w14:textId="77777777" w:rsidR="009A7DE1" w:rsidRPr="00AC50DC" w:rsidRDefault="009A7DE1" w:rsidP="00640838">
      <w:pPr>
        <w:rPr>
          <w:rFonts w:ascii="Times New Roman" w:hAnsi="Times New Roman" w:cs="Times New Roman"/>
          <w:b/>
          <w:bCs/>
          <w:sz w:val="24"/>
          <w:szCs w:val="24"/>
          <w:lang w:val="en-GB"/>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freelance.com deals with all the documents meaning you save time</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The certificate provides a guarantee for the employer that you are complying with the current laws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hAnsi="Times New Roman" w:cs="Times New Roman"/>
          <w:color w:val="333333"/>
          <w:sz w:val="24"/>
          <w:szCs w:val="24"/>
          <w:shd w:val="clear" w:color="auto" w:fill="FFFFFF"/>
        </w:rPr>
        <w:t xml:space="preserve"> </w:t>
      </w:r>
      <w:r w:rsidRPr="00AC50DC">
        <w:rPr>
          <w:rFonts w:ascii="Times New Roman" w:hAnsi="Times New Roman" w:cs="Times New Roman"/>
          <w:sz w:val="24"/>
          <w:szCs w:val="24"/>
        </w:rPr>
        <w:t>largest online marketplace for freelance workers.</w:t>
      </w:r>
    </w:p>
    <w:p w14:paraId="1AF434D6" w14:textId="77777777" w:rsidR="009A7DE1" w:rsidRPr="00AC50DC" w:rsidRDefault="009A7DE1" w:rsidP="00AC50DC">
      <w:pPr>
        <w:ind w:firstLine="720"/>
        <w:rPr>
          <w:rFonts w:ascii="Times New Roman" w:hAnsi="Times New Roman" w:cs="Times New Roman"/>
          <w:b/>
          <w:bCs/>
          <w:sz w:val="24"/>
          <w:szCs w:val="24"/>
        </w:rPr>
      </w:pPr>
      <w:r w:rsidRPr="00AC50DC">
        <w:rPr>
          <w:rFonts w:ascii="Times New Roman" w:hAnsi="Times New Roman" w:cs="Times New Roman"/>
          <w:b/>
          <w:bCs/>
          <w:sz w:val="24"/>
          <w:szCs w:val="24"/>
        </w:rPr>
        <w:t>Cons</w:t>
      </w:r>
    </w:p>
    <w:p w14:paraId="259BBCA1" w14:textId="77777777"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Posting a job need some money depends on manner of task.</w:t>
      </w:r>
    </w:p>
    <w:p w14:paraId="62A02505" w14:textId="77777777"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To get the job, members have to bid.</w:t>
      </w:r>
    </w:p>
    <w:p w14:paraId="34B91FAC" w14:textId="77777777" w:rsidR="009A7DE1" w:rsidRPr="00FA120D" w:rsidRDefault="009A7DE1" w:rsidP="009A7DE1">
      <w:pPr>
        <w:pStyle w:val="ListParagraph"/>
        <w:numPr>
          <w:ilvl w:val="0"/>
          <w:numId w:val="1"/>
        </w:numPr>
        <w:rPr>
          <w:rFonts w:ascii="Times New Roman" w:hAnsi="Times New Roman" w:cs="Times New Roman"/>
          <w:szCs w:val="22"/>
        </w:rPr>
      </w:pPr>
      <w:r w:rsidRPr="00AC50DC">
        <w:rPr>
          <w:rFonts w:ascii="Times New Roman" w:hAnsi="Times New Roman" w:cs="Times New Roman"/>
          <w:sz w:val="24"/>
          <w:szCs w:val="24"/>
        </w:rPr>
        <w:t>To find project, only searching are allowed.</w:t>
      </w:r>
      <w:r w:rsidRPr="00FA120D">
        <w:rPr>
          <w:rFonts w:ascii="Times New Roman" w:hAnsi="Times New Roman" w:cs="Times New Roman"/>
          <w:szCs w:val="22"/>
        </w:rPr>
        <w:br/>
      </w:r>
    </w:p>
    <w:p w14:paraId="3D00EC64" w14:textId="77777777" w:rsidR="009A7DE1" w:rsidRPr="00523329" w:rsidRDefault="00523329" w:rsidP="009A7DE1">
      <w:pPr>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7F64A9B3" wp14:editId="53CF4198">
            <wp:simplePos x="0" y="0"/>
            <wp:positionH relativeFrom="margin">
              <wp:align>left</wp:align>
            </wp:positionH>
            <wp:positionV relativeFrom="paragraph">
              <wp:posOffset>354330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838" w:rsidRPr="00523329">
        <w:rPr>
          <w:rFonts w:ascii="Times New Roman" w:hAnsi="Times New Roman" w:cs="Times New Roman"/>
          <w:b/>
          <w:bCs/>
          <w:sz w:val="24"/>
          <w:szCs w:val="24"/>
        </w:rPr>
        <w:t>2.2.2.</w:t>
      </w:r>
      <w:r w:rsidR="003C23C1" w:rsidRPr="00523329">
        <w:rPr>
          <w:sz w:val="24"/>
          <w:szCs w:val="24"/>
        </w:rPr>
        <w:t xml:space="preserve"> </w:t>
      </w:r>
      <w:hyperlink r:id="rId13" w:history="1">
        <w:r w:rsidR="00E01679" w:rsidRPr="00E01679">
          <w:rPr>
            <w:rStyle w:val="Hyperlink"/>
            <w:rFonts w:ascii="Times New Roman" w:hAnsi="Times New Roman" w:cs="Times New Roman"/>
            <w:sz w:val="24"/>
            <w:szCs w:val="24"/>
            <w:u w:val="none"/>
          </w:rPr>
          <w:t>www.108freelance.com</w:t>
        </w:r>
      </w:hyperlink>
      <w:r w:rsidR="00E01679">
        <w:rPr>
          <w:rFonts w:ascii="Times New Roman" w:hAnsi="Times New Roman" w:cs="Times New Roman"/>
          <w:b/>
          <w:bCs/>
          <w:sz w:val="24"/>
          <w:szCs w:val="24"/>
        </w:rPr>
        <w:t xml:space="preserve"> </w:t>
      </w:r>
      <w:r w:rsidR="00E01679" w:rsidRPr="00E01679">
        <w:rPr>
          <w:rFonts w:ascii="Times New Roman" w:hAnsi="Times New Roman" w:cs="Times New Roman"/>
          <w:sz w:val="24"/>
          <w:szCs w:val="24"/>
        </w:rPr>
        <w:t>[3]</w:t>
      </w:r>
    </w:p>
    <w:p w14:paraId="6779892C" w14:textId="77777777" w:rsidR="00640838" w:rsidRPr="00FA120D" w:rsidRDefault="00640838" w:rsidP="009A7DE1">
      <w:pPr>
        <w:rPr>
          <w:rFonts w:ascii="Times New Roman" w:hAnsi="Times New Roman" w:cs="Times New Roman"/>
          <w:b/>
          <w:bCs/>
          <w:szCs w:val="22"/>
        </w:rPr>
      </w:pPr>
    </w:p>
    <w:p w14:paraId="3C905CD0" w14:textId="77777777"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14:paraId="09456CC2" w14:textId="77777777" w:rsidR="004341BD" w:rsidRPr="00552F82" w:rsidRDefault="00552F82" w:rsidP="00552F82">
      <w:pPr>
        <w:ind w:firstLine="720"/>
        <w:rPr>
          <w:rFonts w:ascii="Times New Roman" w:hAnsi="Times New Roman" w:cs="Times New Roman"/>
          <w:sz w:val="24"/>
          <w:szCs w:val="24"/>
        </w:rPr>
      </w:pPr>
      <w:r w:rsidRPr="00552F82">
        <w:rPr>
          <w:rFonts w:ascii="Times New Roman" w:hAnsi="Times New Roman" w:cs="Times New Roman"/>
          <w:sz w:val="24"/>
          <w:szCs w:val="24"/>
        </w:rPr>
        <w:t>Online Service system that collects data througho</w:t>
      </w:r>
      <w:r w:rsidR="00B80E84">
        <w:rPr>
          <w:rFonts w:ascii="Times New Roman" w:hAnsi="Times New Roman" w:cs="Times New Roman"/>
          <w:sz w:val="24"/>
          <w:szCs w:val="24"/>
        </w:rPr>
        <w:t xml:space="preserve">ut Thailand Freelance together. That </w:t>
      </w:r>
      <w:r w:rsidR="00B80E84" w:rsidRPr="00B80E84">
        <w:rPr>
          <w:rFonts w:ascii="Times New Roman" w:hAnsi="Times New Roman" w:cs="Times New Roman"/>
          <w:sz w:val="24"/>
          <w:szCs w:val="24"/>
        </w:rPr>
        <w:t>easy to find of useful information</w:t>
      </w:r>
      <w:r w:rsidR="00B80E84">
        <w:rPr>
          <w:rFonts w:ascii="Times New Roman" w:hAnsi="Times New Roman" w:cs="Times New Roman"/>
          <w:sz w:val="24"/>
          <w:szCs w:val="24"/>
        </w:rPr>
        <w:t xml:space="preserve"> and</w:t>
      </w:r>
      <w:r w:rsidR="00B80E84" w:rsidRPr="00B80E84">
        <w:t xml:space="preserve"> </w:t>
      </w:r>
      <w:r w:rsidR="00B80E84" w:rsidRPr="00B80E84">
        <w:rPr>
          <w:rFonts w:ascii="Times New Roman" w:hAnsi="Times New Roman" w:cs="Times New Roman"/>
          <w:sz w:val="24"/>
          <w:szCs w:val="24"/>
        </w:rPr>
        <w:t xml:space="preserve">Providing for the Employers In a details of the project. </w:t>
      </w:r>
      <w:r w:rsidR="00B80E84">
        <w:rPr>
          <w:rFonts w:ascii="Times New Roman" w:hAnsi="Times New Roman" w:cs="Times New Roman"/>
          <w:sz w:val="24"/>
          <w:szCs w:val="24"/>
        </w:rPr>
        <w:t>To be easy for Freelance</w:t>
      </w:r>
      <w:r w:rsidR="00B80E84" w:rsidRPr="00B80E84">
        <w:rPr>
          <w:rFonts w:ascii="Times New Roman" w:hAnsi="Times New Roman" w:cs="Times New Roman"/>
          <w:sz w:val="24"/>
          <w:szCs w:val="24"/>
        </w:rPr>
        <w:t xml:space="preserve"> </w:t>
      </w:r>
      <w:r w:rsidR="00B80E84">
        <w:rPr>
          <w:rFonts w:ascii="Times New Roman" w:hAnsi="Times New Roman" w:cs="Times New Roman"/>
          <w:sz w:val="24"/>
          <w:szCs w:val="24"/>
        </w:rPr>
        <w:t xml:space="preserve">who interest project to </w:t>
      </w:r>
      <w:r w:rsidR="00B80E84" w:rsidRPr="00B80E84">
        <w:rPr>
          <w:rFonts w:ascii="Times New Roman" w:hAnsi="Times New Roman" w:cs="Times New Roman"/>
          <w:sz w:val="24"/>
          <w:szCs w:val="24"/>
        </w:rPr>
        <w:t xml:space="preserve">contact you directly </w:t>
      </w:r>
      <w:r w:rsidR="00E440A0">
        <w:rPr>
          <w:rFonts w:ascii="Times New Roman" w:hAnsi="Times New Roman" w:cs="Times New Roman"/>
          <w:sz w:val="24"/>
          <w:szCs w:val="24"/>
          <w:vertAlign w:val="superscript"/>
          <w:lang w:bidi="ar-SA"/>
        </w:rPr>
        <w:t>[15</w:t>
      </w:r>
      <w:r w:rsidR="00E440A0" w:rsidRPr="000E319D">
        <w:rPr>
          <w:rFonts w:ascii="Times New Roman" w:hAnsi="Times New Roman" w:cs="Times New Roman"/>
          <w:sz w:val="24"/>
          <w:szCs w:val="24"/>
          <w:vertAlign w:val="superscript"/>
          <w:lang w:bidi="ar-SA"/>
        </w:rPr>
        <w:t>]</w:t>
      </w:r>
      <w:r w:rsidRPr="00552F82">
        <w:rPr>
          <w:rFonts w:ascii="Times New Roman" w:hAnsi="Times New Roman" w:cs="Times New Roman"/>
          <w:sz w:val="24"/>
          <w:szCs w:val="24"/>
        </w:rPr>
        <w:t xml:space="preserve">. </w:t>
      </w:r>
    </w:p>
    <w:p w14:paraId="476A161C" w14:textId="77777777" w:rsidR="004341BD" w:rsidRDefault="004341BD" w:rsidP="002921CC">
      <w:pPr>
        <w:ind w:firstLine="720"/>
        <w:rPr>
          <w:rFonts w:ascii="Times New Roman" w:hAnsi="Times New Roman" w:cs="Times New Roman"/>
          <w:b/>
          <w:bCs/>
          <w:sz w:val="24"/>
          <w:szCs w:val="24"/>
        </w:rPr>
      </w:pPr>
    </w:p>
    <w:p w14:paraId="4BDEFC86" w14:textId="77777777" w:rsidR="0019312E" w:rsidRDefault="0019312E" w:rsidP="002921CC">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update news about freelance everyday</w:t>
      </w:r>
    </w:p>
    <w:p w14:paraId="448A7E0A" w14:textId="77777777" w:rsidR="00EE2138" w:rsidRPr="00EE2138" w:rsidRDefault="00EE2138" w:rsidP="00EE2138">
      <w:pPr>
        <w:ind w:left="720" w:firstLine="720"/>
        <w:rPr>
          <w:rFonts w:ascii="Times New Roman" w:hAnsi="Times New Roman"/>
          <w:sz w:val="24"/>
          <w:szCs w:val="24"/>
        </w:rPr>
      </w:pPr>
      <w:r w:rsidRPr="00EE2138">
        <w:rPr>
          <w:rFonts w:ascii="Times New Roman" w:hAnsi="Times New Roman"/>
          <w:sz w:val="24"/>
          <w:szCs w:val="24"/>
        </w:rPr>
        <w:t>-</w:t>
      </w:r>
      <w:r>
        <w:rPr>
          <w:rFonts w:ascii="Times New Roman" w:hAnsi="Times New Roman"/>
          <w:sz w:val="24"/>
          <w:szCs w:val="24"/>
        </w:rPr>
        <w:t xml:space="preserve"> </w:t>
      </w:r>
      <w:r w:rsidRPr="00EE2138">
        <w:rPr>
          <w:rFonts w:ascii="Times New Roman" w:hAnsi="Times New Roman"/>
          <w:sz w:val="24"/>
          <w:szCs w:val="24"/>
        </w:rPr>
        <w:t>have example document of resume and contract form</w:t>
      </w:r>
    </w:p>
    <w:p w14:paraId="10122BEA" w14:textId="77777777" w:rsidR="0019312E" w:rsidRPr="00AC50DC" w:rsidRDefault="0019312E" w:rsidP="0019312E">
      <w:pPr>
        <w:rPr>
          <w:rFonts w:ascii="Times New Roman" w:hAnsi="Times New Roman" w:cs="Times New Roman"/>
          <w:sz w:val="24"/>
          <w:szCs w:val="24"/>
        </w:rPr>
      </w:pPr>
      <w:r w:rsidRPr="00AC50DC">
        <w:rPr>
          <w:rFonts w:ascii="Times New Roman" w:hAnsi="Times New Roman" w:cs="Times New Roman"/>
          <w:sz w:val="24"/>
          <w:szCs w:val="24"/>
        </w:rPr>
        <w:lastRenderedPageBreak/>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14:paraId="242B612A" w14:textId="77777777" w:rsidR="00EE2138" w:rsidRDefault="00EE2138" w:rsidP="00EE2138">
      <w:pPr>
        <w:ind w:left="720" w:firstLine="720"/>
        <w:rPr>
          <w:rFonts w:ascii="Times New Roman" w:hAnsi="Times New Roman" w:cs="Times New Roman"/>
          <w:szCs w:val="22"/>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Pr>
          <w:rFonts w:ascii="Times New Roman" w:hAnsi="Times New Roman" w:cs="Times New Roman"/>
          <w:sz w:val="24"/>
          <w:szCs w:val="24"/>
        </w:rPr>
        <w:t>108freelance</w:t>
      </w:r>
      <w:r w:rsidRPr="00EE2138">
        <w:rPr>
          <w:rFonts w:ascii="Times New Roman" w:hAnsi="Times New Roman" w:cs="Times New Roman"/>
          <w:sz w:val="24"/>
          <w:szCs w:val="24"/>
        </w:rPr>
        <w:t>.com support only Thai language</w:t>
      </w:r>
    </w:p>
    <w:p w14:paraId="2F3B41BB" w14:textId="77777777" w:rsidR="0019312E" w:rsidRPr="00EE2138" w:rsidRDefault="00EE2138" w:rsidP="00EE2138">
      <w:pPr>
        <w:ind w:left="720" w:firstLine="720"/>
        <w:rPr>
          <w:rFonts w:ascii="Times New Roman" w:hAnsi="Times New Roman" w:cs="Times New Roman"/>
          <w:szCs w:val="22"/>
        </w:rPr>
      </w:pPr>
      <w:r>
        <w:rPr>
          <w:rFonts w:ascii="Times New Roman" w:hAnsi="Times New Roman" w:cs="Times New Roman"/>
          <w:szCs w:val="22"/>
        </w:rPr>
        <w:t xml:space="preserve">- </w:t>
      </w:r>
      <w:r w:rsidR="00BE17A4">
        <w:rPr>
          <w:rFonts w:ascii="Times New Roman" w:hAnsi="Times New Roman" w:cs="Times New Roman"/>
          <w:szCs w:val="22"/>
        </w:rPr>
        <w:t>Very</w:t>
      </w:r>
      <w:r>
        <w:rPr>
          <w:rFonts w:ascii="Times New Roman" w:hAnsi="Times New Roman" w:cs="Times New Roman"/>
          <w:szCs w:val="22"/>
        </w:rPr>
        <w:t xml:space="preserve"> complicate register before using.</w:t>
      </w:r>
      <w:r w:rsidR="0019312E" w:rsidRPr="00EE2138">
        <w:rPr>
          <w:rFonts w:ascii="Times New Roman" w:hAnsi="Times New Roman" w:cs="Times New Roman"/>
          <w:szCs w:val="22"/>
        </w:rPr>
        <w:br/>
      </w:r>
    </w:p>
    <w:p w14:paraId="0F5562A0" w14:textId="77777777" w:rsidR="009A7DE1" w:rsidRPr="00FA120D" w:rsidRDefault="009A7DE1" w:rsidP="009A7DE1">
      <w:pPr>
        <w:rPr>
          <w:rFonts w:ascii="Times New Roman" w:hAnsi="Times New Roman" w:cs="Times New Roman"/>
          <w:b/>
          <w:bCs/>
          <w:szCs w:val="22"/>
        </w:rPr>
      </w:pPr>
    </w:p>
    <w:p w14:paraId="59B556BC" w14:textId="77777777" w:rsidR="00AC50DC" w:rsidRDefault="00AC50DC" w:rsidP="009A7DE1">
      <w:pPr>
        <w:rPr>
          <w:rFonts w:ascii="Times New Roman" w:hAnsi="Times New Roman" w:cs="Times New Roman"/>
          <w:b/>
          <w:bCs/>
          <w:sz w:val="32"/>
          <w:szCs w:val="32"/>
        </w:rPr>
      </w:pPr>
    </w:p>
    <w:p w14:paraId="1CCD567F" w14:textId="77777777" w:rsidR="00AC50DC" w:rsidRDefault="00AC50DC" w:rsidP="009A7DE1">
      <w:pPr>
        <w:rPr>
          <w:rFonts w:ascii="Times New Roman" w:hAnsi="Times New Roman" w:cs="Times New Roman"/>
          <w:b/>
          <w:bCs/>
          <w:sz w:val="32"/>
          <w:szCs w:val="32"/>
        </w:rPr>
      </w:pPr>
    </w:p>
    <w:p w14:paraId="0C7C04B5" w14:textId="77777777" w:rsidR="00AC50DC" w:rsidRDefault="00AC50DC" w:rsidP="009A7DE1">
      <w:pPr>
        <w:rPr>
          <w:rFonts w:ascii="Times New Roman" w:hAnsi="Times New Roman" w:cs="Times New Roman"/>
          <w:b/>
          <w:bCs/>
          <w:sz w:val="32"/>
          <w:szCs w:val="32"/>
        </w:rPr>
      </w:pPr>
    </w:p>
    <w:p w14:paraId="0CCD3A92" w14:textId="77777777" w:rsidR="00C8308C" w:rsidRDefault="00C8308C" w:rsidP="009A7DE1">
      <w:pPr>
        <w:rPr>
          <w:rFonts w:ascii="Times New Roman" w:hAnsi="Times New Roman" w:cs="Times New Roman"/>
          <w:b/>
          <w:bCs/>
          <w:sz w:val="32"/>
          <w:szCs w:val="32"/>
        </w:rPr>
      </w:pPr>
    </w:p>
    <w:p w14:paraId="384CA9F6" w14:textId="77777777" w:rsidR="009332AC" w:rsidRDefault="009332AC" w:rsidP="009A7DE1">
      <w:pPr>
        <w:rPr>
          <w:rFonts w:ascii="Times New Roman" w:hAnsi="Times New Roman" w:cs="Times New Roman"/>
          <w:b/>
          <w:bCs/>
          <w:sz w:val="32"/>
          <w:szCs w:val="32"/>
        </w:rPr>
      </w:pPr>
    </w:p>
    <w:p w14:paraId="702121AC" w14:textId="77777777" w:rsidR="005A7F9A" w:rsidRPr="00523329" w:rsidRDefault="005A7F9A" w:rsidP="005A7F9A">
      <w:pPr>
        <w:rPr>
          <w:rFonts w:ascii="Times New Roman" w:hAnsi="Times New Roman" w:cs="Times New Roman"/>
          <w:b/>
          <w:bCs/>
          <w:sz w:val="24"/>
          <w:szCs w:val="24"/>
        </w:rPr>
      </w:pPr>
      <w:r w:rsidRPr="00523329">
        <w:rPr>
          <w:rFonts w:ascii="Times New Roman" w:hAnsi="Times New Roman" w:cs="Times New Roman"/>
          <w:noProof/>
          <w:sz w:val="24"/>
          <w:szCs w:val="24"/>
        </w:rPr>
        <w:drawing>
          <wp:anchor distT="0" distB="0" distL="114300" distR="114300" simplePos="0" relativeHeight="251677696" behindDoc="1" locked="0" layoutInCell="1" allowOverlap="1" wp14:anchorId="511450F0" wp14:editId="1371F689">
            <wp:simplePos x="0" y="0"/>
            <wp:positionH relativeFrom="margin">
              <wp:posOffset>-428625</wp:posOffset>
            </wp:positionH>
            <wp:positionV relativeFrom="paragraph">
              <wp:posOffset>314325</wp:posOffset>
            </wp:positionV>
            <wp:extent cx="6610350" cy="3067050"/>
            <wp:effectExtent l="0" t="0" r="0" b="0"/>
            <wp:wrapTight wrapText="bothSides">
              <wp:wrapPolygon edited="0">
                <wp:start x="0" y="0"/>
                <wp:lineTo x="0" y="21466"/>
                <wp:lineTo x="21538" y="2146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6256" r="1451" b="5714"/>
                    <a:stretch/>
                  </pic:blipFill>
                  <pic:spPr bwMode="auto">
                    <a:xfrm>
                      <a:off x="0" y="0"/>
                      <a:ext cx="66103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3329">
        <w:rPr>
          <w:rFonts w:ascii="Times New Roman" w:hAnsi="Times New Roman" w:cs="Times New Roman"/>
          <w:b/>
          <w:bCs/>
          <w:sz w:val="24"/>
          <w:szCs w:val="24"/>
          <w:lang w:val="en-GB"/>
        </w:rPr>
        <w:t>2.2.3 h</w:t>
      </w:r>
      <w:r w:rsidR="00E01679">
        <w:rPr>
          <w:rFonts w:ascii="Times New Roman" w:hAnsi="Times New Roman" w:cs="Times New Roman"/>
          <w:b/>
          <w:bCs/>
          <w:sz w:val="24"/>
          <w:szCs w:val="24"/>
          <w:lang w:val="en-GB"/>
        </w:rPr>
        <w:t>ttp://www.bamboohr.com</w:t>
      </w:r>
      <w:r w:rsidRPr="00523329">
        <w:rPr>
          <w:rFonts w:ascii="Times New Roman" w:hAnsi="Times New Roman" w:cs="Times New Roman"/>
          <w:b/>
          <w:bCs/>
          <w:sz w:val="24"/>
          <w:szCs w:val="24"/>
          <w:lang w:val="en-GB"/>
        </w:rPr>
        <w:t xml:space="preserve"> </w:t>
      </w:r>
      <w:r w:rsidR="00E01679">
        <w:rPr>
          <w:rFonts w:ascii="Times New Roman" w:hAnsi="Times New Roman" w:cs="Times New Roman"/>
          <w:sz w:val="24"/>
          <w:szCs w:val="24"/>
          <w:lang w:val="en-GB"/>
        </w:rPr>
        <w:t>[4</w:t>
      </w:r>
      <w:r w:rsidRPr="00523329">
        <w:rPr>
          <w:rFonts w:ascii="Times New Roman" w:hAnsi="Times New Roman" w:cs="Times New Roman"/>
          <w:sz w:val="24"/>
          <w:szCs w:val="24"/>
          <w:lang w:val="en-GB"/>
        </w:rPr>
        <w:t>]</w:t>
      </w:r>
    </w:p>
    <w:p w14:paraId="4215C57C" w14:textId="77777777" w:rsidR="005A7F9A" w:rsidRDefault="005A7F9A" w:rsidP="005A7F9A">
      <w:pPr>
        <w:jc w:val="center"/>
        <w:rPr>
          <w:rFonts w:ascii="Times New Roman" w:hAnsi="Times New Roman" w:cs="Times New Roman"/>
          <w:b/>
          <w:bCs/>
          <w:sz w:val="32"/>
          <w:szCs w:val="32"/>
        </w:rPr>
      </w:pPr>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p>
    <w:p w14:paraId="58460594" w14:textId="77777777" w:rsidR="005A7F9A" w:rsidRPr="00523329" w:rsidRDefault="005A7F9A" w:rsidP="005A7F9A">
      <w:pPr>
        <w:rPr>
          <w:rFonts w:ascii="Times New Roman" w:hAnsi="Times New Roman" w:cs="Times New Roman"/>
          <w:b/>
          <w:bCs/>
          <w:sz w:val="24"/>
          <w:szCs w:val="24"/>
        </w:rPr>
      </w:pP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is an online HR software service for small and medium-sized businesses. As the price/performance leader, </w:t>
      </w: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makes it easy and affordable for small and growing companies to transition from spreadsheets to a Human Resource Information System (HRIS) that adapts to their changing needs. HR professionals can focus their time on meaningful work by using </w:t>
      </w:r>
      <w:proofErr w:type="spellStart"/>
      <w:r w:rsidRPr="00523329">
        <w:rPr>
          <w:rFonts w:ascii="Times New Roman" w:hAnsi="Times New Roman" w:cs="Times New Roman"/>
          <w:color w:val="4D4D4D"/>
          <w:sz w:val="24"/>
          <w:szCs w:val="24"/>
          <w:shd w:val="clear" w:color="auto" w:fill="FFFFFF"/>
        </w:rPr>
        <w:t>BambooHR’s</w:t>
      </w:r>
      <w:proofErr w:type="spellEnd"/>
      <w:r w:rsidRPr="00523329">
        <w:rPr>
          <w:rFonts w:ascii="Times New Roman" w:hAnsi="Times New Roman" w:cs="Times New Roman"/>
          <w:color w:val="4D4D4D"/>
          <w:sz w:val="24"/>
          <w:szCs w:val="24"/>
          <w:shd w:val="clear" w:color="auto" w:fill="FFFFFF"/>
        </w:rPr>
        <w:t xml:space="preserve"> Applicant Tracking System (ATS) and HRIS to manage all aspects of the employee lifecycle.</w:t>
      </w:r>
    </w:p>
    <w:p w14:paraId="1150EF50" w14:textId="77777777"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b/>
          <w:bCs/>
          <w:sz w:val="24"/>
          <w:szCs w:val="24"/>
        </w:rPr>
        <w:t>Pros</w:t>
      </w:r>
      <w:r w:rsidRPr="00523329">
        <w:rPr>
          <w:rFonts w:ascii="Times New Roman" w:hAnsi="Times New Roman" w:cs="Times New Roman"/>
          <w:sz w:val="24"/>
          <w:szCs w:val="24"/>
        </w:rPr>
        <w:br/>
        <w:t xml:space="preserve"> </w:t>
      </w:r>
      <w:r w:rsidRPr="00523329">
        <w:rPr>
          <w:rFonts w:ascii="Times New Roman" w:hAnsi="Times New Roman" w:cs="Times New Roman"/>
          <w:sz w:val="24"/>
          <w:szCs w:val="24"/>
        </w:rPr>
        <w:tab/>
      </w:r>
      <w:r w:rsidRPr="00523329">
        <w:rPr>
          <w:rFonts w:ascii="Times New Roman" w:hAnsi="Times New Roman" w:cs="Times New Roman"/>
          <w:sz w:val="24"/>
          <w:szCs w:val="24"/>
        </w:rPr>
        <w:tab/>
        <w:t>-</w:t>
      </w:r>
      <w:proofErr w:type="spellStart"/>
      <w:r w:rsidRPr="00523329">
        <w:rPr>
          <w:rFonts w:ascii="Times New Roman" w:hAnsi="Times New Roman" w:cs="Times New Roman"/>
          <w:sz w:val="24"/>
          <w:szCs w:val="24"/>
        </w:rPr>
        <w:t>BambooHR</w:t>
      </w:r>
      <w:proofErr w:type="spellEnd"/>
      <w:r w:rsidRPr="00523329">
        <w:rPr>
          <w:rFonts w:ascii="Times New Roman" w:hAnsi="Times New Roman" w:cs="Times New Roman"/>
          <w:sz w:val="24"/>
          <w:szCs w:val="24"/>
        </w:rPr>
        <w:t xml:space="preserve"> have compare system between software personnel</w:t>
      </w:r>
    </w:p>
    <w:p w14:paraId="68F97CCB" w14:textId="77777777"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sz w:val="24"/>
          <w:szCs w:val="24"/>
        </w:rPr>
        <w:lastRenderedPageBreak/>
        <w:tab/>
        <w:t>-high Human resource system management for support enterprise</w:t>
      </w:r>
    </w:p>
    <w:p w14:paraId="46356272" w14:textId="77777777"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br/>
      </w:r>
      <w:r w:rsidRPr="00523329">
        <w:rPr>
          <w:rFonts w:ascii="Times New Roman" w:hAnsi="Times New Roman" w:cs="Times New Roman"/>
          <w:b/>
          <w:bCs/>
          <w:sz w:val="24"/>
          <w:szCs w:val="24"/>
        </w:rPr>
        <w:t xml:space="preserve"> </w:t>
      </w:r>
      <w:r w:rsidRPr="00523329">
        <w:rPr>
          <w:rFonts w:ascii="Times New Roman" w:hAnsi="Times New Roman" w:cs="Times New Roman"/>
          <w:b/>
          <w:bCs/>
          <w:sz w:val="24"/>
          <w:szCs w:val="24"/>
        </w:rPr>
        <w:tab/>
        <w:t>Cons</w:t>
      </w:r>
    </w:p>
    <w:p w14:paraId="090E7C12" w14:textId="77777777"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-didn’t have function to support freelancer</w:t>
      </w:r>
    </w:p>
    <w:p w14:paraId="0BBA6B0D" w14:textId="77777777"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-low independence define resume for freelancer</w:t>
      </w:r>
    </w:p>
    <w:p w14:paraId="09A98128" w14:textId="77777777" w:rsidR="005A7F9A" w:rsidRDefault="005A7F9A" w:rsidP="009A7DE1">
      <w:pPr>
        <w:rPr>
          <w:rFonts w:ascii="Times New Roman" w:hAnsi="Times New Roman" w:cs="Times New Roman"/>
          <w:b/>
          <w:bCs/>
          <w:sz w:val="32"/>
          <w:szCs w:val="32"/>
        </w:rPr>
      </w:pPr>
    </w:p>
    <w:p w14:paraId="46CC8E2F" w14:textId="77777777" w:rsidR="005A7F9A" w:rsidRDefault="005A7F9A">
      <w:pPr>
        <w:rPr>
          <w:rFonts w:ascii="Times New Roman" w:hAnsi="Times New Roman" w:cs="Times New Roman"/>
          <w:b/>
          <w:bCs/>
          <w:sz w:val="32"/>
          <w:szCs w:val="32"/>
        </w:rPr>
      </w:pPr>
      <w:r>
        <w:rPr>
          <w:rFonts w:ascii="Times New Roman" w:hAnsi="Times New Roman" w:cs="Times New Roman"/>
          <w:b/>
          <w:bCs/>
          <w:sz w:val="32"/>
          <w:szCs w:val="32"/>
        </w:rPr>
        <w:br w:type="page"/>
      </w:r>
    </w:p>
    <w:p w14:paraId="307772D2" w14:textId="77777777"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160B961A" wp14:editId="558A1CFD">
            <wp:simplePos x="0" y="0"/>
            <wp:positionH relativeFrom="margin">
              <wp:align>center</wp:align>
            </wp:positionH>
            <wp:positionV relativeFrom="paragraph">
              <wp:posOffset>517849</wp:posOffset>
            </wp:positionV>
            <wp:extent cx="1923415" cy="1923415"/>
            <wp:effectExtent l="0" t="0" r="0" b="635"/>
            <wp:wrapNone/>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2.3 Technology Review</w:t>
      </w:r>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t xml:space="preserve">2.3.1 </w:t>
      </w:r>
      <w:proofErr w:type="gramStart"/>
      <w:r w:rsidRPr="00FA120D">
        <w:rPr>
          <w:rFonts w:ascii="Times New Roman" w:hAnsi="Times New Roman" w:cs="Times New Roman"/>
          <w:b/>
          <w:bCs/>
          <w:szCs w:val="22"/>
        </w:rPr>
        <w:t>HTML5</w:t>
      </w:r>
      <w:ins w:id="155" w:author="CAMT" w:date="2014-03-24T10:47:00Z">
        <w:r w:rsidR="00F30FC9">
          <w:rPr>
            <w:rFonts w:ascii="Times New Roman" w:hAnsi="Times New Roman" w:cs="Times New Roman"/>
            <w:sz w:val="24"/>
            <w:szCs w:val="24"/>
            <w:vertAlign w:val="superscript"/>
            <w:lang w:bidi="ar-SA"/>
          </w:rPr>
          <w:t>[</w:t>
        </w:r>
        <w:proofErr w:type="gramEnd"/>
        <w:r w:rsidR="00F30FC9">
          <w:rPr>
            <w:rFonts w:ascii="Times New Roman" w:hAnsi="Times New Roman" w:cs="Times New Roman"/>
            <w:sz w:val="24"/>
            <w:szCs w:val="24"/>
            <w:vertAlign w:val="superscript"/>
            <w:lang w:bidi="ar-SA"/>
          </w:rPr>
          <w:t>5</w:t>
        </w:r>
        <w:r w:rsidR="00F30FC9" w:rsidRPr="00AC50DC">
          <w:rPr>
            <w:rFonts w:ascii="Times New Roman" w:hAnsi="Times New Roman" w:cs="Times New Roman"/>
            <w:sz w:val="24"/>
            <w:szCs w:val="24"/>
            <w:vertAlign w:val="superscript"/>
            <w:lang w:bidi="ar-SA"/>
          </w:rPr>
          <w:t>]</w:t>
        </w:r>
      </w:ins>
      <w:r w:rsidRPr="00FA120D">
        <w:rPr>
          <w:rFonts w:ascii="Times New Roman" w:hAnsi="Times New Roman" w:cs="Times New Roman"/>
          <w:b/>
          <w:bCs/>
          <w:color w:val="FF0000"/>
          <w:szCs w:val="22"/>
        </w:rPr>
        <w:br/>
      </w:r>
      <w:r w:rsidRPr="00FA120D">
        <w:rPr>
          <w:rFonts w:ascii="Times New Roman" w:hAnsi="Times New Roman" w:cs="Times New Roman"/>
          <w:szCs w:val="22"/>
        </w:rPr>
        <w:br/>
      </w:r>
      <w:r w:rsidRPr="00FA120D">
        <w:rPr>
          <w:rFonts w:ascii="Times New Roman" w:hAnsi="Times New Roman" w:cs="Times New Roman"/>
          <w:szCs w:val="22"/>
        </w:rPr>
        <w:br/>
      </w:r>
    </w:p>
    <w:p w14:paraId="717CC2A5" w14:textId="77777777" w:rsidR="009A7DE1" w:rsidRPr="00FA120D" w:rsidRDefault="009A7DE1" w:rsidP="009A7DE1">
      <w:pPr>
        <w:rPr>
          <w:rFonts w:ascii="Times New Roman" w:hAnsi="Times New Roman" w:cs="Times New Roman"/>
          <w:b/>
          <w:bCs/>
          <w:szCs w:val="22"/>
        </w:rPr>
      </w:pPr>
    </w:p>
    <w:p w14:paraId="5A442468" w14:textId="77777777" w:rsidR="009A7DE1" w:rsidRPr="00FA120D" w:rsidRDefault="009A7DE1" w:rsidP="009A7DE1">
      <w:pPr>
        <w:rPr>
          <w:rFonts w:ascii="Times New Roman" w:hAnsi="Times New Roman" w:cs="Times New Roman"/>
          <w:b/>
          <w:bCs/>
          <w:szCs w:val="22"/>
        </w:rPr>
      </w:pPr>
    </w:p>
    <w:p w14:paraId="03359C5A" w14:textId="77777777" w:rsidR="009A7DE1" w:rsidRPr="00FA120D" w:rsidRDefault="009A7DE1" w:rsidP="009A7DE1">
      <w:pPr>
        <w:rPr>
          <w:rFonts w:ascii="Times New Roman" w:hAnsi="Times New Roman" w:cs="Times New Roman"/>
          <w:b/>
          <w:bCs/>
          <w:szCs w:val="22"/>
        </w:rPr>
      </w:pPr>
    </w:p>
    <w:p w14:paraId="3ABBD1C2" w14:textId="77777777" w:rsidR="009A7DE1" w:rsidRPr="00FA120D" w:rsidRDefault="009A7DE1" w:rsidP="009A7DE1">
      <w:pPr>
        <w:rPr>
          <w:rFonts w:ascii="Times New Roman" w:hAnsi="Times New Roman" w:cs="Times New Roman"/>
          <w:b/>
          <w:bCs/>
          <w:szCs w:val="22"/>
        </w:rPr>
      </w:pPr>
    </w:p>
    <w:p w14:paraId="526AC7A2" w14:textId="77777777" w:rsidR="009A7DE1" w:rsidRPr="00FA120D" w:rsidRDefault="009A7DE1" w:rsidP="009A7DE1">
      <w:pPr>
        <w:rPr>
          <w:rFonts w:ascii="Times New Roman" w:hAnsi="Times New Roman" w:cs="Times New Roman"/>
          <w:b/>
          <w:bCs/>
          <w:szCs w:val="22"/>
        </w:rPr>
      </w:pPr>
    </w:p>
    <w:p w14:paraId="65797F9F" w14:textId="77777777" w:rsidR="009A7DE1" w:rsidRPr="00FA120D" w:rsidRDefault="009A7DE1" w:rsidP="009A7DE1">
      <w:pPr>
        <w:rPr>
          <w:rFonts w:ascii="Times New Roman" w:hAnsi="Times New Roman" w:cs="Times New Roman"/>
          <w:b/>
          <w:bCs/>
          <w:szCs w:val="22"/>
        </w:rPr>
      </w:pPr>
    </w:p>
    <w:p w14:paraId="0121D493"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Figure 2.3.1 </w:t>
      </w:r>
      <w:r w:rsidRPr="00FA120D">
        <w:rPr>
          <w:rFonts w:ascii="Times New Roman" w:hAnsi="Times New Roman" w:cs="Times New Roman"/>
          <w:b/>
          <w:bCs/>
          <w:szCs w:val="22"/>
        </w:rPr>
        <w:t>HTML5 logo</w:t>
      </w:r>
    </w:p>
    <w:p w14:paraId="09E4CEC4" w14:textId="77777777" w:rsidR="009A7DE1" w:rsidRDefault="009A7DE1" w:rsidP="00C2023B">
      <w:pPr>
        <w:spacing w:after="0"/>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HTML is a language for describing web pages. HTML5 is the latest standard for HTML. It is a markup language to create a webpage and present contents that can be displayed in a web browser.</w:t>
      </w:r>
      <w:r w:rsidR="00E01679">
        <w:rPr>
          <w:rFonts w:ascii="Times New Roman" w:hAnsi="Times New Roman" w:cs="Times New Roman"/>
          <w:sz w:val="24"/>
          <w:szCs w:val="24"/>
          <w:vertAlign w:val="superscript"/>
          <w:lang w:bidi="ar-SA"/>
        </w:rPr>
        <w:t xml:space="preserve"> </w:t>
      </w:r>
      <w:del w:id="156" w:author="CAMT" w:date="2014-03-24T10:47:00Z">
        <w:r w:rsidR="00E01679" w:rsidDel="00F30FC9">
          <w:rPr>
            <w:rFonts w:ascii="Times New Roman" w:hAnsi="Times New Roman" w:cs="Times New Roman"/>
            <w:sz w:val="24"/>
            <w:szCs w:val="24"/>
            <w:vertAlign w:val="superscript"/>
            <w:lang w:bidi="ar-SA"/>
          </w:rPr>
          <w:delText>[5</w:delText>
        </w:r>
        <w:r w:rsidR="0069333F" w:rsidRPr="00AC50DC" w:rsidDel="00F30FC9">
          <w:rPr>
            <w:rFonts w:ascii="Times New Roman" w:hAnsi="Times New Roman" w:cs="Times New Roman"/>
            <w:sz w:val="24"/>
            <w:szCs w:val="24"/>
            <w:vertAlign w:val="superscript"/>
            <w:lang w:bidi="ar-SA"/>
          </w:rPr>
          <w:delText>]</w:delText>
        </w:r>
      </w:del>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p>
    <w:p w14:paraId="29DCF3FF" w14:textId="77777777" w:rsidR="00C2023B" w:rsidRDefault="00C2023B" w:rsidP="00C2023B">
      <w:pPr>
        <w:spacing w:after="0"/>
        <w:rPr>
          <w:rFonts w:ascii="Times New Roman" w:hAnsi="Times New Roman" w:cs="Times New Roman"/>
          <w:sz w:val="24"/>
          <w:szCs w:val="24"/>
        </w:rPr>
      </w:pPr>
      <w:r w:rsidRPr="00C2023B">
        <w:rPr>
          <w:rFonts w:ascii="Times New Roman" w:hAnsi="Times New Roman" w:cs="Times New Roman"/>
          <w:b/>
          <w:bCs/>
          <w:sz w:val="24"/>
          <w:szCs w:val="24"/>
        </w:rPr>
        <w:tab/>
      </w:r>
      <w:r>
        <w:rPr>
          <w:rFonts w:ascii="Times New Roman" w:hAnsi="Times New Roman" w:cs="Times New Roman"/>
          <w:b/>
          <w:bCs/>
          <w:sz w:val="24"/>
          <w:szCs w:val="24"/>
        </w:rPr>
        <w:tab/>
      </w:r>
      <w:r w:rsidRPr="00C2023B">
        <w:rPr>
          <w:rFonts w:ascii="Times New Roman" w:hAnsi="Times New Roman" w:cs="Times New Roman"/>
          <w:sz w:val="24"/>
          <w:szCs w:val="24"/>
        </w:rPr>
        <w:t xml:space="preserve">- </w:t>
      </w:r>
      <w:r>
        <w:rPr>
          <w:rFonts w:ascii="Times New Roman" w:hAnsi="Times New Roman" w:cs="Times New Roman"/>
          <w:sz w:val="24"/>
          <w:szCs w:val="24"/>
        </w:rPr>
        <w:t>S</w:t>
      </w:r>
      <w:r w:rsidRPr="00C2023B">
        <w:rPr>
          <w:rFonts w:ascii="Times New Roman" w:hAnsi="Times New Roman" w:cs="Times New Roman"/>
          <w:sz w:val="24"/>
          <w:szCs w:val="24"/>
        </w:rPr>
        <w:t xml:space="preserve">upport every browser </w:t>
      </w:r>
    </w:p>
    <w:p w14:paraId="1C8944DC" w14:textId="77777777" w:rsidR="00AE4360" w:rsidRPr="00C2023B" w:rsidRDefault="00AE4360" w:rsidP="00C2023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Modern </w:t>
      </w:r>
      <w:proofErr w:type="spellStart"/>
      <w:r>
        <w:rPr>
          <w:rFonts w:ascii="Times New Roman" w:hAnsi="Times New Roman" w:cs="Times New Roman"/>
          <w:sz w:val="24"/>
          <w:szCs w:val="24"/>
        </w:rPr>
        <w:t>Hyperpertext</w:t>
      </w:r>
      <w:proofErr w:type="spellEnd"/>
      <w:r>
        <w:rPr>
          <w:rFonts w:ascii="Times New Roman" w:hAnsi="Times New Roman" w:cs="Times New Roman"/>
          <w:sz w:val="24"/>
          <w:szCs w:val="24"/>
        </w:rPr>
        <w:t xml:space="preserve"> and support CSS3</w:t>
      </w:r>
    </w:p>
    <w:p w14:paraId="59236521" w14:textId="77777777" w:rsidR="009A7DE1" w:rsidRPr="00FA120D" w:rsidRDefault="009A7DE1" w:rsidP="009A7DE1">
      <w:pPr>
        <w:rPr>
          <w:rFonts w:ascii="Times New Roman" w:hAnsi="Times New Roman" w:cs="Times New Roman"/>
          <w:szCs w:val="22"/>
        </w:rPr>
      </w:pPr>
    </w:p>
    <w:p w14:paraId="3DEB83D5" w14:textId="77777777" w:rsidR="009A7DE1" w:rsidRPr="00FA120D" w:rsidRDefault="009A7DE1" w:rsidP="009A7DE1">
      <w:pPr>
        <w:rPr>
          <w:rFonts w:ascii="Times New Roman" w:hAnsi="Times New Roman" w:cs="Times New Roman"/>
          <w:szCs w:val="22"/>
        </w:rPr>
      </w:pPr>
    </w:p>
    <w:p w14:paraId="0F2D66A3" w14:textId="77777777" w:rsidR="009A7DE1" w:rsidRPr="00FA120D" w:rsidRDefault="009A7DE1" w:rsidP="009A7DE1">
      <w:pPr>
        <w:rPr>
          <w:rFonts w:ascii="Times New Roman" w:hAnsi="Times New Roman" w:cs="Times New Roman"/>
          <w:szCs w:val="22"/>
        </w:rPr>
      </w:pPr>
    </w:p>
    <w:p w14:paraId="5BC7300A" w14:textId="77777777" w:rsidR="009A7DE1" w:rsidRPr="00FA120D" w:rsidRDefault="009A7DE1" w:rsidP="009A7DE1">
      <w:pPr>
        <w:rPr>
          <w:rFonts w:ascii="Times New Roman" w:hAnsi="Times New Roman" w:cs="Times New Roman"/>
          <w:b/>
          <w:bCs/>
          <w:szCs w:val="22"/>
        </w:rPr>
      </w:pPr>
    </w:p>
    <w:p w14:paraId="038ACBA6" w14:textId="77777777" w:rsidR="009A7DE1" w:rsidRPr="00FA120D" w:rsidRDefault="009A7DE1" w:rsidP="009A7DE1">
      <w:pPr>
        <w:rPr>
          <w:rFonts w:ascii="Times New Roman" w:hAnsi="Times New Roman" w:cs="Times New Roman"/>
          <w:b/>
          <w:bCs/>
          <w:szCs w:val="22"/>
        </w:rPr>
      </w:pPr>
    </w:p>
    <w:p w14:paraId="7EB354E0" w14:textId="77777777" w:rsidR="009A7DE1" w:rsidRPr="00FA120D" w:rsidRDefault="009A7DE1" w:rsidP="009A7DE1">
      <w:pPr>
        <w:rPr>
          <w:rFonts w:ascii="Times New Roman" w:hAnsi="Times New Roman" w:cs="Times New Roman"/>
          <w:b/>
          <w:bCs/>
          <w:szCs w:val="22"/>
        </w:rPr>
      </w:pPr>
    </w:p>
    <w:p w14:paraId="40CC10B5" w14:textId="77777777" w:rsidR="009A7DE1" w:rsidRPr="00FA120D" w:rsidRDefault="009A7DE1" w:rsidP="009A7DE1">
      <w:pPr>
        <w:rPr>
          <w:rFonts w:ascii="Times New Roman" w:hAnsi="Times New Roman" w:cs="Times New Roman"/>
          <w:b/>
          <w:bCs/>
          <w:szCs w:val="22"/>
        </w:rPr>
      </w:pPr>
    </w:p>
    <w:p w14:paraId="6FA9C8FE" w14:textId="77777777" w:rsidR="009A7DE1" w:rsidRPr="00FA120D" w:rsidRDefault="009A7DE1" w:rsidP="009A7DE1">
      <w:pPr>
        <w:rPr>
          <w:rFonts w:ascii="Times New Roman" w:hAnsi="Times New Roman" w:cs="Times New Roman"/>
          <w:b/>
          <w:bCs/>
          <w:szCs w:val="22"/>
        </w:rPr>
      </w:pPr>
    </w:p>
    <w:p w14:paraId="5F909EEC" w14:textId="77777777" w:rsidR="009A7DE1" w:rsidRPr="00FA120D" w:rsidRDefault="009A7DE1" w:rsidP="009A7DE1">
      <w:pPr>
        <w:rPr>
          <w:rFonts w:ascii="Times New Roman" w:hAnsi="Times New Roman" w:cs="Times New Roman"/>
          <w:b/>
          <w:bCs/>
          <w:szCs w:val="22"/>
        </w:rPr>
      </w:pPr>
    </w:p>
    <w:p w14:paraId="4A2DBE3E" w14:textId="77777777" w:rsidR="009A7DE1" w:rsidRPr="00FA120D" w:rsidRDefault="009A7DE1" w:rsidP="009A7DE1">
      <w:pPr>
        <w:rPr>
          <w:rFonts w:ascii="Times New Roman" w:hAnsi="Times New Roman" w:cs="Times New Roman"/>
          <w:b/>
          <w:bCs/>
          <w:szCs w:val="22"/>
        </w:rPr>
      </w:pPr>
    </w:p>
    <w:p w14:paraId="57E829B0" w14:textId="77777777" w:rsidR="009A7DE1" w:rsidRPr="00FA120D" w:rsidRDefault="009A7DE1" w:rsidP="009A7DE1">
      <w:pPr>
        <w:rPr>
          <w:rFonts w:ascii="Times New Roman" w:hAnsi="Times New Roman" w:cs="Times New Roman"/>
          <w:b/>
          <w:bCs/>
          <w:szCs w:val="22"/>
        </w:rPr>
      </w:pPr>
    </w:p>
    <w:p w14:paraId="009424A0" w14:textId="77777777" w:rsidR="009A7DE1" w:rsidRPr="00FA120D" w:rsidRDefault="009A7DE1" w:rsidP="009A7DE1">
      <w:pPr>
        <w:rPr>
          <w:rFonts w:ascii="Times New Roman" w:hAnsi="Times New Roman" w:cs="Times New Roman"/>
          <w:b/>
          <w:bCs/>
          <w:szCs w:val="22"/>
        </w:rPr>
      </w:pPr>
    </w:p>
    <w:p w14:paraId="4E4DBFE0" w14:textId="77777777" w:rsidR="0069333F" w:rsidRPr="00FA120D" w:rsidRDefault="0069333F" w:rsidP="009A7DE1">
      <w:pPr>
        <w:rPr>
          <w:rFonts w:ascii="Times New Roman" w:hAnsi="Times New Roman" w:cs="Times New Roman"/>
          <w:b/>
          <w:bCs/>
          <w:szCs w:val="22"/>
        </w:rPr>
      </w:pPr>
    </w:p>
    <w:p w14:paraId="17C6E598"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 xml:space="preserve">2.2.3 </w:t>
      </w:r>
      <w:bookmarkStart w:id="157" w:name="_Toc348955783"/>
      <w:r w:rsidRPr="00FA120D">
        <w:rPr>
          <w:rFonts w:ascii="Times New Roman" w:hAnsi="Times New Roman" w:cs="Times New Roman"/>
          <w:b/>
          <w:bCs/>
          <w:sz w:val="32"/>
          <w:szCs w:val="32"/>
        </w:rPr>
        <w:t>Cascading Style Sheets 3 (CSS3)</w:t>
      </w:r>
      <w:bookmarkEnd w:id="157"/>
      <w:ins w:id="158" w:author="CAMT" w:date="2014-03-24T10:47:00Z">
        <w:r w:rsidR="00F30FC9" w:rsidRPr="00F30FC9">
          <w:rPr>
            <w:rFonts w:ascii="Times New Roman" w:hAnsi="Times New Roman" w:cs="Times New Roman"/>
            <w:sz w:val="24"/>
            <w:szCs w:val="24"/>
            <w:vertAlign w:val="superscript"/>
            <w:lang w:bidi="ar-SA"/>
          </w:rPr>
          <w:t xml:space="preserve"> </w:t>
        </w:r>
        <w:r w:rsidR="00F30FC9">
          <w:rPr>
            <w:rFonts w:ascii="Times New Roman" w:hAnsi="Times New Roman" w:cs="Times New Roman"/>
            <w:sz w:val="24"/>
            <w:szCs w:val="24"/>
            <w:vertAlign w:val="superscript"/>
            <w:lang w:bidi="ar-SA"/>
          </w:rPr>
          <w:t>[6</w:t>
        </w:r>
        <w:r w:rsidR="00F30FC9" w:rsidRPr="00AC50DC">
          <w:rPr>
            <w:rFonts w:ascii="Times New Roman" w:hAnsi="Times New Roman" w:cs="Times New Roman"/>
            <w:sz w:val="24"/>
            <w:szCs w:val="24"/>
            <w:vertAlign w:val="superscript"/>
            <w:lang w:bidi="ar-SA"/>
          </w:rPr>
          <w:t>]</w:t>
        </w:r>
      </w:ins>
    </w:p>
    <w:p w14:paraId="4462C8C4" w14:textId="77777777"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62B6B35B" wp14:editId="160BA000">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14:paraId="1CBCEB29" w14:textId="77777777" w:rsidR="009A7DE1" w:rsidRPr="00FA120D" w:rsidRDefault="009A7DE1" w:rsidP="009A7DE1">
      <w:pPr>
        <w:rPr>
          <w:rFonts w:ascii="Times New Roman" w:hAnsi="Times New Roman" w:cs="Times New Roman"/>
          <w:b/>
          <w:bCs/>
          <w:szCs w:val="22"/>
        </w:rPr>
      </w:pPr>
    </w:p>
    <w:p w14:paraId="16964336" w14:textId="77777777" w:rsidR="009A7DE1" w:rsidRPr="00FA120D" w:rsidRDefault="009A7DE1" w:rsidP="009A7DE1">
      <w:pPr>
        <w:rPr>
          <w:rFonts w:ascii="Times New Roman" w:hAnsi="Times New Roman" w:cs="Times New Roman"/>
          <w:b/>
          <w:bCs/>
          <w:szCs w:val="22"/>
        </w:rPr>
      </w:pPr>
    </w:p>
    <w:p w14:paraId="1D9D34C1" w14:textId="77777777" w:rsidR="009A7DE1" w:rsidRPr="00FA120D" w:rsidRDefault="009A7DE1" w:rsidP="009A7DE1">
      <w:pPr>
        <w:rPr>
          <w:rFonts w:ascii="Times New Roman" w:hAnsi="Times New Roman" w:cs="Times New Roman"/>
          <w:b/>
          <w:bCs/>
          <w:szCs w:val="22"/>
        </w:rPr>
      </w:pPr>
    </w:p>
    <w:p w14:paraId="32FD8431" w14:textId="77777777" w:rsidR="009A7DE1" w:rsidRPr="00FA120D" w:rsidRDefault="009A7DE1" w:rsidP="009A7DE1">
      <w:pPr>
        <w:rPr>
          <w:rFonts w:ascii="Times New Roman" w:hAnsi="Times New Roman" w:cs="Times New Roman"/>
          <w:b/>
          <w:bCs/>
          <w:szCs w:val="22"/>
        </w:rPr>
      </w:pPr>
    </w:p>
    <w:p w14:paraId="42C5087E" w14:textId="77777777" w:rsidR="009A7DE1" w:rsidRPr="00FA120D" w:rsidRDefault="009A7DE1" w:rsidP="009A7DE1">
      <w:pPr>
        <w:rPr>
          <w:rFonts w:ascii="Times New Roman" w:hAnsi="Times New Roman" w:cs="Times New Roman"/>
          <w:b/>
          <w:bCs/>
          <w:szCs w:val="22"/>
        </w:rPr>
      </w:pPr>
    </w:p>
    <w:p w14:paraId="1BE3A88F" w14:textId="77777777" w:rsidR="009A7DE1" w:rsidRPr="00FA120D" w:rsidRDefault="009A7DE1" w:rsidP="009A7DE1">
      <w:pPr>
        <w:rPr>
          <w:rFonts w:ascii="Times New Roman" w:hAnsi="Times New Roman" w:cs="Times New Roman"/>
          <w:b/>
          <w:bCs/>
          <w:szCs w:val="22"/>
        </w:rPr>
      </w:pPr>
    </w:p>
    <w:p w14:paraId="07C6472D" w14:textId="77777777" w:rsidR="009A7DE1" w:rsidRPr="00FA120D" w:rsidRDefault="009A7DE1" w:rsidP="009A7DE1">
      <w:pPr>
        <w:rPr>
          <w:rFonts w:ascii="Times New Roman" w:hAnsi="Times New Roman" w:cs="Times New Roman"/>
          <w:b/>
          <w:bCs/>
          <w:szCs w:val="22"/>
        </w:rPr>
      </w:pPr>
    </w:p>
    <w:p w14:paraId="5CA538ED" w14:textId="77777777" w:rsidR="009A7DE1" w:rsidRPr="00FA120D" w:rsidRDefault="009A7DE1" w:rsidP="009A7DE1">
      <w:pPr>
        <w:rPr>
          <w:rFonts w:ascii="Times New Roman" w:hAnsi="Times New Roman" w:cs="Times New Roman"/>
          <w:b/>
          <w:bCs/>
          <w:szCs w:val="22"/>
        </w:rPr>
      </w:pPr>
    </w:p>
    <w:p w14:paraId="4985C30D" w14:textId="77777777" w:rsidR="009A7DE1" w:rsidRPr="00FA120D" w:rsidRDefault="009A7DE1" w:rsidP="009A7DE1">
      <w:pPr>
        <w:ind w:left="720" w:firstLine="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2.2.3 </w:t>
      </w:r>
      <w:r w:rsidRPr="00FA120D">
        <w:rPr>
          <w:rFonts w:ascii="Times New Roman" w:hAnsi="Times New Roman" w:cs="Times New Roman"/>
          <w:b/>
          <w:bCs/>
          <w:szCs w:val="22"/>
        </w:rPr>
        <w:t>CSS3 logo</w:t>
      </w:r>
    </w:p>
    <w:p w14:paraId="2B98933B" w14:textId="77777777"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p>
    <w:p w14:paraId="1754F92E" w14:textId="77777777" w:rsidR="009A7DE1" w:rsidRPr="00C2023B" w:rsidRDefault="00C2023B" w:rsidP="00C2023B">
      <w:pPr>
        <w:ind w:left="720" w:firstLine="720"/>
        <w:jc w:val="thaiDistribute"/>
        <w:rPr>
          <w:rFonts w:ascii="Times New Roman" w:hAnsi="Times New Roman" w:cs="Times New Roman"/>
          <w:b/>
          <w:bCs/>
          <w:sz w:val="24"/>
          <w:szCs w:val="24"/>
        </w:rPr>
      </w:pPr>
      <w:r w:rsidRPr="00C2023B">
        <w:rPr>
          <w:rStyle w:val="apple-converted-space"/>
          <w:rFonts w:ascii="Times New Roman" w:hAnsi="Times New Roman" w:cs="Times New Roman"/>
          <w:color w:val="000000" w:themeColor="text1"/>
          <w:sz w:val="24"/>
          <w:szCs w:val="24"/>
          <w:shd w:val="clear" w:color="auto" w:fill="FFFFFF"/>
        </w:rPr>
        <w:t> </w:t>
      </w:r>
      <w:del w:id="159" w:author="CAMT" w:date="2014-03-24T10:47:00Z">
        <w:r w:rsidR="00761F5C" w:rsidDel="00F30FC9">
          <w:rPr>
            <w:rFonts w:ascii="Times New Roman" w:hAnsi="Times New Roman" w:cs="Times New Roman"/>
            <w:sz w:val="24"/>
            <w:szCs w:val="24"/>
            <w:vertAlign w:val="superscript"/>
            <w:lang w:bidi="ar-SA"/>
          </w:rPr>
          <w:delText>[6</w:delText>
        </w:r>
        <w:r w:rsidR="00761F5C" w:rsidRPr="00AC50DC" w:rsidDel="00F30FC9">
          <w:rPr>
            <w:rFonts w:ascii="Times New Roman" w:hAnsi="Times New Roman" w:cs="Times New Roman"/>
            <w:sz w:val="24"/>
            <w:szCs w:val="24"/>
            <w:vertAlign w:val="superscript"/>
            <w:lang w:bidi="ar-SA"/>
          </w:rPr>
          <w:delText>]</w:delText>
        </w:r>
      </w:del>
      <w:r w:rsidR="00764370">
        <w:rPr>
          <w:rFonts w:ascii="Times New Roman" w:hAnsi="Times New Roman" w:cs="Times New Roman"/>
          <w:color w:val="000000" w:themeColor="text1"/>
          <w:sz w:val="24"/>
          <w:szCs w:val="24"/>
          <w:shd w:val="clear" w:color="auto" w:fill="FFFFFF"/>
        </w:rPr>
        <w:t>A</w:t>
      </w:r>
      <w:r w:rsidRPr="00C2023B">
        <w:rPr>
          <w:rStyle w:val="apple-converted-space"/>
          <w:rFonts w:ascii="Times New Roman" w:hAnsi="Times New Roman" w:cs="Times New Roman"/>
          <w:color w:val="000000" w:themeColor="text1"/>
          <w:sz w:val="24"/>
          <w:szCs w:val="24"/>
          <w:shd w:val="clear" w:color="auto" w:fill="FFFFFF"/>
        </w:rPr>
        <w:t> </w:t>
      </w:r>
      <w:hyperlink r:id="rId17" w:tooltip="Style sheet language" w:history="1">
        <w:r w:rsidRPr="00C2023B">
          <w:rPr>
            <w:rStyle w:val="Hyperlink"/>
            <w:rFonts w:ascii="Times New Roman" w:hAnsi="Times New Roman" w:cs="Times New Roman"/>
            <w:color w:val="000000" w:themeColor="text1"/>
            <w:sz w:val="24"/>
            <w:szCs w:val="24"/>
            <w:u w:val="none"/>
            <w:shd w:val="clear" w:color="auto" w:fill="FFFFFF"/>
          </w:rPr>
          <w:t>style sheet language</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used for describing the</w:t>
      </w:r>
      <w:r w:rsidRPr="00C2023B">
        <w:rPr>
          <w:rStyle w:val="apple-converted-space"/>
          <w:rFonts w:ascii="Times New Roman" w:hAnsi="Times New Roman" w:cs="Times New Roman"/>
          <w:color w:val="000000" w:themeColor="text1"/>
          <w:sz w:val="24"/>
          <w:szCs w:val="24"/>
          <w:shd w:val="clear" w:color="auto" w:fill="FFFFFF"/>
        </w:rPr>
        <w:t> </w:t>
      </w:r>
      <w:hyperlink r:id="rId18" w:tooltip="Presentation semantics" w:history="1">
        <w:r w:rsidRPr="00C2023B">
          <w:rPr>
            <w:rStyle w:val="Hyperlink"/>
            <w:rFonts w:ascii="Times New Roman" w:hAnsi="Times New Roman" w:cs="Times New Roman"/>
            <w:color w:val="000000" w:themeColor="text1"/>
            <w:sz w:val="24"/>
            <w:szCs w:val="24"/>
            <w:u w:val="none"/>
            <w:shd w:val="clear" w:color="auto" w:fill="FFFFFF"/>
          </w:rPr>
          <w:t>look and formatting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of a document written in a</w:t>
      </w:r>
      <w:r w:rsidRPr="00C2023B">
        <w:rPr>
          <w:rStyle w:val="apple-converted-space"/>
          <w:rFonts w:ascii="Times New Roman" w:hAnsi="Times New Roman" w:cs="Times New Roman"/>
          <w:color w:val="000000" w:themeColor="text1"/>
          <w:sz w:val="24"/>
          <w:szCs w:val="24"/>
          <w:shd w:val="clear" w:color="auto" w:fill="FFFFFF"/>
        </w:rPr>
        <w:t> </w:t>
      </w:r>
      <w:hyperlink r:id="rId19" w:tooltip="Markup language" w:history="1">
        <w:r w:rsidRPr="00C2023B">
          <w:rPr>
            <w:rStyle w:val="Hyperlink"/>
            <w:rFonts w:ascii="Times New Roman" w:hAnsi="Times New Roman" w:cs="Times New Roman"/>
            <w:color w:val="000000" w:themeColor="text1"/>
            <w:sz w:val="24"/>
            <w:szCs w:val="24"/>
            <w:u w:val="none"/>
            <w:shd w:val="clear" w:color="auto" w:fill="FFFFFF"/>
          </w:rPr>
          <w:t>markup language</w:t>
        </w:r>
      </w:hyperlink>
      <w:r w:rsidRPr="00C2023B">
        <w:rPr>
          <w:rFonts w:ascii="Times New Roman" w:hAnsi="Times New Roman" w:cs="Times New Roman"/>
          <w:color w:val="000000" w:themeColor="text1"/>
          <w:sz w:val="24"/>
          <w:szCs w:val="24"/>
          <w:shd w:val="clear" w:color="auto" w:fill="FFFFFF"/>
        </w:rPr>
        <w:t>. While most often used to style</w:t>
      </w:r>
      <w:r w:rsidRPr="00C2023B">
        <w:rPr>
          <w:rStyle w:val="apple-converted-space"/>
          <w:rFonts w:ascii="Times New Roman" w:hAnsi="Times New Roman" w:cs="Times New Roman"/>
          <w:color w:val="000000" w:themeColor="text1"/>
          <w:sz w:val="24"/>
          <w:szCs w:val="24"/>
          <w:shd w:val="clear" w:color="auto" w:fill="FFFFFF"/>
        </w:rPr>
        <w:t> </w:t>
      </w:r>
      <w:hyperlink r:id="rId20" w:tooltip="Web page" w:history="1">
        <w:r w:rsidRPr="00C2023B">
          <w:rPr>
            <w:rStyle w:val="Hyperlink"/>
            <w:rFonts w:ascii="Times New Roman" w:hAnsi="Times New Roman" w:cs="Times New Roman"/>
            <w:color w:val="000000" w:themeColor="text1"/>
            <w:sz w:val="24"/>
            <w:szCs w:val="24"/>
            <w:u w:val="none"/>
            <w:shd w:val="clear" w:color="auto" w:fill="FFFFFF"/>
          </w:rPr>
          <w:t>web pages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1" w:tooltip="Interface (computing)" w:history="1">
        <w:r w:rsidRPr="00C2023B">
          <w:rPr>
            <w:rStyle w:val="Hyperlink"/>
            <w:rFonts w:ascii="Times New Roman" w:hAnsi="Times New Roman" w:cs="Times New Roman"/>
            <w:color w:val="000000" w:themeColor="text1"/>
            <w:sz w:val="24"/>
            <w:szCs w:val="24"/>
            <w:u w:val="none"/>
            <w:shd w:val="clear" w:color="auto" w:fill="FFFFFF"/>
          </w:rPr>
          <w:t>interfaces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written in</w:t>
      </w:r>
      <w:r w:rsidRPr="00C2023B">
        <w:rPr>
          <w:rStyle w:val="apple-converted-space"/>
          <w:rFonts w:ascii="Times New Roman" w:hAnsi="Times New Roman" w:cs="Times New Roman"/>
          <w:color w:val="000000" w:themeColor="text1"/>
          <w:sz w:val="24"/>
          <w:szCs w:val="24"/>
          <w:shd w:val="clear" w:color="auto" w:fill="FFFFFF"/>
        </w:rPr>
        <w:t> </w:t>
      </w:r>
      <w:hyperlink r:id="rId22" w:tooltip="HTML" w:history="1">
        <w:r w:rsidRPr="00C2023B">
          <w:rPr>
            <w:rStyle w:val="Hyperlink"/>
            <w:rFonts w:ascii="Times New Roman" w:hAnsi="Times New Roman" w:cs="Times New Roman"/>
            <w:color w:val="000000" w:themeColor="text1"/>
            <w:sz w:val="24"/>
            <w:szCs w:val="24"/>
            <w:u w:val="none"/>
            <w:shd w:val="clear" w:color="auto" w:fill="FFFFFF"/>
          </w:rPr>
          <w:t>HTML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3" w:tooltip="XHTML" w:history="1">
        <w:r w:rsidRPr="00C2023B">
          <w:rPr>
            <w:rStyle w:val="Hyperlink"/>
            <w:rFonts w:ascii="Times New Roman" w:hAnsi="Times New Roman" w:cs="Times New Roman"/>
            <w:color w:val="000000" w:themeColor="text1"/>
            <w:sz w:val="24"/>
            <w:szCs w:val="24"/>
            <w:u w:val="none"/>
            <w:shd w:val="clear" w:color="auto" w:fill="FFFFFF"/>
          </w:rPr>
          <w:t>XHTML</w:t>
        </w:r>
      </w:hyperlink>
      <w:r w:rsidRPr="00C2023B">
        <w:rPr>
          <w:rFonts w:ascii="Times New Roman" w:hAnsi="Times New Roman" w:cs="Times New Roman"/>
          <w:color w:val="000000" w:themeColor="text1"/>
          <w:sz w:val="24"/>
          <w:szCs w:val="24"/>
          <w:shd w:val="clear" w:color="auto" w:fill="FFFFFF"/>
        </w:rPr>
        <w:t>, the language can be applied to any kind of</w:t>
      </w:r>
      <w:r w:rsidRPr="00C2023B">
        <w:rPr>
          <w:rStyle w:val="apple-converted-space"/>
          <w:rFonts w:ascii="Times New Roman" w:hAnsi="Times New Roman" w:cs="Times New Roman"/>
          <w:color w:val="000000" w:themeColor="text1"/>
          <w:sz w:val="24"/>
          <w:szCs w:val="24"/>
          <w:shd w:val="clear" w:color="auto" w:fill="FFFFFF"/>
        </w:rPr>
        <w:t> </w:t>
      </w:r>
      <w:hyperlink r:id="rId24" w:tooltip="XML" w:history="1">
        <w:r w:rsidRPr="00C2023B">
          <w:rPr>
            <w:rStyle w:val="Hyperlink"/>
            <w:rFonts w:ascii="Times New Roman" w:hAnsi="Times New Roman" w:cs="Times New Roman"/>
            <w:color w:val="000000" w:themeColor="text1"/>
            <w:sz w:val="24"/>
            <w:szCs w:val="24"/>
            <w:u w:val="none"/>
            <w:shd w:val="clear" w:color="auto" w:fill="FFFFFF"/>
          </w:rPr>
          <w:t>XML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document, including</w:t>
      </w:r>
      <w:r w:rsidRPr="00C2023B">
        <w:rPr>
          <w:rStyle w:val="apple-converted-space"/>
          <w:rFonts w:ascii="Times New Roman" w:hAnsi="Times New Roman" w:cs="Times New Roman"/>
          <w:color w:val="000000" w:themeColor="text1"/>
          <w:sz w:val="24"/>
          <w:szCs w:val="24"/>
          <w:shd w:val="clear" w:color="auto" w:fill="FFFFFF"/>
        </w:rPr>
        <w:t> </w:t>
      </w:r>
      <w:hyperlink r:id="rId25" w:tooltip="Plain Old XML" w:history="1">
        <w:r w:rsidRPr="00C2023B">
          <w:rPr>
            <w:rStyle w:val="Hyperlink"/>
            <w:rFonts w:ascii="Times New Roman" w:hAnsi="Times New Roman" w:cs="Times New Roman"/>
            <w:color w:val="000000" w:themeColor="text1"/>
            <w:sz w:val="24"/>
            <w:szCs w:val="24"/>
            <w:u w:val="none"/>
            <w:shd w:val="clear" w:color="auto" w:fill="FFFFFF"/>
          </w:rPr>
          <w:t>plain XML</w:t>
        </w:r>
      </w:hyperlink>
      <w:r w:rsidRPr="00C2023B">
        <w:rPr>
          <w:rFonts w:ascii="Times New Roman" w:hAnsi="Times New Roman" w:cs="Times New Roman"/>
          <w:color w:val="000000" w:themeColor="text1"/>
          <w:sz w:val="24"/>
          <w:szCs w:val="24"/>
          <w:shd w:val="clear" w:color="auto" w:fill="FFFFFF"/>
        </w:rPr>
        <w:t>,</w:t>
      </w:r>
      <w:r w:rsidRPr="00C2023B">
        <w:rPr>
          <w:rStyle w:val="apple-converted-space"/>
          <w:rFonts w:ascii="Times New Roman" w:hAnsi="Times New Roman" w:cs="Times New Roman"/>
          <w:color w:val="000000" w:themeColor="text1"/>
          <w:sz w:val="24"/>
          <w:szCs w:val="24"/>
          <w:shd w:val="clear" w:color="auto" w:fill="FFFFFF"/>
        </w:rPr>
        <w:t> </w:t>
      </w:r>
      <w:hyperlink r:id="rId26" w:tooltip="Scalable Vector Graphics" w:history="1">
        <w:r w:rsidRPr="00C2023B">
          <w:rPr>
            <w:rStyle w:val="Hyperlink"/>
            <w:rFonts w:ascii="Times New Roman" w:hAnsi="Times New Roman" w:cs="Times New Roman"/>
            <w:color w:val="000000" w:themeColor="text1"/>
            <w:sz w:val="24"/>
            <w:szCs w:val="24"/>
            <w:u w:val="none"/>
            <w:shd w:val="clear" w:color="auto" w:fill="FFFFFF"/>
          </w:rPr>
          <w:t>SVG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7" w:tooltip="XUL" w:history="1">
        <w:r w:rsidRPr="00C2023B">
          <w:rPr>
            <w:rStyle w:val="Hyperlink"/>
            <w:rFonts w:ascii="Times New Roman" w:hAnsi="Times New Roman" w:cs="Times New Roman"/>
            <w:color w:val="000000" w:themeColor="text1"/>
            <w:sz w:val="24"/>
            <w:szCs w:val="24"/>
            <w:u w:val="none"/>
            <w:shd w:val="clear" w:color="auto" w:fill="FFFFFF"/>
          </w:rPr>
          <w:t>XUL</w:t>
        </w:r>
      </w:hyperlink>
      <w:r w:rsidRPr="00C2023B">
        <w:rPr>
          <w:rFonts w:ascii="Times New Roman" w:hAnsi="Times New Roman" w:cs="Times New Roman"/>
          <w:color w:val="000000" w:themeColor="text1"/>
          <w:sz w:val="24"/>
          <w:szCs w:val="24"/>
          <w:shd w:val="clear" w:color="auto" w:fill="FFFFFF"/>
        </w:rPr>
        <w:t>. CSS is a cornerstone specification of</w:t>
      </w:r>
      <w:r w:rsidRPr="00C2023B">
        <w:rPr>
          <w:rStyle w:val="apple-converted-space"/>
          <w:rFonts w:ascii="Times New Roman" w:hAnsi="Times New Roman" w:cs="Times New Roman"/>
          <w:color w:val="000000" w:themeColor="text1"/>
          <w:sz w:val="24"/>
          <w:szCs w:val="24"/>
          <w:shd w:val="clear" w:color="auto" w:fill="FFFFFF"/>
        </w:rPr>
        <w:t> </w:t>
      </w:r>
      <w:hyperlink r:id="rId28" w:tooltip="The web" w:history="1">
        <w:r w:rsidRPr="00C2023B">
          <w:rPr>
            <w:rStyle w:val="Hyperlink"/>
            <w:rFonts w:ascii="Times New Roman" w:hAnsi="Times New Roman" w:cs="Times New Roman"/>
            <w:color w:val="000000" w:themeColor="text1"/>
            <w:sz w:val="24"/>
            <w:szCs w:val="24"/>
            <w:u w:val="none"/>
            <w:shd w:val="clear" w:color="auto" w:fill="FFFFFF"/>
          </w:rPr>
          <w:t>the web</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 almost all web pages use CSS style sheets to describe their presentation</w:t>
      </w:r>
      <w:r w:rsidRPr="00C2023B">
        <w:rPr>
          <w:rFonts w:ascii="Times New Roman" w:hAnsi="Times New Roman" w:cs="Times New Roman"/>
          <w:color w:val="000000"/>
          <w:sz w:val="24"/>
          <w:szCs w:val="24"/>
          <w:shd w:val="clear" w:color="auto" w:fill="FFFFFF"/>
        </w:rPr>
        <w:t>.</w:t>
      </w:r>
      <w:r w:rsidR="00761F5C" w:rsidRPr="00761F5C">
        <w:rPr>
          <w:rFonts w:ascii="Times New Roman" w:hAnsi="Times New Roman" w:cs="Times New Roman"/>
          <w:sz w:val="24"/>
          <w:szCs w:val="24"/>
          <w:vertAlign w:val="superscript"/>
          <w:lang w:bidi="ar-SA"/>
        </w:rPr>
        <w:t xml:space="preserve"> </w:t>
      </w:r>
      <w:r w:rsidR="009A7DE1" w:rsidRPr="00C2023B">
        <w:rPr>
          <w:rFonts w:ascii="Times New Roman" w:hAnsi="Times New Roman" w:cs="Times New Roman"/>
          <w:b/>
          <w:bCs/>
          <w:sz w:val="24"/>
          <w:szCs w:val="24"/>
        </w:rPr>
        <w:br/>
      </w:r>
    </w:p>
    <w:p w14:paraId="31E81CC6" w14:textId="77777777"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00C2023B">
        <w:rPr>
          <w:rFonts w:ascii="Times New Roman" w:hAnsi="Times New Roman" w:cs="Times New Roman"/>
          <w:b/>
          <w:bCs/>
          <w:sz w:val="24"/>
          <w:szCs w:val="24"/>
        </w:rPr>
        <w:t>-</w:t>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14:paraId="30A4A136" w14:textId="77777777" w:rsidR="009A7DE1" w:rsidRPr="00FA120D" w:rsidRDefault="009A7DE1" w:rsidP="009A7DE1">
      <w:pPr>
        <w:rPr>
          <w:rFonts w:ascii="Times New Roman" w:hAnsi="Times New Roman" w:cs="Times New Roman"/>
          <w:b/>
          <w:bCs/>
          <w:szCs w:val="22"/>
        </w:rPr>
      </w:pPr>
    </w:p>
    <w:p w14:paraId="36C960D2" w14:textId="77777777" w:rsidR="009A7DE1" w:rsidRPr="00FA120D" w:rsidRDefault="009A7DE1" w:rsidP="009A7DE1">
      <w:pPr>
        <w:rPr>
          <w:rFonts w:ascii="Times New Roman" w:hAnsi="Times New Roman" w:cs="Times New Roman"/>
          <w:b/>
          <w:bCs/>
          <w:szCs w:val="22"/>
        </w:rPr>
      </w:pPr>
    </w:p>
    <w:p w14:paraId="669427B6" w14:textId="77777777" w:rsidR="009A7DE1" w:rsidRPr="00FA120D" w:rsidRDefault="009A7DE1" w:rsidP="009A7DE1">
      <w:pPr>
        <w:rPr>
          <w:rFonts w:ascii="Times New Roman" w:hAnsi="Times New Roman" w:cs="Times New Roman"/>
          <w:b/>
          <w:bCs/>
          <w:szCs w:val="22"/>
        </w:rPr>
      </w:pPr>
    </w:p>
    <w:p w14:paraId="5CC45FA3" w14:textId="77777777" w:rsidR="009A7DE1" w:rsidRPr="00FA120D" w:rsidRDefault="009A7DE1" w:rsidP="009A7DE1">
      <w:pPr>
        <w:rPr>
          <w:rFonts w:ascii="Times New Roman" w:hAnsi="Times New Roman" w:cs="Times New Roman"/>
          <w:b/>
          <w:bCs/>
          <w:szCs w:val="22"/>
        </w:rPr>
      </w:pPr>
    </w:p>
    <w:p w14:paraId="7495C6FB" w14:textId="77777777" w:rsidR="009A7DE1" w:rsidRPr="00FA120D" w:rsidRDefault="009A7DE1" w:rsidP="009A7DE1">
      <w:pPr>
        <w:rPr>
          <w:rFonts w:ascii="Times New Roman" w:hAnsi="Times New Roman" w:cs="Times New Roman"/>
          <w:b/>
          <w:bCs/>
          <w:szCs w:val="22"/>
        </w:rPr>
      </w:pPr>
    </w:p>
    <w:p w14:paraId="30FF7210" w14:textId="77777777" w:rsidR="009A7DE1" w:rsidRPr="00FA120D" w:rsidRDefault="009A7DE1" w:rsidP="009A7DE1">
      <w:pPr>
        <w:rPr>
          <w:rFonts w:ascii="Times New Roman" w:hAnsi="Times New Roman" w:cs="Times New Roman"/>
          <w:b/>
          <w:bCs/>
          <w:szCs w:val="22"/>
        </w:rPr>
      </w:pPr>
    </w:p>
    <w:p w14:paraId="52C7926C" w14:textId="77777777" w:rsidR="009A7DE1" w:rsidRPr="00FA120D" w:rsidRDefault="009A7DE1" w:rsidP="009A7DE1">
      <w:pPr>
        <w:rPr>
          <w:rFonts w:ascii="Times New Roman" w:hAnsi="Times New Roman" w:cs="Times New Roman"/>
          <w:b/>
          <w:bCs/>
          <w:szCs w:val="22"/>
        </w:rPr>
      </w:pPr>
    </w:p>
    <w:p w14:paraId="4D49256E" w14:textId="77777777" w:rsidR="009A7DE1" w:rsidRPr="00FA120D" w:rsidRDefault="009A7DE1" w:rsidP="009A7DE1">
      <w:pPr>
        <w:rPr>
          <w:rFonts w:ascii="Times New Roman" w:hAnsi="Times New Roman" w:cs="Times New Roman"/>
          <w:b/>
          <w:bCs/>
          <w:szCs w:val="22"/>
        </w:rPr>
      </w:pPr>
    </w:p>
    <w:p w14:paraId="0A2DD1E5" w14:textId="77777777" w:rsidR="009A7DE1" w:rsidRPr="00FA120D" w:rsidRDefault="009A7DE1" w:rsidP="009A7DE1">
      <w:pPr>
        <w:rPr>
          <w:rFonts w:ascii="Times New Roman" w:hAnsi="Times New Roman" w:cs="Times New Roman"/>
          <w:b/>
          <w:bCs/>
          <w:szCs w:val="22"/>
        </w:rPr>
      </w:pPr>
    </w:p>
    <w:p w14:paraId="1AD9E502" w14:textId="77777777" w:rsidR="00C2023B" w:rsidRDefault="00C2023B" w:rsidP="009A7DE1">
      <w:pPr>
        <w:rPr>
          <w:rFonts w:ascii="Times New Roman" w:hAnsi="Times New Roman" w:cs="Times New Roman"/>
          <w:b/>
          <w:bCs/>
          <w:szCs w:val="22"/>
        </w:rPr>
      </w:pPr>
    </w:p>
    <w:p w14:paraId="343334A6"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noProof/>
          <w:sz w:val="32"/>
          <w:szCs w:val="32"/>
        </w:rPr>
        <w:lastRenderedPageBreak/>
        <w:drawing>
          <wp:anchor distT="0" distB="0" distL="114300" distR="114300" simplePos="0" relativeHeight="251666432" behindDoc="0" locked="0" layoutInCell="1" allowOverlap="1" wp14:anchorId="63716EA2" wp14:editId="11AE1E43">
            <wp:simplePos x="0" y="0"/>
            <wp:positionH relativeFrom="margin">
              <wp:posOffset>1810649</wp:posOffset>
            </wp:positionH>
            <wp:positionV relativeFrom="paragraph">
              <wp:posOffset>300307</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 xml:space="preserve">2.2.4 </w:t>
      </w:r>
      <w:proofErr w:type="gramStart"/>
      <w:r w:rsidRPr="00FA120D">
        <w:rPr>
          <w:rFonts w:ascii="Times New Roman" w:hAnsi="Times New Roman" w:cs="Times New Roman"/>
          <w:b/>
          <w:bCs/>
          <w:sz w:val="32"/>
          <w:szCs w:val="32"/>
        </w:rPr>
        <w:t>JavaScript</w:t>
      </w:r>
      <w:ins w:id="160" w:author="CAMT" w:date="2014-03-24T10:47:00Z">
        <w:r w:rsidR="00F30FC9">
          <w:rPr>
            <w:rFonts w:ascii="Times New Roman" w:hAnsi="Times New Roman" w:cs="Times New Roman"/>
            <w:sz w:val="24"/>
            <w:szCs w:val="24"/>
            <w:vertAlign w:val="superscript"/>
            <w:lang w:bidi="ar-SA"/>
          </w:rPr>
          <w:t>[</w:t>
        </w:r>
        <w:proofErr w:type="gramEnd"/>
        <w:r w:rsidR="00F30FC9">
          <w:rPr>
            <w:rFonts w:ascii="Times New Roman" w:hAnsi="Times New Roman" w:cs="Times New Roman"/>
            <w:sz w:val="24"/>
            <w:szCs w:val="24"/>
            <w:vertAlign w:val="superscript"/>
            <w:lang w:bidi="ar-SA"/>
          </w:rPr>
          <w:t>7</w:t>
        </w:r>
        <w:r w:rsidR="00F30FC9" w:rsidRPr="00AC50DC">
          <w:rPr>
            <w:rFonts w:ascii="Times New Roman" w:hAnsi="Times New Roman" w:cs="Times New Roman"/>
            <w:sz w:val="24"/>
            <w:szCs w:val="24"/>
            <w:vertAlign w:val="superscript"/>
            <w:lang w:bidi="ar-SA"/>
          </w:rPr>
          <w:t>]</w:t>
        </w:r>
      </w:ins>
      <w:r w:rsidRPr="00FA120D">
        <w:rPr>
          <w:rFonts w:ascii="Times New Roman" w:hAnsi="Times New Roman" w:cs="Times New Roman"/>
          <w:b/>
          <w:bCs/>
          <w:sz w:val="32"/>
          <w:szCs w:val="32"/>
        </w:rPr>
        <w:br/>
        <w:t xml:space="preserve">    </w:t>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p>
    <w:p w14:paraId="2B77A39D" w14:textId="77777777" w:rsidR="009A7DE1" w:rsidRPr="00FA120D" w:rsidRDefault="009A7DE1" w:rsidP="009A7DE1">
      <w:pPr>
        <w:rPr>
          <w:rFonts w:ascii="Times New Roman" w:hAnsi="Times New Roman" w:cs="Times New Roman"/>
          <w:b/>
          <w:bCs/>
          <w:szCs w:val="22"/>
        </w:rPr>
      </w:pPr>
    </w:p>
    <w:p w14:paraId="27CC99AD" w14:textId="77777777" w:rsidR="009A7DE1" w:rsidRPr="00FA120D" w:rsidRDefault="009A7DE1" w:rsidP="009A7DE1">
      <w:pPr>
        <w:rPr>
          <w:rFonts w:ascii="Times New Roman" w:hAnsi="Times New Roman" w:cs="Times New Roman"/>
          <w:b/>
          <w:bCs/>
          <w:szCs w:val="22"/>
        </w:rPr>
      </w:pPr>
    </w:p>
    <w:p w14:paraId="6F303AF1" w14:textId="77777777" w:rsidR="009A7DE1" w:rsidRPr="00FA120D" w:rsidRDefault="009A7DE1" w:rsidP="009A7DE1">
      <w:pPr>
        <w:rPr>
          <w:rFonts w:ascii="Times New Roman" w:hAnsi="Times New Roman" w:cs="Times New Roman"/>
          <w:b/>
          <w:bCs/>
          <w:szCs w:val="22"/>
        </w:rPr>
      </w:pPr>
    </w:p>
    <w:p w14:paraId="28521920"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Figure 2.2.4 </w:t>
      </w:r>
      <w:r w:rsidRPr="00FA120D">
        <w:rPr>
          <w:rFonts w:ascii="Times New Roman" w:hAnsi="Times New Roman" w:cs="Times New Roman"/>
          <w:b/>
          <w:bCs/>
          <w:szCs w:val="22"/>
        </w:rPr>
        <w:t>JS logo</w:t>
      </w:r>
    </w:p>
    <w:p w14:paraId="709AB7EA" w14:textId="77777777" w:rsidR="00AC50DC" w:rsidRDefault="00AC50DC" w:rsidP="00AC50DC">
      <w:pPr>
        <w:rPr>
          <w:rFonts w:ascii="Times New Roman" w:hAnsi="Times New Roman" w:cs="Times New Roman"/>
          <w:b/>
          <w:bCs/>
          <w:szCs w:val="22"/>
        </w:rPr>
      </w:pPr>
    </w:p>
    <w:p w14:paraId="7A8E7D4C" w14:textId="77777777"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r>
      <w:del w:id="161" w:author="CAMT" w:date="2014-03-24T10:47:00Z">
        <w:r w:rsidR="00761F5C" w:rsidDel="00F30FC9">
          <w:rPr>
            <w:rFonts w:ascii="Times New Roman" w:hAnsi="Times New Roman" w:cs="Times New Roman"/>
            <w:sz w:val="24"/>
            <w:szCs w:val="24"/>
            <w:vertAlign w:val="superscript"/>
            <w:lang w:bidi="ar-SA"/>
          </w:rPr>
          <w:delText>[7</w:delText>
        </w:r>
        <w:r w:rsidR="00552F82" w:rsidRPr="00AC50DC" w:rsidDel="00F30FC9">
          <w:rPr>
            <w:rFonts w:ascii="Times New Roman" w:hAnsi="Times New Roman" w:cs="Times New Roman"/>
            <w:sz w:val="24"/>
            <w:szCs w:val="24"/>
            <w:vertAlign w:val="superscript"/>
            <w:lang w:bidi="ar-SA"/>
          </w:rPr>
          <w:delText>]</w:delText>
        </w:r>
        <w:r w:rsidR="00552F82" w:rsidRPr="00AC50DC" w:rsidDel="00F30FC9">
          <w:rPr>
            <w:rFonts w:ascii="Times New Roman" w:hAnsi="Times New Roman" w:cs="Times New Roman"/>
            <w:sz w:val="24"/>
            <w:szCs w:val="24"/>
          </w:rPr>
          <w:delText xml:space="preserve"> </w:delText>
        </w:r>
      </w:del>
      <w:r w:rsidR="00552F82" w:rsidRPr="00AC50DC">
        <w:rPr>
          <w:rFonts w:ascii="Times New Roman" w:hAnsi="Times New Roman" w:cs="Times New Roman"/>
          <w:sz w:val="24"/>
          <w:szCs w:val="24"/>
        </w:rPr>
        <w:t>JavaScript</w:t>
      </w:r>
      <w:r w:rsidRPr="00AC50DC">
        <w:rPr>
          <w:rFonts w:ascii="Times New Roman" w:hAnsi="Times New Roman" w:cs="Times New Roman"/>
          <w:sz w:val="24"/>
          <w:szCs w:val="24"/>
        </w:rPr>
        <w:t xml:space="preserve"> is a scripting language is a lightweight programming language.</w:t>
      </w:r>
    </w:p>
    <w:p w14:paraId="4769BF06" w14:textId="77777777"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14:paraId="3ED2311B" w14:textId="77777777"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14:paraId="20B2B02D" w14:textId="77777777" w:rsidR="000535DD" w:rsidRPr="00AC50DC" w:rsidRDefault="000535DD" w:rsidP="000535DD">
      <w:pPr>
        <w:spacing w:after="0"/>
        <w:ind w:left="720" w:firstLine="720"/>
        <w:rPr>
          <w:rFonts w:ascii="Times New Roman" w:hAnsi="Times New Roman" w:cs="Times New Roman"/>
          <w:sz w:val="24"/>
          <w:szCs w:val="24"/>
        </w:rPr>
      </w:pPr>
    </w:p>
    <w:p w14:paraId="021D8040" w14:textId="77777777"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14:paraId="40CDB8D1" w14:textId="77777777" w:rsidR="006B5846"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r w:rsidR="00CA5726" w:rsidRPr="00CA5726">
        <w:rPr>
          <w:rFonts w:ascii="Times New Roman" w:hAnsi="Times New Roman" w:cs="Times New Roman"/>
          <w:szCs w:val="22"/>
        </w:rPr>
        <w:t>And support effect interact with web browser</w:t>
      </w:r>
    </w:p>
    <w:p w14:paraId="2F381228" w14:textId="77777777" w:rsidR="009A7DE1" w:rsidRPr="00FA120D" w:rsidRDefault="006B5846" w:rsidP="000535DD">
      <w:pPr>
        <w:spacing w:after="0"/>
        <w:rPr>
          <w:rFonts w:ascii="Times New Roman" w:hAnsi="Times New Roman" w:cs="Times New Roman"/>
          <w:b/>
          <w:bCs/>
          <w:szCs w:val="22"/>
        </w:rPr>
      </w:pPr>
      <w:r>
        <w:rPr>
          <w:rFonts w:ascii="Times New Roman" w:hAnsi="Times New Roman" w:cs="Times New Roman"/>
          <w:b/>
          <w:bCs/>
          <w:szCs w:val="22"/>
        </w:rPr>
        <w:tab/>
      </w:r>
      <w:r>
        <w:rPr>
          <w:rFonts w:ascii="Times New Roman" w:hAnsi="Times New Roman" w:cs="Times New Roman"/>
          <w:b/>
          <w:bCs/>
          <w:szCs w:val="22"/>
        </w:rPr>
        <w:tab/>
      </w:r>
      <w:r w:rsidRPr="006B5846">
        <w:rPr>
          <w:rFonts w:ascii="Times New Roman" w:hAnsi="Times New Roman" w:cs="Times New Roman"/>
          <w:b/>
          <w:bCs/>
          <w:szCs w:val="22"/>
        </w:rPr>
        <w:t>-</w:t>
      </w:r>
      <w:r w:rsidRPr="006B5846">
        <w:rPr>
          <w:rFonts w:ascii="Trebuchet MS" w:hAnsi="Trebuchet MS"/>
          <w:sz w:val="18"/>
          <w:szCs w:val="18"/>
          <w:shd w:val="clear" w:color="auto" w:fill="FFFFFF"/>
        </w:rPr>
        <w:t xml:space="preserve">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developers to write snippets of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which can execute on desired web pages to extend its functionality.</w:t>
      </w:r>
    </w:p>
    <w:p w14:paraId="151D460D" w14:textId="77777777" w:rsidR="009A7DE1" w:rsidRPr="00FA120D" w:rsidRDefault="009A7DE1" w:rsidP="009A7DE1">
      <w:pPr>
        <w:rPr>
          <w:rFonts w:ascii="Times New Roman" w:hAnsi="Times New Roman" w:cs="Times New Roman"/>
          <w:b/>
          <w:bCs/>
          <w:szCs w:val="22"/>
        </w:rPr>
      </w:pPr>
    </w:p>
    <w:p w14:paraId="1F151912" w14:textId="77777777" w:rsidR="009A7DE1" w:rsidRPr="00FA120D" w:rsidRDefault="009A7DE1" w:rsidP="009A7DE1">
      <w:pPr>
        <w:rPr>
          <w:rFonts w:ascii="Times New Roman" w:hAnsi="Times New Roman" w:cs="Times New Roman"/>
          <w:b/>
          <w:bCs/>
          <w:szCs w:val="22"/>
        </w:rPr>
      </w:pPr>
    </w:p>
    <w:p w14:paraId="076F91CC" w14:textId="77777777" w:rsidR="009A7DE1" w:rsidRPr="00FA120D" w:rsidRDefault="009A7DE1" w:rsidP="009A7DE1">
      <w:pPr>
        <w:rPr>
          <w:rFonts w:ascii="Times New Roman" w:hAnsi="Times New Roman" w:cs="Times New Roman"/>
          <w:b/>
          <w:bCs/>
          <w:szCs w:val="22"/>
        </w:rPr>
      </w:pPr>
    </w:p>
    <w:p w14:paraId="5E38F2CF" w14:textId="77777777" w:rsidR="009A7DE1" w:rsidRPr="00FA120D" w:rsidRDefault="009A7DE1" w:rsidP="009A7DE1">
      <w:pPr>
        <w:rPr>
          <w:rFonts w:ascii="Times New Roman" w:hAnsi="Times New Roman" w:cs="Times New Roman"/>
          <w:b/>
          <w:bCs/>
          <w:szCs w:val="22"/>
        </w:rPr>
      </w:pPr>
    </w:p>
    <w:p w14:paraId="49C7D5C7" w14:textId="77777777" w:rsidR="009A7DE1" w:rsidRPr="00FA120D" w:rsidRDefault="009A7DE1" w:rsidP="009A7DE1">
      <w:pPr>
        <w:rPr>
          <w:rFonts w:ascii="Times New Roman" w:hAnsi="Times New Roman" w:cs="Times New Roman"/>
          <w:b/>
          <w:bCs/>
          <w:szCs w:val="22"/>
        </w:rPr>
      </w:pPr>
    </w:p>
    <w:p w14:paraId="12610053" w14:textId="77777777" w:rsidR="009A7DE1" w:rsidRPr="00FA120D" w:rsidRDefault="009A7DE1" w:rsidP="009A7DE1">
      <w:pPr>
        <w:rPr>
          <w:rFonts w:ascii="Times New Roman" w:hAnsi="Times New Roman" w:cs="Times New Roman"/>
          <w:b/>
          <w:bCs/>
          <w:szCs w:val="22"/>
        </w:rPr>
      </w:pPr>
    </w:p>
    <w:p w14:paraId="2E561924" w14:textId="77777777" w:rsidR="009A7DE1" w:rsidRPr="00FA120D" w:rsidRDefault="00F30FC9" w:rsidP="009A7DE1">
      <w:pPr>
        <w:rPr>
          <w:rFonts w:ascii="Times New Roman" w:hAnsi="Times New Roman" w:cs="Times New Roman"/>
          <w:b/>
          <w:bCs/>
          <w:szCs w:val="22"/>
        </w:rPr>
      </w:pPr>
      <w:r>
        <w:rPr>
          <w:rStyle w:val="CommentReference"/>
        </w:rPr>
        <w:commentReference w:id="162"/>
      </w:r>
    </w:p>
    <w:p w14:paraId="380F3B44" w14:textId="77777777" w:rsidR="009A7DE1" w:rsidRPr="00FA120D" w:rsidRDefault="009A7DE1" w:rsidP="009A7DE1">
      <w:pPr>
        <w:rPr>
          <w:rFonts w:ascii="Times New Roman" w:hAnsi="Times New Roman" w:cs="Times New Roman"/>
          <w:b/>
          <w:bCs/>
          <w:szCs w:val="22"/>
        </w:rPr>
      </w:pPr>
    </w:p>
    <w:p w14:paraId="3B617A97" w14:textId="77777777" w:rsidR="000535DD" w:rsidRDefault="000535DD" w:rsidP="009A7DE1">
      <w:pPr>
        <w:rPr>
          <w:rFonts w:ascii="Times New Roman" w:hAnsi="Times New Roman" w:cs="Times New Roman"/>
          <w:b/>
          <w:bCs/>
          <w:szCs w:val="22"/>
        </w:rPr>
      </w:pPr>
    </w:p>
    <w:p w14:paraId="25A8D95C" w14:textId="77777777" w:rsidR="00382CEC" w:rsidRDefault="00382CEC" w:rsidP="009A7DE1">
      <w:pPr>
        <w:rPr>
          <w:rFonts w:ascii="Times New Roman" w:hAnsi="Times New Roman" w:cs="Times New Roman"/>
          <w:b/>
          <w:bCs/>
          <w:sz w:val="32"/>
          <w:szCs w:val="32"/>
        </w:rPr>
      </w:pPr>
    </w:p>
    <w:p w14:paraId="59A7647B"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2.4Development Tool Review</w:t>
      </w:r>
    </w:p>
    <w:p w14:paraId="05C69628" w14:textId="77777777" w:rsidR="009A7DE1" w:rsidRPr="003472FD" w:rsidRDefault="009A7DE1" w:rsidP="009A7DE1">
      <w:pPr>
        <w:rPr>
          <w:rFonts w:ascii="Times New Roman" w:hAnsi="Times New Roman" w:cs="Times New Roman"/>
          <w:b/>
          <w:bCs/>
          <w:sz w:val="24"/>
          <w:szCs w:val="24"/>
        </w:rPr>
      </w:pPr>
      <w:r w:rsidRPr="003472FD">
        <w:rPr>
          <w:rFonts w:ascii="Times New Roman" w:hAnsi="Times New Roman" w:cs="Times New Roman"/>
          <w:b/>
          <w:bCs/>
          <w:noProof/>
          <w:sz w:val="24"/>
          <w:szCs w:val="24"/>
        </w:rPr>
        <w:drawing>
          <wp:anchor distT="0" distB="0" distL="114300" distR="114300" simplePos="0" relativeHeight="251661312" behindDoc="0" locked="0" layoutInCell="1" allowOverlap="1" wp14:anchorId="5FCBA8E9" wp14:editId="231BD1CE">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72FD">
        <w:rPr>
          <w:rFonts w:ascii="Times New Roman" w:hAnsi="Times New Roman" w:cs="Times New Roman"/>
          <w:b/>
          <w:bCs/>
          <w:sz w:val="24"/>
          <w:szCs w:val="24"/>
        </w:rPr>
        <w:t>2.4.1 ASP.Net MVC4</w:t>
      </w:r>
    </w:p>
    <w:p w14:paraId="2E7B3D58"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14:paraId="48ED3761" w14:textId="77777777" w:rsidR="009A7DE1" w:rsidRPr="00FA120D" w:rsidRDefault="009A7DE1" w:rsidP="009A7DE1">
      <w:pPr>
        <w:rPr>
          <w:rFonts w:ascii="Times New Roman" w:hAnsi="Times New Roman" w:cs="Times New Roman"/>
          <w:szCs w:val="22"/>
        </w:rPr>
      </w:pPr>
    </w:p>
    <w:p w14:paraId="4F7258FB" w14:textId="77777777" w:rsidR="009A7DE1" w:rsidRPr="00FA120D" w:rsidRDefault="009A7DE1" w:rsidP="009A7DE1">
      <w:pPr>
        <w:rPr>
          <w:rFonts w:ascii="Times New Roman" w:hAnsi="Times New Roman" w:cs="Times New Roman"/>
          <w:szCs w:val="22"/>
        </w:rPr>
      </w:pPr>
    </w:p>
    <w:p w14:paraId="70CC7FBB" w14:textId="77777777" w:rsidR="009A7DE1" w:rsidRPr="00FA120D" w:rsidRDefault="009A7DE1" w:rsidP="009A7DE1">
      <w:pPr>
        <w:rPr>
          <w:rFonts w:ascii="Times New Roman" w:hAnsi="Times New Roman" w:cs="Times New Roman"/>
          <w:szCs w:val="22"/>
        </w:rPr>
      </w:pPr>
    </w:p>
    <w:p w14:paraId="704D0E02" w14:textId="77777777" w:rsidR="009A7DE1" w:rsidRPr="00FA120D" w:rsidRDefault="009A7DE1" w:rsidP="009A7DE1">
      <w:pPr>
        <w:rPr>
          <w:rFonts w:ascii="Times New Roman" w:hAnsi="Times New Roman" w:cs="Times New Roman"/>
          <w:szCs w:val="22"/>
        </w:rPr>
      </w:pPr>
    </w:p>
    <w:p w14:paraId="571F6447" w14:textId="77777777"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14:paraId="6A56D3E1" w14:textId="77777777"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14:paraId="200B41A5" w14:textId="77777777" w:rsidR="006B5846" w:rsidRDefault="009A7DE1" w:rsidP="00546BAB">
      <w:pPr>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546BAB" w:rsidRPr="003472FD">
        <w:rPr>
          <w:rFonts w:ascii="Times New Roman" w:hAnsi="Times New Roman" w:cs="Times New Roman"/>
          <w:sz w:val="24"/>
          <w:szCs w:val="24"/>
        </w:rPr>
        <w:t>g scalable, standards-based web</w:t>
      </w:r>
      <w:r w:rsidR="00546BAB"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applications using well-established design patterns and the power.</w:t>
      </w:r>
      <w:r w:rsidR="00761F5C" w:rsidRPr="00761F5C">
        <w:rPr>
          <w:rFonts w:ascii="Times New Roman" w:hAnsi="Times New Roman" w:cs="Times New Roman"/>
          <w:sz w:val="24"/>
          <w:szCs w:val="24"/>
          <w:vertAlign w:val="superscript"/>
          <w:lang w:bidi="ar-SA"/>
        </w:rPr>
        <w:t xml:space="preserve"> </w:t>
      </w:r>
      <w:r w:rsidR="00761F5C">
        <w:rPr>
          <w:rFonts w:ascii="Times New Roman" w:hAnsi="Times New Roman" w:cs="Times New Roman"/>
          <w:sz w:val="24"/>
          <w:szCs w:val="24"/>
          <w:vertAlign w:val="superscript"/>
          <w:lang w:bidi="ar-SA"/>
        </w:rPr>
        <w:t>[8</w:t>
      </w:r>
      <w:r w:rsidR="00761F5C" w:rsidRPr="00AC50DC">
        <w:rPr>
          <w:rFonts w:ascii="Times New Roman" w:hAnsi="Times New Roman" w:cs="Times New Roman"/>
          <w:sz w:val="24"/>
          <w:szCs w:val="24"/>
          <w:vertAlign w:val="superscript"/>
          <w:lang w:bidi="ar-SA"/>
        </w:rPr>
        <w:t>]</w:t>
      </w:r>
    </w:p>
    <w:p w14:paraId="6AE227C9" w14:textId="77777777" w:rsidR="006B5846" w:rsidRDefault="006B5846" w:rsidP="006B5846">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Alternative tool.</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-ASP</w:t>
      </w:r>
      <w:proofErr w:type="gramStart"/>
      <w:r>
        <w:rPr>
          <w:rFonts w:ascii="Times New Roman" w:hAnsi="Times New Roman" w:cs="Times New Roman"/>
          <w:sz w:val="24"/>
          <w:szCs w:val="24"/>
        </w:rPr>
        <w:t>,NET</w:t>
      </w:r>
      <w:proofErr w:type="gramEnd"/>
      <w:r>
        <w:rPr>
          <w:rFonts w:ascii="Times New Roman" w:hAnsi="Times New Roman" w:cs="Times New Roman"/>
          <w:sz w:val="24"/>
          <w:szCs w:val="24"/>
        </w:rPr>
        <w:t xml:space="preserve"> MVC other version (1.2.3.5)</w:t>
      </w:r>
      <w:r>
        <w:rPr>
          <w:rFonts w:ascii="Times New Roman" w:hAnsi="Times New Roman" w:cs="Times New Roman"/>
          <w:b/>
          <w:bCs/>
          <w:sz w:val="24"/>
          <w:szCs w:val="24"/>
        </w:rPr>
        <w:t>.</w:t>
      </w:r>
    </w:p>
    <w:p w14:paraId="011D49DA" w14:textId="77777777" w:rsidR="009A7DE1" w:rsidRPr="00BD2D93" w:rsidRDefault="009A7DE1" w:rsidP="006B5846">
      <w:pPr>
        <w:ind w:firstLine="720"/>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14:paraId="5BA6DF2D" w14:textId="77777777" w:rsidR="009A7DE1" w:rsidRPr="00FA120D" w:rsidRDefault="009A7DE1" w:rsidP="009A7DE1">
      <w:pPr>
        <w:rPr>
          <w:rFonts w:ascii="Times New Roman" w:hAnsi="Times New Roman" w:cs="Times New Roman"/>
          <w:b/>
          <w:bCs/>
          <w:szCs w:val="22"/>
        </w:rPr>
      </w:pPr>
    </w:p>
    <w:p w14:paraId="2BCC96EB" w14:textId="77777777" w:rsidR="009A7DE1" w:rsidRPr="00FA120D" w:rsidRDefault="009A7DE1" w:rsidP="009A7DE1">
      <w:pPr>
        <w:rPr>
          <w:rFonts w:ascii="Times New Roman" w:hAnsi="Times New Roman" w:cs="Times New Roman"/>
          <w:b/>
          <w:bCs/>
          <w:szCs w:val="22"/>
        </w:rPr>
      </w:pPr>
    </w:p>
    <w:p w14:paraId="62C684F1" w14:textId="77777777" w:rsidR="009A7DE1" w:rsidRPr="00FA120D" w:rsidRDefault="009A7DE1" w:rsidP="009A7DE1">
      <w:pPr>
        <w:rPr>
          <w:rFonts w:ascii="Times New Roman" w:hAnsi="Times New Roman" w:cs="Times New Roman"/>
          <w:b/>
          <w:bCs/>
          <w:szCs w:val="22"/>
        </w:rPr>
      </w:pPr>
    </w:p>
    <w:p w14:paraId="74E70E01" w14:textId="77777777" w:rsidR="009A7DE1" w:rsidRPr="00FA120D" w:rsidRDefault="009A7DE1" w:rsidP="009A7DE1">
      <w:pPr>
        <w:rPr>
          <w:rFonts w:ascii="Times New Roman" w:hAnsi="Times New Roman" w:cs="Times New Roman"/>
          <w:b/>
          <w:bCs/>
          <w:szCs w:val="22"/>
        </w:rPr>
      </w:pPr>
    </w:p>
    <w:p w14:paraId="5F113140" w14:textId="77777777" w:rsidR="009A7DE1" w:rsidRPr="00FA120D" w:rsidRDefault="009A7DE1" w:rsidP="009A7DE1">
      <w:pPr>
        <w:rPr>
          <w:rFonts w:ascii="Times New Roman" w:hAnsi="Times New Roman" w:cs="Times New Roman"/>
          <w:b/>
          <w:bCs/>
          <w:szCs w:val="22"/>
        </w:rPr>
      </w:pPr>
    </w:p>
    <w:p w14:paraId="319B4BE1" w14:textId="77777777" w:rsidR="009A7DE1" w:rsidRPr="00FA120D" w:rsidRDefault="009A7DE1" w:rsidP="009A7DE1">
      <w:pPr>
        <w:rPr>
          <w:rFonts w:ascii="Times New Roman" w:hAnsi="Times New Roman" w:cs="Times New Roman"/>
          <w:b/>
          <w:bCs/>
          <w:szCs w:val="22"/>
        </w:rPr>
      </w:pPr>
    </w:p>
    <w:p w14:paraId="2DBAB23C" w14:textId="77777777" w:rsidR="009A7DE1" w:rsidRPr="00FA120D" w:rsidRDefault="009A7DE1" w:rsidP="009A7DE1">
      <w:pPr>
        <w:rPr>
          <w:rFonts w:ascii="Times New Roman" w:hAnsi="Times New Roman" w:cs="Times New Roman"/>
          <w:b/>
          <w:bCs/>
          <w:szCs w:val="22"/>
        </w:rPr>
      </w:pPr>
    </w:p>
    <w:p w14:paraId="6E5463D0" w14:textId="77777777" w:rsidR="009A7DE1" w:rsidRPr="00FA120D" w:rsidRDefault="009A7DE1" w:rsidP="009A7DE1">
      <w:pPr>
        <w:rPr>
          <w:rFonts w:ascii="Times New Roman" w:hAnsi="Times New Roman" w:cs="Times New Roman"/>
          <w:b/>
          <w:bCs/>
          <w:szCs w:val="22"/>
        </w:rPr>
      </w:pPr>
    </w:p>
    <w:p w14:paraId="36860F5C" w14:textId="77777777" w:rsidR="009A7DE1" w:rsidRPr="00FA120D" w:rsidRDefault="009A7DE1" w:rsidP="009A7DE1">
      <w:pPr>
        <w:rPr>
          <w:rFonts w:ascii="Times New Roman" w:hAnsi="Times New Roman" w:cs="Times New Roman"/>
          <w:b/>
          <w:bCs/>
          <w:szCs w:val="22"/>
        </w:rPr>
      </w:pPr>
    </w:p>
    <w:p w14:paraId="50080C5F" w14:textId="77777777" w:rsidR="009A7DE1" w:rsidRPr="00FA120D" w:rsidRDefault="009A7DE1" w:rsidP="009A7DE1">
      <w:pPr>
        <w:rPr>
          <w:rFonts w:ascii="Times New Roman" w:hAnsi="Times New Roman" w:cs="Times New Roman"/>
          <w:b/>
          <w:bCs/>
          <w:szCs w:val="22"/>
        </w:rPr>
      </w:pPr>
    </w:p>
    <w:p w14:paraId="5FCF6B15" w14:textId="77777777" w:rsidR="009A7DE1" w:rsidRPr="00FA120D" w:rsidRDefault="009A7DE1" w:rsidP="009A7DE1">
      <w:pPr>
        <w:rPr>
          <w:rFonts w:ascii="Times New Roman" w:hAnsi="Times New Roman" w:cs="Times New Roman"/>
          <w:b/>
          <w:bCs/>
          <w:szCs w:val="22"/>
        </w:rPr>
      </w:pPr>
    </w:p>
    <w:p w14:paraId="334BE4EA" w14:textId="77777777" w:rsidR="009A7DE1" w:rsidRPr="00FA120D" w:rsidRDefault="009A7DE1" w:rsidP="009A7DE1">
      <w:pPr>
        <w:rPr>
          <w:rFonts w:ascii="Times New Roman" w:hAnsi="Times New Roman" w:cs="Times New Roman"/>
          <w:b/>
          <w:bCs/>
          <w:szCs w:val="22"/>
        </w:rPr>
      </w:pPr>
    </w:p>
    <w:p w14:paraId="0199A826" w14:textId="77777777" w:rsidR="00272540" w:rsidRDefault="00272540" w:rsidP="009A7DE1">
      <w:pPr>
        <w:rPr>
          <w:rFonts w:ascii="Times New Roman" w:hAnsi="Times New Roman" w:cs="Times New Roman"/>
          <w:b/>
          <w:bCs/>
          <w:szCs w:val="22"/>
        </w:rPr>
      </w:pPr>
    </w:p>
    <w:p w14:paraId="7ED463B0" w14:textId="77777777" w:rsidR="004F6B3E" w:rsidRDefault="004F6B3E" w:rsidP="009A7DE1">
      <w:pPr>
        <w:rPr>
          <w:rFonts w:ascii="Times New Roman" w:hAnsi="Times New Roman" w:cs="Times New Roman"/>
          <w:b/>
          <w:bCs/>
          <w:szCs w:val="22"/>
        </w:rPr>
      </w:pPr>
    </w:p>
    <w:p w14:paraId="35014562" w14:textId="77777777" w:rsidR="009A7DE1" w:rsidRPr="00FA120D" w:rsidRDefault="009A7DE1" w:rsidP="009A7DE1">
      <w:pPr>
        <w:rPr>
          <w:rFonts w:ascii="Times New Roman" w:hAnsi="Times New Roman" w:cs="Times New Roman"/>
          <w:b/>
          <w:bCs/>
          <w:szCs w:val="22"/>
        </w:rPr>
      </w:pPr>
      <w:commentRangeStart w:id="163"/>
      <w:r w:rsidRPr="00FA120D">
        <w:rPr>
          <w:rFonts w:ascii="Times New Roman" w:hAnsi="Times New Roman" w:cs="Times New Roman"/>
          <w:b/>
          <w:bCs/>
          <w:szCs w:val="22"/>
        </w:rPr>
        <w:t xml:space="preserve">2.4.2 C# </w:t>
      </w:r>
      <w:proofErr w:type="gramStart"/>
      <w:r w:rsidRPr="00FA120D">
        <w:rPr>
          <w:rFonts w:ascii="Times New Roman" w:hAnsi="Times New Roman" w:cs="Times New Roman"/>
          <w:b/>
          <w:bCs/>
          <w:szCs w:val="22"/>
        </w:rPr>
        <w:t>( Programing</w:t>
      </w:r>
      <w:proofErr w:type="gramEnd"/>
      <w:r w:rsidRPr="00FA120D">
        <w:rPr>
          <w:rFonts w:ascii="Times New Roman" w:hAnsi="Times New Roman" w:cs="Times New Roman"/>
          <w:b/>
          <w:bCs/>
          <w:szCs w:val="22"/>
        </w:rPr>
        <w:t xml:space="preserve"> language)</w:t>
      </w:r>
      <w:commentRangeEnd w:id="163"/>
      <w:r w:rsidR="00F30FC9">
        <w:rPr>
          <w:rStyle w:val="CommentReference"/>
        </w:rPr>
        <w:commentReference w:id="163"/>
      </w:r>
    </w:p>
    <w:p w14:paraId="0CCF9BF1"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2336" behindDoc="0" locked="0" layoutInCell="1" allowOverlap="1" wp14:anchorId="7D4C9988" wp14:editId="7EAB0477">
            <wp:simplePos x="0" y="0"/>
            <wp:positionH relativeFrom="margin">
              <wp:align>center</wp:align>
            </wp:positionH>
            <wp:positionV relativeFrom="paragraph">
              <wp:posOffset>120650</wp:posOffset>
            </wp:positionV>
            <wp:extent cx="1617785" cy="1983740"/>
            <wp:effectExtent l="0" t="0" r="1905" b="0"/>
            <wp:wrapNone/>
            <wp:docPr id="4" name="Picture 4" descr="C:\Users\Maxim\Desktop\pic for pp\C_Sharp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C_Sharp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7785"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E3024" w14:textId="77777777" w:rsidR="009A7DE1" w:rsidRPr="00FA120D" w:rsidRDefault="009A7DE1" w:rsidP="009A7DE1">
      <w:pPr>
        <w:rPr>
          <w:rFonts w:ascii="Times New Roman" w:hAnsi="Times New Roman" w:cs="Times New Roman"/>
          <w:b/>
          <w:bCs/>
          <w:szCs w:val="22"/>
        </w:rPr>
      </w:pPr>
    </w:p>
    <w:p w14:paraId="36A98269" w14:textId="77777777" w:rsidR="009A7DE1" w:rsidRPr="00FA120D" w:rsidRDefault="009A7DE1" w:rsidP="009A7DE1">
      <w:pPr>
        <w:rPr>
          <w:rFonts w:ascii="Times New Roman" w:hAnsi="Times New Roman" w:cs="Times New Roman"/>
          <w:b/>
          <w:bCs/>
          <w:szCs w:val="22"/>
        </w:rPr>
      </w:pPr>
    </w:p>
    <w:p w14:paraId="1FFCCBDD" w14:textId="77777777" w:rsidR="009A7DE1" w:rsidRPr="00FA120D" w:rsidRDefault="009A7DE1" w:rsidP="009A7DE1">
      <w:pPr>
        <w:rPr>
          <w:rFonts w:ascii="Times New Roman" w:hAnsi="Times New Roman" w:cs="Times New Roman"/>
          <w:b/>
          <w:bCs/>
          <w:szCs w:val="22"/>
        </w:rPr>
      </w:pPr>
    </w:p>
    <w:p w14:paraId="4025AF55" w14:textId="77777777" w:rsidR="009A7DE1" w:rsidRPr="00FA120D" w:rsidRDefault="009A7DE1" w:rsidP="009A7DE1">
      <w:pPr>
        <w:rPr>
          <w:rFonts w:ascii="Times New Roman" w:hAnsi="Times New Roman" w:cs="Times New Roman"/>
          <w:b/>
          <w:bCs/>
          <w:szCs w:val="22"/>
        </w:rPr>
      </w:pPr>
    </w:p>
    <w:p w14:paraId="00C425C0" w14:textId="77777777" w:rsidR="009A7DE1" w:rsidRPr="00FA120D" w:rsidRDefault="009A7DE1" w:rsidP="009A7DE1">
      <w:pPr>
        <w:rPr>
          <w:rFonts w:ascii="Times New Roman" w:hAnsi="Times New Roman" w:cs="Times New Roman"/>
          <w:b/>
          <w:bCs/>
          <w:szCs w:val="22"/>
        </w:rPr>
      </w:pPr>
    </w:p>
    <w:p w14:paraId="7FE8F05E" w14:textId="77777777" w:rsidR="009A7DE1" w:rsidRPr="00FA120D" w:rsidRDefault="009A7DE1" w:rsidP="009A7DE1">
      <w:pPr>
        <w:rPr>
          <w:rFonts w:ascii="Times New Roman" w:hAnsi="Times New Roman" w:cs="Times New Roman"/>
          <w:b/>
          <w:bCs/>
          <w:szCs w:val="22"/>
        </w:rPr>
      </w:pPr>
    </w:p>
    <w:p w14:paraId="265A3A24" w14:textId="77777777" w:rsidR="009A7DE1" w:rsidRPr="00FA120D" w:rsidRDefault="009A7DE1" w:rsidP="009A7DE1">
      <w:pPr>
        <w:rPr>
          <w:rFonts w:ascii="Times New Roman" w:hAnsi="Times New Roman" w:cs="Times New Roman"/>
          <w:b/>
          <w:bCs/>
          <w:szCs w:val="22"/>
          <w:lang w:val="en-GB"/>
        </w:rPr>
      </w:pPr>
    </w:p>
    <w:p w14:paraId="6E753CFC"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w:t>
      </w:r>
      <w:proofErr w:type="gramStart"/>
      <w:r w:rsidRPr="00FA120D">
        <w:rPr>
          <w:rFonts w:ascii="Times New Roman" w:hAnsi="Times New Roman" w:cs="Times New Roman"/>
          <w:b/>
          <w:bCs/>
          <w:szCs w:val="22"/>
          <w:lang w:val="en-GB"/>
        </w:rPr>
        <w:t xml:space="preserve">2.4.2 </w:t>
      </w:r>
      <w:r w:rsidRPr="00FA120D">
        <w:rPr>
          <w:rFonts w:ascii="Times New Roman" w:hAnsi="Times New Roman" w:cs="Times New Roman"/>
          <w:b/>
          <w:bCs/>
          <w:szCs w:val="22"/>
        </w:rPr>
        <w:t xml:space="preserve"> C</w:t>
      </w:r>
      <w:proofErr w:type="gramEnd"/>
      <w:r w:rsidRPr="00FA120D">
        <w:rPr>
          <w:rFonts w:ascii="Times New Roman" w:hAnsi="Times New Roman" w:cs="Times New Roman"/>
          <w:b/>
          <w:bCs/>
          <w:szCs w:val="22"/>
        </w:rPr>
        <w:t xml:space="preserve"># ( Programing language) </w:t>
      </w:r>
    </w:p>
    <w:p w14:paraId="22B17B72" w14:textId="77777777" w:rsidR="009A7DE1" w:rsidRPr="00FA120D" w:rsidRDefault="009A7DE1" w:rsidP="009A7DE1">
      <w:pPr>
        <w:rPr>
          <w:rFonts w:ascii="Times New Roman" w:hAnsi="Times New Roman" w:cs="Times New Roman"/>
          <w:b/>
          <w:bCs/>
          <w:szCs w:val="22"/>
        </w:rPr>
      </w:pPr>
    </w:p>
    <w:p w14:paraId="0DD98D79" w14:textId="77777777" w:rsidR="009A7DE1" w:rsidRDefault="003472FD" w:rsidP="009E1B5C">
      <w:pPr>
        <w:rPr>
          <w:color w:val="000000"/>
        </w:rPr>
        <w:pPrChange w:id="164" w:author="SAMSUNG" w:date="2014-03-25T10:16:00Z">
          <w:pPr>
            <w:pStyle w:val="Heading2"/>
            <w:spacing w:before="0"/>
            <w:jc w:val="both"/>
          </w:pPr>
        </w:pPrChange>
      </w:pPr>
      <w:proofErr w:type="spellStart"/>
      <w:r w:rsidRPr="009E1B5C">
        <w:rPr>
          <w:rPrChange w:id="165" w:author="SAMSUNG" w:date="2014-03-25T10:16:00Z">
            <w:rPr>
              <w:rFonts w:ascii="Times New Roman" w:hAnsi="Times New Roman" w:cs="Times New Roman"/>
              <w:b/>
              <w:bCs/>
              <w:color w:val="000000" w:themeColor="text1"/>
              <w:sz w:val="24"/>
              <w:szCs w:val="24"/>
            </w:rPr>
          </w:rPrChange>
        </w:rPr>
        <w:t>DevelopmentTool</w:t>
      </w:r>
      <w:r w:rsidR="009A7DE1" w:rsidRPr="009E1B5C">
        <w:rPr>
          <w:rPrChange w:id="166" w:author="SAMSUNG" w:date="2014-03-25T10:16:00Z">
            <w:rPr>
              <w:rFonts w:ascii="Times New Roman" w:hAnsi="Times New Roman" w:cs="Times New Roman"/>
              <w:b/>
              <w:bCs/>
              <w:color w:val="000000" w:themeColor="text1"/>
              <w:sz w:val="24"/>
              <w:szCs w:val="24"/>
            </w:rPr>
          </w:rPrChange>
        </w:rPr>
        <w:t>Description</w:t>
      </w:r>
      <w:proofErr w:type="spellEnd"/>
      <w:r w:rsidR="009A7DE1" w:rsidRPr="00272540">
        <w:br/>
        <w:t xml:space="preserve"> </w:t>
      </w:r>
      <w:r w:rsidR="009A7DE1" w:rsidRPr="00272540">
        <w:tab/>
        <w:t xml:space="preserve"> </w:t>
      </w:r>
      <w:r w:rsidR="009A7DE1" w:rsidRPr="00272540">
        <w:tab/>
      </w:r>
      <w:r w:rsidR="00FA71B3">
        <w:rPr>
          <w:vertAlign w:val="superscript"/>
          <w:lang w:bidi="ar-SA"/>
        </w:rPr>
        <w:t>[9</w:t>
      </w:r>
      <w:proofErr w:type="gramStart"/>
      <w:r w:rsidR="00FA71B3" w:rsidRPr="00AC50DC">
        <w:rPr>
          <w:vertAlign w:val="superscript"/>
          <w:lang w:bidi="ar-SA"/>
        </w:rPr>
        <w:t>]</w:t>
      </w:r>
      <w:r w:rsidR="009A7DE1" w:rsidRPr="00272540">
        <w:t>C</w:t>
      </w:r>
      <w:proofErr w:type="gramEnd"/>
      <w:r w:rsidR="009A7DE1" w:rsidRPr="00272540">
        <w:t xml:space="preserve"># is an elegant and type-safe object-oriented language that enables </w:t>
      </w:r>
      <w:r w:rsidR="001477A5">
        <w:t xml:space="preserve"> </w:t>
      </w:r>
      <w:r w:rsidR="009A7DE1" w:rsidRPr="00272540">
        <w:t>developers to build a variety of secure and robust ap</w:t>
      </w:r>
      <w:r w:rsidR="001477A5">
        <w:t xml:space="preserve">plications that run on the .NET </w:t>
      </w:r>
      <w:r w:rsidR="009A7DE1" w:rsidRPr="00272540">
        <w:t>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w:t>
      </w:r>
      <w:r w:rsidR="001477A5">
        <w:t xml:space="preserve">ased on the C# language and </w:t>
      </w:r>
      <w:proofErr w:type="spellStart"/>
      <w:r w:rsidR="001477A5">
        <w:t>the.NET</w:t>
      </w:r>
      <w:r w:rsidR="009A7DE1" w:rsidRPr="00272540">
        <w:t>Framework</w:t>
      </w:r>
      <w:proofErr w:type="spellEnd"/>
      <w:r w:rsidR="009A7DE1" w:rsidRPr="00272540">
        <w:t>.</w:t>
      </w:r>
      <w:r w:rsidR="00FA71B3" w:rsidRPr="00FA71B3">
        <w:rPr>
          <w:vertAlign w:val="superscript"/>
          <w:lang w:bidi="ar-SA"/>
        </w:rPr>
        <w:t xml:space="preserve"> </w:t>
      </w:r>
      <w:r w:rsidR="009A7DE1" w:rsidRPr="00272540">
        <w:br/>
      </w:r>
      <w:r>
        <w:rPr>
          <w:b/>
          <w:bCs/>
        </w:rPr>
        <w:br/>
        <w:t xml:space="preserve"> </w:t>
      </w:r>
      <w:r>
        <w:rPr>
          <w:b/>
          <w:bCs/>
        </w:rPr>
        <w:tab/>
      </w:r>
      <w:proofErr w:type="spellStart"/>
      <w:r>
        <w:rPr>
          <w:b/>
          <w:bCs/>
        </w:rPr>
        <w:t>Alternative</w:t>
      </w:r>
      <w:r w:rsidR="009A7DE1" w:rsidRPr="00272540">
        <w:rPr>
          <w:b/>
          <w:bCs/>
        </w:rPr>
        <w:t>tool</w:t>
      </w:r>
      <w:proofErr w:type="spellEnd"/>
      <w:r w:rsidR="009A7DE1" w:rsidRPr="00272540">
        <w:rPr>
          <w:b/>
          <w:bCs/>
        </w:rPr>
        <w:t>.</w:t>
      </w:r>
      <w:r w:rsidR="009A7DE1" w:rsidRPr="00272540">
        <w:br/>
        <w:t xml:space="preserve"> </w:t>
      </w:r>
      <w:r w:rsidR="009A7DE1" w:rsidRPr="00272540">
        <w:tab/>
        <w:t xml:space="preserve">  </w:t>
      </w:r>
      <w:r w:rsidR="009A7DE1" w:rsidRPr="00272540">
        <w:tab/>
        <w:t>-</w:t>
      </w:r>
      <w:proofErr w:type="spellStart"/>
      <w:r>
        <w:t>Visual</w:t>
      </w:r>
      <w:r w:rsidRPr="00272540">
        <w:t>Basic</w:t>
      </w:r>
      <w:proofErr w:type="spellEnd"/>
      <w:r w:rsidR="009A7DE1" w:rsidRPr="00272540">
        <w:br/>
      </w:r>
      <w:r w:rsidR="009A7DE1" w:rsidRPr="00272540">
        <w:rPr>
          <w:b/>
          <w:bCs/>
          <w:color w:val="000000"/>
        </w:rPr>
        <w:t xml:space="preserve"> </w:t>
      </w:r>
      <w:r w:rsidR="009A7DE1" w:rsidRPr="00272540">
        <w:rPr>
          <w:b/>
          <w:bCs/>
          <w:color w:val="000000"/>
        </w:rPr>
        <w:tab/>
      </w:r>
      <w:r w:rsidR="009A7DE1" w:rsidRPr="00272540">
        <w:rPr>
          <w:b/>
          <w:bCs/>
          <w:color w:val="000000"/>
        </w:rPr>
        <w:tab/>
        <w:t>-</w:t>
      </w:r>
      <w:r w:rsidR="009A7DE1" w:rsidRPr="00272540">
        <w:rPr>
          <w:color w:val="000000"/>
        </w:rPr>
        <w:t>Visual C++</w:t>
      </w:r>
    </w:p>
    <w:p w14:paraId="6E151240" w14:textId="77777777" w:rsidR="00272540" w:rsidRPr="00272540" w:rsidRDefault="00272540" w:rsidP="001477A5">
      <w:pPr>
        <w:jc w:val="thaiDistribute"/>
      </w:pPr>
    </w:p>
    <w:p w14:paraId="396A2367" w14:textId="77777777" w:rsidR="009A7DE1" w:rsidRPr="00FA120D" w:rsidRDefault="009A7DE1" w:rsidP="009A7DE1">
      <w:pPr>
        <w:rPr>
          <w:rFonts w:ascii="Times New Roman" w:hAnsi="Times New Roman" w:cs="Times New Roman"/>
          <w:b/>
          <w:bCs/>
          <w:szCs w:val="22"/>
        </w:rPr>
      </w:pPr>
      <w:r w:rsidRPr="00272540">
        <w:rPr>
          <w:rFonts w:ascii="Times New Roman" w:hAnsi="Times New Roman" w:cs="Times New Roman"/>
          <w:sz w:val="24"/>
          <w:szCs w:val="24"/>
        </w:rPr>
        <w:t xml:space="preserve"> </w:t>
      </w:r>
      <w:r w:rsidRPr="00272540">
        <w:rPr>
          <w:rFonts w:ascii="Times New Roman" w:hAnsi="Times New Roman" w:cs="Times New Roman"/>
          <w:sz w:val="24"/>
          <w:szCs w:val="24"/>
        </w:rPr>
        <w:tab/>
      </w:r>
      <w:r w:rsidRPr="00272540">
        <w:rPr>
          <w:rFonts w:ascii="Times New Roman" w:hAnsi="Times New Roman" w:cs="Times New Roman"/>
          <w:b/>
          <w:bCs/>
          <w:sz w:val="24"/>
          <w:szCs w:val="24"/>
        </w:rPr>
        <w:t>The selection of this tools.</w:t>
      </w:r>
      <w:r w:rsidRPr="00272540">
        <w:rPr>
          <w:rFonts w:ascii="Times New Roman" w:hAnsi="Times New Roman" w:cs="Times New Roman"/>
          <w:b/>
          <w:bCs/>
          <w:sz w:val="24"/>
          <w:szCs w:val="24"/>
        </w:rPr>
        <w:br/>
        <w:t xml:space="preserve"> </w:t>
      </w:r>
      <w:r w:rsidRPr="00272540">
        <w:rPr>
          <w:rFonts w:ascii="Times New Roman" w:hAnsi="Times New Roman" w:cs="Times New Roman"/>
          <w:b/>
          <w:bCs/>
          <w:sz w:val="24"/>
          <w:szCs w:val="24"/>
        </w:rPr>
        <w:tab/>
      </w:r>
      <w:r w:rsidRPr="00272540">
        <w:rPr>
          <w:rFonts w:ascii="Times New Roman" w:hAnsi="Times New Roman" w:cs="Times New Roman"/>
          <w:b/>
          <w:bCs/>
          <w:sz w:val="24"/>
          <w:szCs w:val="24"/>
        </w:rPr>
        <w:tab/>
        <w:t>-</w:t>
      </w:r>
      <w:r w:rsidRPr="00272540">
        <w:rPr>
          <w:rFonts w:ascii="Times New Roman" w:hAnsi="Times New Roman" w:cs="Times New Roman"/>
          <w:sz w:val="24"/>
          <w:szCs w:val="24"/>
        </w:rPr>
        <w:t>Tools for developing software.</w:t>
      </w:r>
      <w:r w:rsidRPr="00272540">
        <w:rPr>
          <w:rFonts w:ascii="Times New Roman" w:hAnsi="Times New Roman" w:cs="Times New Roman"/>
          <w:sz w:val="24"/>
          <w:szCs w:val="24"/>
        </w:rPr>
        <w:br/>
        <w:t xml:space="preserve">   </w:t>
      </w:r>
      <w:r w:rsidRPr="00272540">
        <w:rPr>
          <w:rFonts w:ascii="Times New Roman" w:hAnsi="Times New Roman" w:cs="Times New Roman"/>
          <w:sz w:val="24"/>
          <w:szCs w:val="24"/>
        </w:rPr>
        <w:tab/>
      </w:r>
      <w:r w:rsidRPr="00272540">
        <w:rPr>
          <w:rFonts w:ascii="Times New Roman" w:hAnsi="Times New Roman" w:cs="Times New Roman"/>
          <w:sz w:val="24"/>
          <w:szCs w:val="24"/>
        </w:rPr>
        <w:tab/>
        <w:t>-Work with asp.net mvc4.</w:t>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p>
    <w:p w14:paraId="37DCED87" w14:textId="77777777" w:rsidR="009A7DE1" w:rsidRPr="00FA120D" w:rsidRDefault="009A7DE1" w:rsidP="009A7DE1">
      <w:pPr>
        <w:rPr>
          <w:rFonts w:ascii="Times New Roman" w:hAnsi="Times New Roman" w:cs="Times New Roman"/>
          <w:b/>
          <w:bCs/>
          <w:szCs w:val="22"/>
        </w:rPr>
      </w:pPr>
    </w:p>
    <w:p w14:paraId="319115FB" w14:textId="77777777" w:rsidR="009A7DE1" w:rsidRPr="00FA120D" w:rsidRDefault="009A7DE1" w:rsidP="009A7DE1">
      <w:pPr>
        <w:rPr>
          <w:rFonts w:ascii="Times New Roman" w:hAnsi="Times New Roman" w:cs="Times New Roman"/>
          <w:b/>
          <w:bCs/>
          <w:szCs w:val="22"/>
        </w:rPr>
      </w:pPr>
    </w:p>
    <w:p w14:paraId="26051208" w14:textId="77777777" w:rsidR="009A7DE1" w:rsidRPr="00FA120D" w:rsidRDefault="009A7DE1" w:rsidP="009A7DE1">
      <w:pPr>
        <w:rPr>
          <w:rFonts w:ascii="Times New Roman" w:hAnsi="Times New Roman" w:cs="Times New Roman"/>
          <w:b/>
          <w:bCs/>
          <w:szCs w:val="22"/>
        </w:rPr>
      </w:pPr>
    </w:p>
    <w:p w14:paraId="2B917A33" w14:textId="77777777" w:rsidR="009A7DE1" w:rsidRPr="00FA120D" w:rsidRDefault="009A7DE1" w:rsidP="009A7DE1">
      <w:pPr>
        <w:rPr>
          <w:rFonts w:ascii="Times New Roman" w:hAnsi="Times New Roman" w:cs="Times New Roman"/>
          <w:b/>
          <w:bCs/>
          <w:szCs w:val="22"/>
        </w:rPr>
      </w:pPr>
    </w:p>
    <w:p w14:paraId="0709C056" w14:textId="77777777" w:rsidR="009A7DE1" w:rsidRPr="00FA120D" w:rsidRDefault="009A7DE1" w:rsidP="009A7DE1">
      <w:pPr>
        <w:rPr>
          <w:rFonts w:ascii="Times New Roman" w:hAnsi="Times New Roman" w:cs="Times New Roman"/>
          <w:b/>
          <w:bCs/>
          <w:szCs w:val="22"/>
        </w:rPr>
      </w:pPr>
    </w:p>
    <w:p w14:paraId="1C245380"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4384" behindDoc="0" locked="0" layoutInCell="1" allowOverlap="1" wp14:anchorId="01D7586C" wp14:editId="3D67DF35">
            <wp:simplePos x="0" y="0"/>
            <wp:positionH relativeFrom="margin">
              <wp:align>center</wp:align>
            </wp:positionH>
            <wp:positionV relativeFrom="paragraph">
              <wp:posOffset>258445</wp:posOffset>
            </wp:positionV>
            <wp:extent cx="2875602" cy="1846053"/>
            <wp:effectExtent l="0" t="0" r="1270" b="1905"/>
            <wp:wrapNone/>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t>2.4.3 Visual studio 2013</w:t>
      </w:r>
      <w:r w:rsidRPr="00FA120D">
        <w:rPr>
          <w:rFonts w:ascii="Times New Roman" w:hAnsi="Times New Roman" w:cs="Times New Roman"/>
          <w:b/>
          <w:bCs/>
          <w:szCs w:val="22"/>
        </w:rPr>
        <w:br/>
      </w:r>
      <w:r w:rsidRPr="00FA120D">
        <w:rPr>
          <w:rFonts w:ascii="Times New Roman" w:hAnsi="Times New Roman" w:cs="Times New Roman"/>
          <w:b/>
          <w:bCs/>
          <w:szCs w:val="22"/>
        </w:rPr>
        <w:br/>
      </w:r>
    </w:p>
    <w:p w14:paraId="38A40814" w14:textId="77777777" w:rsidR="009A7DE1" w:rsidRPr="00FA120D" w:rsidRDefault="009A7DE1" w:rsidP="009A7DE1">
      <w:pPr>
        <w:rPr>
          <w:rFonts w:ascii="Times New Roman" w:hAnsi="Times New Roman" w:cs="Times New Roman"/>
          <w:b/>
          <w:bCs/>
          <w:szCs w:val="22"/>
        </w:rPr>
      </w:pPr>
    </w:p>
    <w:p w14:paraId="07D6B20C" w14:textId="77777777" w:rsidR="009A7DE1" w:rsidRPr="00FA120D" w:rsidRDefault="009A7DE1" w:rsidP="009A7DE1">
      <w:pPr>
        <w:rPr>
          <w:rFonts w:ascii="Times New Roman" w:hAnsi="Times New Roman" w:cs="Times New Roman"/>
          <w:b/>
          <w:bCs/>
          <w:szCs w:val="22"/>
        </w:rPr>
      </w:pPr>
    </w:p>
    <w:p w14:paraId="52793479" w14:textId="77777777" w:rsidR="009A7DE1" w:rsidRPr="00FA120D" w:rsidRDefault="009A7DE1" w:rsidP="009A7DE1">
      <w:pPr>
        <w:rPr>
          <w:rFonts w:ascii="Times New Roman" w:hAnsi="Times New Roman" w:cs="Times New Roman"/>
          <w:b/>
          <w:bCs/>
          <w:szCs w:val="22"/>
        </w:rPr>
      </w:pPr>
    </w:p>
    <w:p w14:paraId="0EDEF60E" w14:textId="77777777" w:rsidR="009A7DE1" w:rsidRPr="00FA120D" w:rsidRDefault="009A7DE1" w:rsidP="009A7DE1">
      <w:pPr>
        <w:rPr>
          <w:rFonts w:ascii="Times New Roman" w:hAnsi="Times New Roman" w:cs="Times New Roman"/>
          <w:b/>
          <w:bCs/>
          <w:szCs w:val="22"/>
        </w:rPr>
      </w:pPr>
    </w:p>
    <w:p w14:paraId="1A922060" w14:textId="77777777" w:rsidR="009A7DE1" w:rsidRPr="00FA120D" w:rsidRDefault="009A7DE1" w:rsidP="009A7DE1">
      <w:pPr>
        <w:rPr>
          <w:rFonts w:ascii="Times New Roman" w:hAnsi="Times New Roman" w:cs="Times New Roman"/>
          <w:b/>
          <w:bCs/>
          <w:szCs w:val="22"/>
        </w:rPr>
      </w:pPr>
    </w:p>
    <w:p w14:paraId="72F0B992" w14:textId="77777777" w:rsidR="009A7DE1" w:rsidRPr="00FA120D" w:rsidRDefault="009A7DE1" w:rsidP="009A7DE1">
      <w:pPr>
        <w:rPr>
          <w:rFonts w:ascii="Times New Roman" w:hAnsi="Times New Roman" w:cs="Times New Roman"/>
          <w:b/>
          <w:bCs/>
          <w:szCs w:val="22"/>
        </w:rPr>
      </w:pPr>
    </w:p>
    <w:p w14:paraId="180C06CF" w14:textId="77777777"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2.4.3</w:t>
      </w:r>
      <w:r w:rsidRPr="00FA120D">
        <w:rPr>
          <w:rFonts w:ascii="Times New Roman" w:hAnsi="Times New Roman" w:cs="Times New Roman"/>
          <w:b/>
          <w:bCs/>
          <w:szCs w:val="22"/>
        </w:rPr>
        <w:t xml:space="preserve"> Visual studio 2013 logo</w:t>
      </w:r>
    </w:p>
    <w:p w14:paraId="206DF4EA" w14:textId="77777777"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w:t>
      </w:r>
      <w:r w:rsidR="001477A5">
        <w:rPr>
          <w:rFonts w:ascii="Times New Roman" w:hAnsi="Times New Roman" w:cs="Times New Roman"/>
          <w:sz w:val="24"/>
          <w:szCs w:val="24"/>
        </w:rPr>
        <w:t xml:space="preserve"> </w:t>
      </w:r>
      <w:r w:rsidR="001477A5" w:rsidRPr="00FA120D">
        <w:rPr>
          <w:rFonts w:ascii="Times New Roman" w:hAnsi="Times New Roman" w:cs="Times New Roman"/>
          <w:sz w:val="24"/>
          <w:szCs w:val="24"/>
          <w:vertAlign w:val="superscript"/>
          <w:lang w:bidi="ar-SA"/>
        </w:rPr>
        <w:t>[10]</w:t>
      </w:r>
      <w:r w:rsidRPr="00076CB2">
        <w:rPr>
          <w:rFonts w:ascii="Times New Roman" w:hAnsi="Times New Roman" w:cs="Times New Roman"/>
          <w:sz w:val="24"/>
          <w:szCs w:val="24"/>
        </w:rPr>
        <w:t xml:space="preserve">. </w:t>
      </w:r>
    </w:p>
    <w:p w14:paraId="355973F3" w14:textId="77777777"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14:paraId="43C1FAEF" w14:textId="77777777"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14:paraId="03C46B82" w14:textId="77777777"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14:paraId="215D150C" w14:textId="77777777"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14:paraId="0AFD3764" w14:textId="77777777" w:rsidR="009A7DE1" w:rsidRPr="00FA120D" w:rsidRDefault="009A7DE1" w:rsidP="009A7DE1">
      <w:pPr>
        <w:rPr>
          <w:rFonts w:ascii="Times New Roman" w:hAnsi="Times New Roman" w:cs="Times New Roman"/>
          <w:b/>
          <w:bCs/>
          <w:szCs w:val="22"/>
        </w:rPr>
      </w:pPr>
    </w:p>
    <w:p w14:paraId="2F42BC7D" w14:textId="77777777" w:rsidR="009A7DE1" w:rsidRPr="00FA120D" w:rsidRDefault="009A7DE1" w:rsidP="009A7DE1">
      <w:pPr>
        <w:rPr>
          <w:rFonts w:ascii="Times New Roman" w:hAnsi="Times New Roman" w:cs="Times New Roman"/>
          <w:b/>
          <w:bCs/>
          <w:szCs w:val="22"/>
        </w:rPr>
      </w:pPr>
    </w:p>
    <w:p w14:paraId="2E45D3FD" w14:textId="77777777" w:rsidR="009A7DE1" w:rsidRPr="00FA120D" w:rsidRDefault="009A7DE1" w:rsidP="009A7DE1">
      <w:pPr>
        <w:ind w:firstLine="720"/>
        <w:rPr>
          <w:rFonts w:ascii="Times New Roman" w:hAnsi="Times New Roman" w:cs="Times New Roman"/>
          <w:b/>
          <w:bCs/>
          <w:szCs w:val="22"/>
        </w:rPr>
      </w:pPr>
    </w:p>
    <w:p w14:paraId="47E25CD0" w14:textId="77777777" w:rsidR="009A7DE1" w:rsidRPr="00FA120D" w:rsidRDefault="009A7DE1" w:rsidP="009A7DE1">
      <w:pPr>
        <w:ind w:firstLine="720"/>
        <w:rPr>
          <w:rFonts w:ascii="Times New Roman" w:hAnsi="Times New Roman" w:cs="Times New Roman"/>
          <w:b/>
          <w:bCs/>
          <w:szCs w:val="22"/>
        </w:rPr>
      </w:pPr>
    </w:p>
    <w:p w14:paraId="520F717A" w14:textId="77777777" w:rsidR="009A7DE1" w:rsidRPr="00FA120D" w:rsidRDefault="009A7DE1" w:rsidP="009A7DE1">
      <w:pPr>
        <w:ind w:firstLine="720"/>
        <w:rPr>
          <w:rFonts w:ascii="Times New Roman" w:hAnsi="Times New Roman" w:cs="Times New Roman"/>
          <w:b/>
          <w:bCs/>
          <w:szCs w:val="22"/>
        </w:rPr>
      </w:pPr>
    </w:p>
    <w:p w14:paraId="35812DF6" w14:textId="77777777" w:rsidR="009A7DE1" w:rsidRPr="00FA120D" w:rsidRDefault="009A7DE1" w:rsidP="009A7DE1">
      <w:pPr>
        <w:ind w:firstLine="720"/>
        <w:rPr>
          <w:rFonts w:ascii="Times New Roman" w:hAnsi="Times New Roman" w:cs="Times New Roman"/>
          <w:b/>
          <w:bCs/>
          <w:szCs w:val="22"/>
        </w:rPr>
      </w:pPr>
    </w:p>
    <w:p w14:paraId="37CD0BA3" w14:textId="77777777" w:rsidR="009A7DE1" w:rsidRPr="00FA120D" w:rsidRDefault="009A7DE1" w:rsidP="009A7DE1">
      <w:pPr>
        <w:ind w:firstLine="720"/>
        <w:rPr>
          <w:rFonts w:ascii="Times New Roman" w:hAnsi="Times New Roman" w:cs="Times New Roman"/>
          <w:b/>
          <w:bCs/>
          <w:szCs w:val="22"/>
        </w:rPr>
      </w:pPr>
    </w:p>
    <w:p w14:paraId="50443AD0" w14:textId="77777777" w:rsidR="009A7DE1" w:rsidRPr="00FA120D" w:rsidRDefault="009A7DE1" w:rsidP="009A7DE1">
      <w:pPr>
        <w:ind w:firstLine="720"/>
        <w:rPr>
          <w:rFonts w:ascii="Times New Roman" w:hAnsi="Times New Roman" w:cs="Times New Roman"/>
          <w:b/>
          <w:bCs/>
          <w:szCs w:val="22"/>
        </w:rPr>
      </w:pPr>
    </w:p>
    <w:p w14:paraId="64912C28" w14:textId="77777777" w:rsidR="009A7DE1" w:rsidRPr="00FA120D" w:rsidRDefault="009A7DE1" w:rsidP="009A7DE1">
      <w:pPr>
        <w:ind w:firstLine="720"/>
        <w:rPr>
          <w:rFonts w:ascii="Times New Roman" w:hAnsi="Times New Roman" w:cs="Times New Roman"/>
          <w:b/>
          <w:bCs/>
          <w:szCs w:val="22"/>
        </w:rPr>
      </w:pPr>
    </w:p>
    <w:p w14:paraId="3057D845" w14:textId="77777777" w:rsidR="009A7DE1" w:rsidRPr="00FA120D" w:rsidRDefault="009A7DE1" w:rsidP="009A7DE1">
      <w:pPr>
        <w:ind w:firstLine="720"/>
        <w:rPr>
          <w:rFonts w:ascii="Times New Roman" w:hAnsi="Times New Roman" w:cs="Times New Roman"/>
          <w:b/>
          <w:bCs/>
          <w:szCs w:val="22"/>
        </w:rPr>
      </w:pPr>
    </w:p>
    <w:p w14:paraId="35108B76" w14:textId="77777777" w:rsidR="004F6B3E" w:rsidRDefault="004F6B3E" w:rsidP="00C8308C">
      <w:pPr>
        <w:rPr>
          <w:rFonts w:ascii="Times New Roman" w:hAnsi="Times New Roman" w:cs="Times New Roman"/>
          <w:b/>
          <w:bCs/>
          <w:szCs w:val="22"/>
        </w:rPr>
      </w:pPr>
    </w:p>
    <w:p w14:paraId="56C2F0C7" w14:textId="77777777" w:rsidR="009A7DE1" w:rsidRPr="00FA120D" w:rsidRDefault="009A7DE1" w:rsidP="00C8308C">
      <w:pPr>
        <w:rPr>
          <w:rFonts w:ascii="Times New Roman" w:hAnsi="Times New Roman" w:cs="Times New Roman"/>
          <w:b/>
          <w:bCs/>
          <w:szCs w:val="22"/>
        </w:rPr>
      </w:pPr>
      <w:r w:rsidRPr="00FA120D">
        <w:rPr>
          <w:rFonts w:ascii="Times New Roman" w:hAnsi="Times New Roman" w:cs="Times New Roman"/>
          <w:b/>
          <w:bCs/>
          <w:szCs w:val="22"/>
        </w:rPr>
        <w:t>2.4.5 Google Chrome</w:t>
      </w:r>
    </w:p>
    <w:p w14:paraId="0F9BE401" w14:textId="77777777" w:rsidR="009A7DE1" w:rsidRPr="00FA120D" w:rsidRDefault="009A7DE1" w:rsidP="009A7DE1">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54EAC208" wp14:editId="4D228C37">
            <wp:simplePos x="0" y="0"/>
            <wp:positionH relativeFrom="margin">
              <wp:align>center</wp:align>
            </wp:positionH>
            <wp:positionV relativeFrom="paragraph">
              <wp:posOffset>13431</wp:posOffset>
            </wp:positionV>
            <wp:extent cx="1852662" cy="1847850"/>
            <wp:effectExtent l="0" t="0" r="0" b="0"/>
            <wp:wrapNone/>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A871" w14:textId="77777777" w:rsidR="009A7DE1" w:rsidRPr="00FA120D" w:rsidRDefault="009A7DE1" w:rsidP="009A7DE1">
      <w:pPr>
        <w:ind w:firstLine="720"/>
        <w:rPr>
          <w:rFonts w:ascii="Times New Roman" w:hAnsi="Times New Roman" w:cs="Times New Roman"/>
          <w:b/>
          <w:bCs/>
          <w:szCs w:val="22"/>
        </w:rPr>
      </w:pPr>
    </w:p>
    <w:p w14:paraId="4AF8EC17" w14:textId="77777777" w:rsidR="009A7DE1" w:rsidRPr="00FA120D" w:rsidRDefault="009A7DE1" w:rsidP="009A7DE1">
      <w:pPr>
        <w:ind w:firstLine="720"/>
        <w:rPr>
          <w:rFonts w:ascii="Times New Roman" w:hAnsi="Times New Roman" w:cs="Times New Roman"/>
          <w:b/>
          <w:bCs/>
          <w:szCs w:val="22"/>
        </w:rPr>
      </w:pPr>
    </w:p>
    <w:p w14:paraId="4A85FD8E" w14:textId="77777777" w:rsidR="009A7DE1" w:rsidRPr="00FA120D" w:rsidRDefault="009A7DE1" w:rsidP="009A7DE1">
      <w:pPr>
        <w:ind w:firstLine="720"/>
        <w:rPr>
          <w:rFonts w:ascii="Times New Roman" w:hAnsi="Times New Roman" w:cs="Times New Roman"/>
          <w:b/>
          <w:bCs/>
          <w:szCs w:val="22"/>
        </w:rPr>
      </w:pPr>
    </w:p>
    <w:p w14:paraId="115D0A34" w14:textId="77777777" w:rsidR="009A7DE1" w:rsidRPr="00FA120D" w:rsidRDefault="009A7DE1" w:rsidP="009A7DE1">
      <w:pPr>
        <w:ind w:firstLine="720"/>
        <w:rPr>
          <w:rFonts w:ascii="Times New Roman" w:hAnsi="Times New Roman" w:cs="Times New Roman"/>
          <w:b/>
          <w:bCs/>
          <w:szCs w:val="22"/>
        </w:rPr>
      </w:pPr>
    </w:p>
    <w:p w14:paraId="395D29A9" w14:textId="77777777" w:rsidR="009A7DE1" w:rsidRPr="00FA120D" w:rsidRDefault="009A7DE1" w:rsidP="009A7DE1">
      <w:pPr>
        <w:ind w:firstLine="720"/>
        <w:rPr>
          <w:rFonts w:ascii="Times New Roman" w:hAnsi="Times New Roman" w:cs="Times New Roman"/>
          <w:b/>
          <w:bCs/>
          <w:szCs w:val="22"/>
        </w:rPr>
      </w:pPr>
    </w:p>
    <w:p w14:paraId="4613F7C9" w14:textId="77777777" w:rsidR="009A7DE1" w:rsidRPr="00FA120D" w:rsidRDefault="009A7DE1" w:rsidP="009A7DE1">
      <w:pPr>
        <w:ind w:firstLine="720"/>
        <w:rPr>
          <w:rFonts w:ascii="Times New Roman" w:hAnsi="Times New Roman" w:cs="Times New Roman"/>
          <w:b/>
          <w:bCs/>
          <w:szCs w:val="22"/>
        </w:rPr>
      </w:pPr>
    </w:p>
    <w:p w14:paraId="0715A720" w14:textId="77777777" w:rsidR="009A7DE1" w:rsidRPr="00FA120D" w:rsidRDefault="009A7DE1" w:rsidP="009A7DE1">
      <w:pPr>
        <w:rPr>
          <w:rFonts w:ascii="Times New Roman" w:hAnsi="Times New Roman" w:cs="Times New Roman"/>
          <w:b/>
          <w:bCs/>
          <w:szCs w:val="22"/>
        </w:rPr>
      </w:pPr>
      <w:bookmarkStart w:id="167"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2.4.5</w:t>
      </w:r>
      <w:r w:rsidRPr="00FA120D">
        <w:rPr>
          <w:rFonts w:ascii="Times New Roman" w:hAnsi="Times New Roman" w:cs="Times New Roman"/>
          <w:b/>
          <w:bCs/>
          <w:szCs w:val="22"/>
        </w:rPr>
        <w:t xml:space="preserve"> Google Chrome logo</w:t>
      </w:r>
    </w:p>
    <w:p w14:paraId="64B92694" w14:textId="77777777" w:rsidR="009A7DE1" w:rsidRDefault="009A7DE1" w:rsidP="00B540C2">
      <w:pPr>
        <w:spacing w:after="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168" w:name="_Toc348955797"/>
      <w:bookmarkEnd w:id="167"/>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r w:rsidR="001477A5" w:rsidRPr="001477A5">
        <w:rPr>
          <w:rFonts w:ascii="Times New Roman" w:hAnsi="Times New Roman" w:cs="Times New Roman"/>
          <w:sz w:val="24"/>
          <w:szCs w:val="24"/>
          <w:vertAlign w:val="superscript"/>
          <w:lang w:bidi="ar-SA"/>
        </w:rPr>
        <w:t xml:space="preserve"> </w:t>
      </w:r>
      <w:r w:rsidR="001477A5">
        <w:rPr>
          <w:rFonts w:ascii="Times New Roman" w:hAnsi="Times New Roman" w:cs="Times New Roman"/>
          <w:sz w:val="24"/>
          <w:szCs w:val="24"/>
          <w:vertAlign w:val="superscript"/>
          <w:lang w:bidi="ar-SA"/>
        </w:rPr>
        <w:t>[11</w:t>
      </w:r>
      <w:r w:rsidR="001477A5" w:rsidRPr="00FA120D">
        <w:rPr>
          <w:rFonts w:ascii="Times New Roman" w:hAnsi="Times New Roman" w:cs="Times New Roman"/>
          <w:sz w:val="24"/>
          <w:szCs w:val="24"/>
          <w:vertAlign w:val="superscript"/>
          <w:lang w:bidi="ar-SA"/>
        </w:rPr>
        <w:t>]</w:t>
      </w:r>
    </w:p>
    <w:p w14:paraId="2E09DF32" w14:textId="77777777" w:rsidR="00B540C2" w:rsidRPr="00B540C2" w:rsidRDefault="00B540C2" w:rsidP="00B540C2">
      <w:pPr>
        <w:spacing w:after="0"/>
        <w:rPr>
          <w:rFonts w:ascii="Times New Roman" w:hAnsi="Times New Roman" w:cs="Times New Roman"/>
          <w:b/>
          <w:bCs/>
          <w:sz w:val="24"/>
          <w:szCs w:val="24"/>
        </w:rPr>
      </w:pPr>
    </w:p>
    <w:p w14:paraId="4BC45C6D" w14:textId="77777777" w:rsidR="009A7DE1" w:rsidRPr="00B540C2" w:rsidRDefault="009A7DE1" w:rsidP="00B540C2">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Alternative Tool</w:t>
      </w:r>
      <w:bookmarkEnd w:id="168"/>
    </w:p>
    <w:p w14:paraId="471AA494" w14:textId="77777777" w:rsidR="009A7DE1" w:rsidRDefault="009A7DE1" w:rsidP="00B540C2">
      <w:pPr>
        <w:spacing w:after="0"/>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t>-Mozilla Firefox.</w:t>
      </w:r>
    </w:p>
    <w:p w14:paraId="64289994" w14:textId="77777777" w:rsidR="00CA5726" w:rsidRDefault="00CA5726" w:rsidP="00CA5726">
      <w:pPr>
        <w:spacing w:after="0"/>
        <w:ind w:left="720" w:firstLine="720"/>
        <w:rPr>
          <w:rFonts w:ascii="Times New Roman" w:hAnsi="Times New Roman" w:cs="Times New Roman"/>
          <w:sz w:val="24"/>
          <w:szCs w:val="24"/>
        </w:rPr>
      </w:pPr>
      <w:r>
        <w:rPr>
          <w:rFonts w:ascii="Times New Roman" w:hAnsi="Times New Roman" w:cs="Times New Roman"/>
          <w:sz w:val="24"/>
          <w:szCs w:val="24"/>
        </w:rPr>
        <w:t>-IE (Internet Explorer)</w:t>
      </w:r>
    </w:p>
    <w:p w14:paraId="0498BE7A" w14:textId="77777777" w:rsidR="00B540C2" w:rsidRPr="00B540C2" w:rsidRDefault="00B540C2" w:rsidP="00B540C2">
      <w:pPr>
        <w:spacing w:after="0"/>
        <w:ind w:left="720"/>
        <w:rPr>
          <w:rFonts w:ascii="Times New Roman" w:hAnsi="Times New Roman" w:cs="Times New Roman"/>
          <w:sz w:val="24"/>
          <w:szCs w:val="24"/>
        </w:rPr>
      </w:pPr>
    </w:p>
    <w:p w14:paraId="72CFFD86" w14:textId="77777777" w:rsidR="009A7DE1" w:rsidRPr="00B540C2" w:rsidRDefault="009A7DE1" w:rsidP="00B540C2">
      <w:pPr>
        <w:spacing w:after="0"/>
        <w:ind w:firstLine="720"/>
        <w:rPr>
          <w:rFonts w:ascii="Times New Roman" w:hAnsi="Times New Roman" w:cs="Times New Roman"/>
          <w:b/>
          <w:bCs/>
          <w:sz w:val="24"/>
          <w:szCs w:val="24"/>
        </w:rPr>
      </w:pPr>
      <w:bookmarkStart w:id="169" w:name="_Toc348955798"/>
      <w:r w:rsidRPr="00B540C2">
        <w:rPr>
          <w:rFonts w:ascii="Times New Roman" w:hAnsi="Times New Roman" w:cs="Times New Roman"/>
          <w:b/>
          <w:bCs/>
          <w:sz w:val="24"/>
          <w:szCs w:val="24"/>
        </w:rPr>
        <w:t>The selection of this tool</w:t>
      </w:r>
      <w:bookmarkEnd w:id="169"/>
      <w:r w:rsidRPr="00B540C2">
        <w:rPr>
          <w:rFonts w:ascii="Times New Roman" w:hAnsi="Times New Roman" w:cs="Times New Roman"/>
          <w:b/>
          <w:bCs/>
          <w:sz w:val="24"/>
          <w:szCs w:val="24"/>
        </w:rPr>
        <w:t xml:space="preserve"> </w:t>
      </w:r>
    </w:p>
    <w:p w14:paraId="303DE827" w14:textId="77777777"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14:paraId="51FFFE5A" w14:textId="77777777"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14:paraId="64CDA8E5" w14:textId="77777777"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14:paraId="40D5501A" w14:textId="77777777"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p>
    <w:p w14:paraId="526ED966" w14:textId="77777777" w:rsidR="009A7DE1" w:rsidRPr="00FA120D" w:rsidRDefault="009A7DE1" w:rsidP="009A7DE1">
      <w:pPr>
        <w:ind w:firstLine="720"/>
        <w:rPr>
          <w:rFonts w:ascii="Times New Roman" w:hAnsi="Times New Roman" w:cs="Times New Roman"/>
          <w:b/>
          <w:bCs/>
          <w:szCs w:val="22"/>
        </w:rPr>
      </w:pPr>
    </w:p>
    <w:p w14:paraId="019703BD" w14:textId="77777777" w:rsidR="009A7DE1" w:rsidRPr="00FA120D" w:rsidRDefault="009A7DE1" w:rsidP="009A7DE1">
      <w:pPr>
        <w:rPr>
          <w:rFonts w:ascii="Times New Roman" w:hAnsi="Times New Roman" w:cs="Times New Roman"/>
          <w:b/>
          <w:bCs/>
          <w:szCs w:val="22"/>
        </w:rPr>
      </w:pPr>
    </w:p>
    <w:p w14:paraId="1977096F" w14:textId="77777777" w:rsidR="009A7DE1" w:rsidRPr="00FA120D" w:rsidRDefault="009A7DE1" w:rsidP="009A7DE1">
      <w:pPr>
        <w:rPr>
          <w:rFonts w:ascii="Times New Roman" w:hAnsi="Times New Roman" w:cs="Times New Roman"/>
          <w:b/>
          <w:bCs/>
          <w:szCs w:val="22"/>
          <w:lang w:val="en-GB"/>
        </w:rPr>
      </w:pPr>
    </w:p>
    <w:p w14:paraId="06B19B68" w14:textId="77777777" w:rsidR="009A7DE1" w:rsidRPr="00FA120D" w:rsidRDefault="009A7DE1" w:rsidP="009A7DE1">
      <w:pPr>
        <w:rPr>
          <w:rFonts w:ascii="Times New Roman" w:hAnsi="Times New Roman" w:cs="Times New Roman"/>
          <w:b/>
          <w:bCs/>
          <w:szCs w:val="22"/>
          <w:lang w:val="en-GB"/>
        </w:rPr>
      </w:pPr>
    </w:p>
    <w:p w14:paraId="66A3869C" w14:textId="77777777" w:rsidR="009A7DE1" w:rsidRPr="00FA120D" w:rsidRDefault="009A7DE1" w:rsidP="009A7DE1">
      <w:pPr>
        <w:rPr>
          <w:rFonts w:ascii="Times New Roman" w:hAnsi="Times New Roman" w:cs="Times New Roman"/>
          <w:b/>
          <w:bCs/>
          <w:szCs w:val="22"/>
          <w:lang w:val="en-GB"/>
        </w:rPr>
      </w:pPr>
    </w:p>
    <w:p w14:paraId="2A6FFC1B" w14:textId="77777777" w:rsidR="009A7DE1" w:rsidRPr="00FA120D" w:rsidRDefault="009A7DE1" w:rsidP="009A7DE1">
      <w:pPr>
        <w:rPr>
          <w:rFonts w:ascii="Times New Roman" w:hAnsi="Times New Roman" w:cs="Times New Roman"/>
          <w:b/>
          <w:bCs/>
          <w:szCs w:val="22"/>
          <w:lang w:val="en-GB"/>
        </w:rPr>
      </w:pPr>
    </w:p>
    <w:p w14:paraId="2527697B" w14:textId="77777777" w:rsidR="009A7DE1" w:rsidRPr="00FA120D" w:rsidRDefault="009A7DE1" w:rsidP="009A7DE1">
      <w:pPr>
        <w:rPr>
          <w:rFonts w:ascii="Times New Roman" w:hAnsi="Times New Roman" w:cs="Times New Roman"/>
          <w:b/>
          <w:bCs/>
          <w:szCs w:val="22"/>
          <w:lang w:val="en-GB"/>
        </w:rPr>
      </w:pPr>
    </w:p>
    <w:p w14:paraId="74066D12" w14:textId="77777777" w:rsidR="009A7DE1" w:rsidRPr="00FA120D" w:rsidRDefault="009A7DE1" w:rsidP="009A7DE1">
      <w:pPr>
        <w:rPr>
          <w:rFonts w:ascii="Times New Roman" w:hAnsi="Times New Roman" w:cs="Times New Roman"/>
          <w:b/>
          <w:bCs/>
          <w:szCs w:val="22"/>
          <w:lang w:val="en-GB"/>
        </w:rPr>
      </w:pPr>
    </w:p>
    <w:p w14:paraId="35934021" w14:textId="77777777" w:rsidR="009A7DE1" w:rsidRPr="00FA120D" w:rsidRDefault="009A7DE1" w:rsidP="009A7DE1">
      <w:pPr>
        <w:rPr>
          <w:rFonts w:ascii="Times New Roman" w:hAnsi="Times New Roman" w:cs="Times New Roman"/>
          <w:b/>
          <w:bCs/>
          <w:szCs w:val="22"/>
          <w:lang w:val="en-GB"/>
        </w:rPr>
      </w:pPr>
    </w:p>
    <w:p w14:paraId="6D0FFDBD" w14:textId="77777777" w:rsidR="009A7DE1" w:rsidRPr="00FA120D" w:rsidRDefault="009A7DE1" w:rsidP="009A7DE1">
      <w:pPr>
        <w:rPr>
          <w:rFonts w:ascii="Times New Roman" w:hAnsi="Times New Roman" w:cs="Times New Roman"/>
          <w:b/>
          <w:bCs/>
          <w:szCs w:val="22"/>
          <w:lang w:val="en-GB"/>
        </w:rPr>
      </w:pPr>
    </w:p>
    <w:p w14:paraId="19862E01" w14:textId="77777777" w:rsidR="009A7DE1" w:rsidRPr="00FA120D" w:rsidRDefault="009A7DE1" w:rsidP="009A7DE1">
      <w:pPr>
        <w:rPr>
          <w:rFonts w:ascii="Times New Roman" w:hAnsi="Times New Roman" w:cs="Times New Roman"/>
          <w:b/>
          <w:bCs/>
          <w:szCs w:val="22"/>
          <w:lang w:val="en-GB"/>
        </w:rPr>
      </w:pPr>
    </w:p>
    <w:p w14:paraId="4B9F9708" w14:textId="77777777" w:rsidR="009A7DE1" w:rsidRPr="00FA120D" w:rsidRDefault="009A7DE1" w:rsidP="009A7DE1">
      <w:pPr>
        <w:rPr>
          <w:rFonts w:ascii="Times New Roman" w:hAnsi="Times New Roman" w:cs="Times New Roman"/>
          <w:b/>
          <w:bCs/>
          <w:szCs w:val="22"/>
          <w:lang w:val="en-GB"/>
        </w:rPr>
      </w:pPr>
    </w:p>
    <w:p w14:paraId="4471F05D" w14:textId="77777777" w:rsidR="009A7DE1" w:rsidRPr="00FA120D" w:rsidRDefault="009A7DE1" w:rsidP="009A7DE1">
      <w:pPr>
        <w:rPr>
          <w:rFonts w:ascii="Times New Roman" w:hAnsi="Times New Roman" w:cs="Times New Roman"/>
          <w:b/>
          <w:bCs/>
          <w:szCs w:val="22"/>
          <w:lang w:val="en-GB"/>
        </w:rPr>
      </w:pPr>
    </w:p>
    <w:p w14:paraId="621EED2F" w14:textId="77777777" w:rsidR="00BD2D93" w:rsidRDefault="00BD2D93" w:rsidP="00546BAB">
      <w:pPr>
        <w:ind w:firstLine="720"/>
        <w:rPr>
          <w:rFonts w:ascii="Times New Roman" w:hAnsi="Times New Roman" w:cs="Times New Roman"/>
          <w:b/>
          <w:bCs/>
          <w:szCs w:val="22"/>
          <w:lang w:val="en-GB"/>
        </w:rPr>
      </w:pPr>
    </w:p>
    <w:p w14:paraId="577E1644" w14:textId="77777777" w:rsidR="009A7DE1" w:rsidRPr="00FA120D" w:rsidRDefault="009A7DE1" w:rsidP="00546BAB">
      <w:pPr>
        <w:ind w:firstLine="720"/>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7456" behindDoc="0" locked="0" layoutInCell="1" allowOverlap="1" wp14:anchorId="4169F59E" wp14:editId="19008DDC">
            <wp:simplePos x="0" y="0"/>
            <wp:positionH relativeFrom="margin">
              <wp:align>center</wp:align>
            </wp:positionH>
            <wp:positionV relativeFrom="paragraph">
              <wp:posOffset>8255</wp:posOffset>
            </wp:positionV>
            <wp:extent cx="1742877" cy="2118946"/>
            <wp:effectExtent l="0" t="0" r="0" b="0"/>
            <wp:wrapNone/>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2877" cy="21189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lang w:val="en-GB"/>
        </w:rPr>
        <w:t>2.4.6GitHub</w:t>
      </w:r>
    </w:p>
    <w:p w14:paraId="1B2901A7" w14:textId="77777777" w:rsidR="009A7DE1" w:rsidRPr="00FA120D" w:rsidRDefault="009A7DE1" w:rsidP="009A7DE1">
      <w:pPr>
        <w:ind w:firstLine="720"/>
        <w:rPr>
          <w:rFonts w:ascii="Times New Roman" w:hAnsi="Times New Roman" w:cs="Times New Roman"/>
          <w:b/>
          <w:bCs/>
          <w:szCs w:val="22"/>
        </w:rPr>
      </w:pPr>
    </w:p>
    <w:p w14:paraId="0F311A12" w14:textId="77777777" w:rsidR="009A7DE1" w:rsidRPr="00FA120D" w:rsidRDefault="009A7DE1" w:rsidP="009A7DE1">
      <w:pPr>
        <w:ind w:firstLine="720"/>
        <w:rPr>
          <w:rFonts w:ascii="Times New Roman" w:hAnsi="Times New Roman" w:cs="Times New Roman"/>
          <w:b/>
          <w:bCs/>
          <w:szCs w:val="22"/>
        </w:rPr>
      </w:pPr>
    </w:p>
    <w:p w14:paraId="69C1D311" w14:textId="77777777" w:rsidR="009A7DE1" w:rsidRPr="00FA120D" w:rsidRDefault="009A7DE1" w:rsidP="009A7DE1">
      <w:pPr>
        <w:ind w:firstLine="720"/>
        <w:rPr>
          <w:rFonts w:ascii="Times New Roman" w:hAnsi="Times New Roman" w:cs="Times New Roman"/>
          <w:b/>
          <w:bCs/>
          <w:szCs w:val="22"/>
        </w:rPr>
      </w:pPr>
    </w:p>
    <w:p w14:paraId="4BCB2BA9" w14:textId="77777777" w:rsidR="009A7DE1" w:rsidRPr="00FA120D" w:rsidRDefault="009A7DE1" w:rsidP="009A7DE1">
      <w:pPr>
        <w:ind w:firstLine="720"/>
        <w:rPr>
          <w:rFonts w:ascii="Times New Roman" w:hAnsi="Times New Roman" w:cs="Times New Roman"/>
          <w:color w:val="000000" w:themeColor="text1"/>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color w:val="000000" w:themeColor="text1"/>
          <w:szCs w:val="22"/>
        </w:rPr>
        <w:t xml:space="preserve"> </w:t>
      </w:r>
      <w:r w:rsidRPr="00FA120D">
        <w:rPr>
          <w:rFonts w:ascii="Times New Roman" w:hAnsi="Times New Roman" w:cs="Times New Roman"/>
          <w:color w:val="000000" w:themeColor="text1"/>
          <w:szCs w:val="22"/>
        </w:rPr>
        <w:tab/>
      </w:r>
    </w:p>
    <w:p w14:paraId="4C56CF3B" w14:textId="77777777" w:rsidR="009A7DE1" w:rsidRPr="00FA120D" w:rsidRDefault="009A7DE1" w:rsidP="009A7DE1">
      <w:pPr>
        <w:ind w:firstLine="720"/>
        <w:rPr>
          <w:rFonts w:ascii="Times New Roman" w:hAnsi="Times New Roman" w:cs="Times New Roman"/>
          <w:b/>
          <w:bCs/>
          <w:szCs w:val="22"/>
          <w:lang w:val="en-GB"/>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14:paraId="3958E64C" w14:textId="77777777"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w:t>
      </w:r>
      <w:proofErr w:type="spellStart"/>
      <w:r w:rsidR="00B540C2">
        <w:rPr>
          <w:rFonts w:ascii="Times New Roman" w:hAnsi="Times New Roman" w:cs="Times New Roman"/>
          <w:b/>
          <w:bCs/>
          <w:sz w:val="24"/>
          <w:szCs w:val="24"/>
        </w:rPr>
        <w:t>G</w:t>
      </w:r>
      <w:r w:rsidR="009A7DE1" w:rsidRPr="00B540C2">
        <w:rPr>
          <w:rFonts w:ascii="Times New Roman" w:hAnsi="Times New Roman" w:cs="Times New Roman"/>
          <w:b/>
          <w:bCs/>
          <w:sz w:val="24"/>
          <w:szCs w:val="24"/>
        </w:rPr>
        <w:t>ithub</w:t>
      </w:r>
      <w:proofErr w:type="spellEnd"/>
      <w:r w:rsidR="009A7DE1" w:rsidRPr="00B540C2">
        <w:rPr>
          <w:rFonts w:ascii="Times New Roman" w:hAnsi="Times New Roman" w:cs="Times New Roman"/>
          <w:b/>
          <w:bCs/>
          <w:sz w:val="24"/>
          <w:szCs w:val="24"/>
        </w:rPr>
        <w:t xml:space="preserve"> logo</w:t>
      </w:r>
    </w:p>
    <w:p w14:paraId="2287BF9D" w14:textId="77777777" w:rsidR="00BD2D93" w:rsidRDefault="009A7DE1" w:rsidP="00546BAB">
      <w:pPr>
        <w:ind w:left="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is a </w:t>
      </w:r>
      <w:hyperlink r:id="rId35" w:tooltip="Shared web hosting service" w:history="1">
        <w:r w:rsidRPr="001477A5">
          <w:rPr>
            <w:rStyle w:val="Hyperlink"/>
            <w:rFonts w:ascii="Times New Roman" w:hAnsi="Times New Roman" w:cs="Times New Roman"/>
            <w:color w:val="000000" w:themeColor="text1"/>
            <w:sz w:val="24"/>
            <w:szCs w:val="24"/>
            <w:u w:val="none"/>
          </w:rPr>
          <w:t>web-based hosting service</w:t>
        </w:r>
      </w:hyperlink>
      <w:r w:rsidRPr="001477A5">
        <w:rPr>
          <w:rFonts w:ascii="Times New Roman" w:hAnsi="Times New Roman" w:cs="Times New Roman"/>
          <w:color w:val="000000" w:themeColor="text1"/>
          <w:sz w:val="24"/>
          <w:szCs w:val="24"/>
        </w:rPr>
        <w:t xml:space="preserve"> for software </w:t>
      </w:r>
      <w:r w:rsidR="00546BAB" w:rsidRPr="001477A5">
        <w:rPr>
          <w:rFonts w:ascii="Times New Roman" w:hAnsi="Times New Roman" w:cs="Times New Roman"/>
          <w:color w:val="000000" w:themeColor="text1"/>
          <w:sz w:val="24"/>
          <w:szCs w:val="24"/>
        </w:rPr>
        <w:t xml:space="preserve">development projects that use </w:t>
      </w:r>
      <w:r w:rsidRPr="001477A5">
        <w:rPr>
          <w:rFonts w:ascii="Times New Roman" w:hAnsi="Times New Roman" w:cs="Times New Roman"/>
          <w:color w:val="000000" w:themeColor="text1"/>
          <w:sz w:val="24"/>
          <w:szCs w:val="24"/>
        </w:rPr>
        <w:t>the </w:t>
      </w:r>
      <w:proofErr w:type="spellStart"/>
      <w:r w:rsidR="0095537F">
        <w:fldChar w:fldCharType="begin"/>
      </w:r>
      <w:r w:rsidR="0095537F">
        <w:instrText xml:space="preserve"> HYPERLINK "http://en.wikipedia.org/wiki/Git_(software)" \o "Git (software)" </w:instrText>
      </w:r>
      <w:r w:rsidR="0095537F">
        <w:fldChar w:fldCharType="separate"/>
      </w:r>
      <w:r w:rsidRPr="001477A5">
        <w:rPr>
          <w:rStyle w:val="Hyperlink"/>
          <w:rFonts w:ascii="Times New Roman" w:hAnsi="Times New Roman" w:cs="Times New Roman"/>
          <w:color w:val="000000" w:themeColor="text1"/>
          <w:sz w:val="24"/>
          <w:szCs w:val="24"/>
          <w:u w:val="none"/>
        </w:rPr>
        <w:t>Git</w:t>
      </w:r>
      <w:proofErr w:type="spellEnd"/>
      <w:r w:rsidR="0095537F">
        <w:rPr>
          <w:rStyle w:val="Hyperlink"/>
          <w:rFonts w:ascii="Times New Roman" w:hAnsi="Times New Roman" w:cs="Times New Roman"/>
          <w:color w:val="000000" w:themeColor="text1"/>
          <w:sz w:val="24"/>
          <w:szCs w:val="24"/>
          <w:u w:val="none"/>
        </w:rPr>
        <w:fldChar w:fldCharType="end"/>
      </w:r>
      <w:r w:rsidRPr="001477A5">
        <w:rPr>
          <w:rFonts w:ascii="Times New Roman" w:hAnsi="Times New Roman" w:cs="Times New Roman"/>
          <w:color w:val="000000" w:themeColor="text1"/>
          <w:sz w:val="24"/>
          <w:szCs w:val="24"/>
        </w:rPr>
        <w:t> </w:t>
      </w:r>
      <w:hyperlink r:id="rId36" w:tooltip="Revision control" w:history="1">
        <w:r w:rsidRPr="001477A5">
          <w:rPr>
            <w:rStyle w:val="Hyperlink"/>
            <w:rFonts w:ascii="Times New Roman" w:hAnsi="Times New Roman" w:cs="Times New Roman"/>
            <w:color w:val="000000" w:themeColor="text1"/>
            <w:sz w:val="24"/>
            <w:szCs w:val="24"/>
            <w:u w:val="none"/>
          </w:rPr>
          <w:t>revision control</w:t>
        </w:r>
      </w:hyperlink>
      <w:r w:rsidRPr="001477A5">
        <w:rPr>
          <w:rFonts w:ascii="Times New Roman" w:hAnsi="Times New Roman" w:cs="Times New Roman"/>
          <w:color w:val="000000" w:themeColor="text1"/>
          <w:sz w:val="24"/>
          <w:szCs w:val="24"/>
        </w:rPr>
        <w:t xml:space="preserve"> system.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xml:space="preserve"> offers both paid plans for private repositories, and free accounts for </w:t>
      </w:r>
      <w:hyperlink r:id="rId37" w:tooltip="Open source" w:history="1">
        <w:r w:rsidRPr="001477A5">
          <w:rPr>
            <w:rStyle w:val="Hyperlink"/>
            <w:rFonts w:ascii="Times New Roman" w:hAnsi="Times New Roman" w:cs="Times New Roman"/>
            <w:color w:val="000000" w:themeColor="text1"/>
            <w:sz w:val="24"/>
            <w:szCs w:val="24"/>
            <w:u w:val="none"/>
          </w:rPr>
          <w:t>open source</w:t>
        </w:r>
      </w:hyperlink>
      <w:r w:rsidRPr="001477A5">
        <w:rPr>
          <w:rFonts w:ascii="Times New Roman" w:hAnsi="Times New Roman" w:cs="Times New Roman"/>
          <w:color w:val="000000" w:themeColor="text1"/>
          <w:sz w:val="24"/>
          <w:szCs w:val="24"/>
        </w:rPr>
        <w:t> projects.</w:t>
      </w:r>
      <w:r w:rsidR="001477A5" w:rsidRPr="001477A5">
        <w:rPr>
          <w:rFonts w:ascii="Times New Roman" w:hAnsi="Times New Roman" w:cs="Times New Roman"/>
          <w:sz w:val="24"/>
          <w:szCs w:val="24"/>
          <w:vertAlign w:val="superscript"/>
          <w:lang w:bidi="ar-SA"/>
        </w:rPr>
        <w:t xml:space="preserve"> </w:t>
      </w:r>
      <w:r w:rsidR="001477A5">
        <w:rPr>
          <w:rFonts w:ascii="Times New Roman" w:hAnsi="Times New Roman" w:cs="Times New Roman"/>
          <w:sz w:val="24"/>
          <w:szCs w:val="24"/>
          <w:vertAlign w:val="superscript"/>
          <w:lang w:bidi="ar-SA"/>
        </w:rPr>
        <w:t>[12</w:t>
      </w:r>
      <w:r w:rsidR="001477A5" w:rsidRPr="00FA120D">
        <w:rPr>
          <w:rFonts w:ascii="Times New Roman" w:hAnsi="Times New Roman" w:cs="Times New Roman"/>
          <w:sz w:val="24"/>
          <w:szCs w:val="24"/>
          <w:vertAlign w:val="superscript"/>
          <w:lang w:bidi="ar-SA"/>
        </w:rPr>
        <w:t>]</w:t>
      </w:r>
      <w:r w:rsidR="001477A5" w:rsidRPr="00076CB2">
        <w:rPr>
          <w:rFonts w:ascii="Times New Roman" w:hAnsi="Times New Roman" w:cs="Times New Roman"/>
          <w:sz w:val="24"/>
          <w:szCs w:val="24"/>
        </w:rPr>
        <w:t>.</w:t>
      </w:r>
    </w:p>
    <w:p w14:paraId="4CCEA0E2" w14:textId="77777777"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r w:rsidRPr="00B540C2">
        <w:rPr>
          <w:rFonts w:ascii="Times New Roman" w:hAnsi="Times New Roman" w:cs="Times New Roman"/>
          <w:b/>
          <w:bCs/>
          <w:sz w:val="24"/>
          <w:szCs w:val="24"/>
        </w:rPr>
        <w:t>Alternative Tool</w:t>
      </w:r>
    </w:p>
    <w:p w14:paraId="2DFED672" w14:textId="77777777"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14:paraId="24758CD0" w14:textId="77777777" w:rsidR="006B5846" w:rsidRPr="006B5846" w:rsidRDefault="006B5846" w:rsidP="009E1B5C">
      <w:pPr>
        <w:pPrChange w:id="170" w:author="SAMSUNG" w:date="2014-03-25T10:15:00Z">
          <w:pPr>
            <w:pStyle w:val="Heading3"/>
            <w:shd w:val="clear" w:color="auto" w:fill="FFFFFF"/>
            <w:spacing w:before="0" w:after="120" w:line="240" w:lineRule="atLeast"/>
          </w:pPr>
        </w:pPrChange>
      </w:pPr>
      <w:r>
        <w:rPr>
          <w:b/>
          <w:bCs/>
        </w:rPr>
        <w:tab/>
      </w:r>
      <w:r>
        <w:rPr>
          <w:b/>
          <w:bCs/>
        </w:rPr>
        <w:tab/>
      </w:r>
      <w:r w:rsidRPr="006B5846">
        <w:rPr>
          <w:b/>
          <w:bCs/>
        </w:rPr>
        <w:t xml:space="preserve">- </w:t>
      </w:r>
      <w:r w:rsidRPr="006B5846">
        <w:t>Mercurial SCM</w:t>
      </w:r>
    </w:p>
    <w:p w14:paraId="4CA7C048" w14:textId="77777777" w:rsidR="006B5846" w:rsidRDefault="006B5846" w:rsidP="009A7DE1">
      <w:pPr>
        <w:ind w:left="720"/>
        <w:rPr>
          <w:rFonts w:ascii="Times New Roman" w:hAnsi="Times New Roman" w:cs="Times New Roman"/>
          <w:sz w:val="24"/>
          <w:szCs w:val="24"/>
        </w:rPr>
      </w:pPr>
    </w:p>
    <w:p w14:paraId="5A887740" w14:textId="77777777" w:rsidR="009A7DE1" w:rsidRPr="00B540C2" w:rsidRDefault="009A7DE1" w:rsidP="006B5846">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14:paraId="4053BE12" w14:textId="77777777"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14:paraId="67AFA0FD" w14:textId="77777777"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be able to identity version control.</w:t>
      </w:r>
    </w:p>
    <w:p w14:paraId="57BFEBB1" w14:textId="77777777"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shared file.</w:t>
      </w:r>
    </w:p>
    <w:p w14:paraId="78C1C0B6" w14:textId="77777777" w:rsidR="009A7DE1" w:rsidRPr="00FA120D" w:rsidRDefault="009A7DE1" w:rsidP="009A7DE1">
      <w:pPr>
        <w:ind w:left="1440"/>
        <w:rPr>
          <w:rFonts w:ascii="Times New Roman" w:hAnsi="Times New Roman" w:cs="Times New Roman"/>
          <w:szCs w:val="22"/>
        </w:rPr>
      </w:pPr>
    </w:p>
    <w:p w14:paraId="3C0AF709" w14:textId="77777777" w:rsidR="009A7DE1" w:rsidRPr="00FA120D" w:rsidRDefault="009A7DE1" w:rsidP="009A7DE1">
      <w:pPr>
        <w:ind w:left="1440"/>
        <w:rPr>
          <w:rFonts w:ascii="Times New Roman" w:hAnsi="Times New Roman" w:cs="Times New Roman"/>
          <w:szCs w:val="22"/>
        </w:rPr>
      </w:pPr>
    </w:p>
    <w:p w14:paraId="0BB3E3EC" w14:textId="77777777" w:rsidR="009A7DE1" w:rsidRPr="00FA120D" w:rsidRDefault="009A7DE1" w:rsidP="009A7DE1">
      <w:pPr>
        <w:ind w:left="1440"/>
        <w:rPr>
          <w:rFonts w:ascii="Times New Roman" w:hAnsi="Times New Roman" w:cs="Times New Roman"/>
          <w:szCs w:val="22"/>
        </w:rPr>
      </w:pPr>
    </w:p>
    <w:p w14:paraId="0F3B8B6F" w14:textId="77777777" w:rsidR="009A7DE1" w:rsidRPr="00FA120D" w:rsidRDefault="009A7DE1" w:rsidP="009A7DE1">
      <w:pPr>
        <w:ind w:left="1440"/>
        <w:rPr>
          <w:rFonts w:ascii="Times New Roman" w:hAnsi="Times New Roman" w:cs="Times New Roman"/>
          <w:szCs w:val="22"/>
        </w:rPr>
      </w:pPr>
    </w:p>
    <w:p w14:paraId="7A60EBBA" w14:textId="77777777" w:rsidR="009A7DE1" w:rsidRPr="00FA120D" w:rsidRDefault="009A7DE1" w:rsidP="009A7DE1">
      <w:pPr>
        <w:ind w:left="1440"/>
        <w:rPr>
          <w:rFonts w:ascii="Times New Roman" w:hAnsi="Times New Roman" w:cs="Times New Roman"/>
          <w:szCs w:val="22"/>
        </w:rPr>
      </w:pPr>
    </w:p>
    <w:p w14:paraId="73402691" w14:textId="77777777" w:rsidR="009A7DE1" w:rsidRPr="00FA120D" w:rsidRDefault="009A7DE1" w:rsidP="009A7DE1">
      <w:pPr>
        <w:ind w:left="1440"/>
        <w:rPr>
          <w:rFonts w:ascii="Times New Roman" w:hAnsi="Times New Roman" w:cs="Times New Roman"/>
          <w:szCs w:val="22"/>
        </w:rPr>
      </w:pPr>
    </w:p>
    <w:p w14:paraId="7F148D5F" w14:textId="77777777" w:rsidR="009A7DE1" w:rsidRPr="00C83B41" w:rsidRDefault="009A7DE1" w:rsidP="00BB0565">
      <w:pPr>
        <w:pStyle w:val="Heading1"/>
        <w:rPr>
          <w:rFonts w:ascii="Times New Roman" w:hAnsi="Times New Roman" w:cs="Times New Roman"/>
          <w:b/>
          <w:bCs/>
        </w:rPr>
      </w:pPr>
      <w:r w:rsidRPr="00C83B41">
        <w:rPr>
          <w:rFonts w:ascii="Times New Roman" w:hAnsi="Times New Roman" w:cs="Times New Roman"/>
          <w:b/>
          <w:bCs/>
        </w:rPr>
        <w:t xml:space="preserve">Chapter Three </w:t>
      </w:r>
      <w:ins w:id="171" w:author="CAMT" w:date="2014-03-24T10:49:00Z">
        <w:r w:rsidR="00F30FC9">
          <w:rPr>
            <w:rFonts w:ascii="Times New Roman" w:hAnsi="Times New Roman" w:cs="Times New Roman"/>
            <w:b/>
            <w:bCs/>
          </w:rPr>
          <w:t xml:space="preserve">| </w:t>
        </w:r>
      </w:ins>
      <w:r w:rsidRPr="00C83B41">
        <w:rPr>
          <w:rFonts w:ascii="Times New Roman" w:hAnsi="Times New Roman" w:cs="Times New Roman"/>
          <w:b/>
          <w:bCs/>
        </w:rPr>
        <w:t>Quality Standard</w:t>
      </w:r>
    </w:p>
    <w:p w14:paraId="528069BA" w14:textId="77777777" w:rsidR="009A7DE1" w:rsidRPr="00FA120D" w:rsidRDefault="009A7DE1" w:rsidP="009A7DE1">
      <w:pPr>
        <w:widowControl w:val="0"/>
        <w:rPr>
          <w:rFonts w:ascii="Times New Roman" w:hAnsi="Times New Roman" w:cs="Times New Roman"/>
          <w:sz w:val="36"/>
          <w:szCs w:val="36"/>
        </w:rPr>
      </w:pPr>
    </w:p>
    <w:p w14:paraId="2364D3EC" w14:textId="77777777"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lastRenderedPageBreak/>
        <w:t xml:space="preserve">3.1 ISO 29110 </w:t>
      </w:r>
    </w:p>
    <w:p w14:paraId="6E22C5EB" w14:textId="77777777"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14:paraId="470FC99F" w14:textId="77777777" w:rsidR="009A7DE1" w:rsidRPr="00FA120D" w:rsidRDefault="009A7DE1" w:rsidP="009A7DE1">
      <w:pPr>
        <w:contextualSpacing/>
        <w:jc w:val="both"/>
        <w:rPr>
          <w:rFonts w:ascii="Times New Roman" w:hAnsi="Times New Roman" w:cs="Times New Roman"/>
          <w:sz w:val="24"/>
          <w:szCs w:val="24"/>
        </w:rPr>
      </w:pPr>
    </w:p>
    <w:p w14:paraId="43B6BF57"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r w:rsidR="00F4159E">
        <w:rPr>
          <w:rFonts w:ascii="Times New Roman" w:hAnsi="Times New Roman" w:cs="Times New Roman"/>
          <w:sz w:val="24"/>
          <w:szCs w:val="24"/>
        </w:rPr>
        <w:t xml:space="preserve"> </w:t>
      </w:r>
      <w:r w:rsidR="00F4159E">
        <w:rPr>
          <w:rFonts w:ascii="Times New Roman" w:hAnsi="Times New Roman" w:cs="Times New Roman"/>
          <w:sz w:val="24"/>
          <w:szCs w:val="24"/>
          <w:vertAlign w:val="superscript"/>
          <w:lang w:bidi="ar-SA"/>
        </w:rPr>
        <w:t>[13</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sz w:val="24"/>
          <w:szCs w:val="24"/>
        </w:rPr>
        <w:t>.</w:t>
      </w:r>
    </w:p>
    <w:p w14:paraId="54D739A1"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5FCACB33"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01E24B15"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61671927" w14:textId="77777777"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t>3.1.1 Project management process</w:t>
      </w:r>
    </w:p>
    <w:p w14:paraId="4B3CD3AC" w14:textId="77777777"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14:paraId="77914A8B" w14:textId="77777777" w:rsidR="009A7DE1" w:rsidRPr="00FA120D" w:rsidRDefault="009A7DE1" w:rsidP="009A7DE1">
      <w:pPr>
        <w:widowControl w:val="0"/>
        <w:ind w:firstLine="720"/>
        <w:jc w:val="both"/>
        <w:rPr>
          <w:rFonts w:ascii="Times New Roman" w:hAnsi="Times New Roman" w:cs="Times New Roman"/>
          <w:sz w:val="24"/>
          <w:szCs w:val="24"/>
        </w:rPr>
      </w:pPr>
    </w:p>
    <w:p w14:paraId="1BE5A744" w14:textId="77777777"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14:paraId="544E9D6A" w14:textId="77777777" w:rsidR="00F4159E" w:rsidRDefault="00F4159E" w:rsidP="009A7DE1">
      <w:pPr>
        <w:widowControl w:val="0"/>
        <w:rPr>
          <w:rFonts w:ascii="Times New Roman" w:hAnsi="Times New Roman" w:cs="Times New Roman"/>
          <w:sz w:val="24"/>
          <w:szCs w:val="24"/>
        </w:rPr>
      </w:pPr>
    </w:p>
    <w:p w14:paraId="66F9D0CF"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14:paraId="18CC8538"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3.1.1.1 Project planning process</w:t>
      </w:r>
    </w:p>
    <w:p w14:paraId="791F7E05"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3.1.1.2 Project plan execution process</w:t>
      </w:r>
    </w:p>
    <w:p w14:paraId="48328D5D"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3.1.1.3 Project assessment and control process</w:t>
      </w:r>
    </w:p>
    <w:p w14:paraId="5665F2E3"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3.1.1.4 Project closer process</w:t>
      </w:r>
    </w:p>
    <w:p w14:paraId="2023E0F5" w14:textId="77777777" w:rsidR="009A7DE1" w:rsidRPr="00C83B41" w:rsidRDefault="009A7DE1" w:rsidP="00C83B41">
      <w:pPr>
        <w:spacing w:after="200"/>
        <w:rPr>
          <w:rFonts w:ascii="Times New Roman" w:hAnsi="Times New Roman" w:cs="Times New Roman"/>
          <w:sz w:val="24"/>
          <w:szCs w:val="24"/>
        </w:rPr>
      </w:pPr>
      <w:r w:rsidRPr="00FA120D">
        <w:rPr>
          <w:rFonts w:ascii="Times New Roman" w:hAnsi="Times New Roman" w:cs="Times New Roman"/>
          <w:sz w:val="24"/>
          <w:szCs w:val="24"/>
        </w:rPr>
        <w:br w:type="page"/>
      </w:r>
      <w:r w:rsidRPr="00FA120D">
        <w:rPr>
          <w:rFonts w:ascii="Times New Roman" w:hAnsi="Times New Roman" w:cs="Times New Roman"/>
          <w:sz w:val="32"/>
          <w:szCs w:val="32"/>
        </w:rPr>
        <w:lastRenderedPageBreak/>
        <w:t>3.1.2 Software implementation process</w:t>
      </w:r>
    </w:p>
    <w:p w14:paraId="1B79DF76" w14:textId="77777777" w:rsidR="009A7DE1" w:rsidRPr="00523329" w:rsidRDefault="009A7DE1" w:rsidP="00B540C2">
      <w:pPr>
        <w:widowControl w:val="0"/>
        <w:ind w:firstLine="720"/>
        <w:jc w:val="both"/>
        <w:rPr>
          <w:rFonts w:ascii="Times New Roman" w:hAnsi="Times New Roman" w:cs="Times New Roman"/>
          <w:sz w:val="24"/>
          <w:szCs w:val="24"/>
        </w:rPr>
      </w:pPr>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A systematically structured approach to effectively integrate a</w:t>
      </w:r>
      <w:r w:rsidRPr="00523329">
        <w:rPr>
          <w:rStyle w:val="apple-converted-space"/>
          <w:rFonts w:ascii="Times New Roman" w:hAnsi="Times New Roman" w:cs="Times New Roman"/>
          <w:sz w:val="24"/>
          <w:szCs w:val="24"/>
          <w:shd w:val="clear" w:color="auto" w:fill="FFFFFF"/>
        </w:rPr>
        <w:t> </w:t>
      </w:r>
      <w:hyperlink r:id="rId38" w:tooltip="Software" w:history="1">
        <w:r w:rsidRPr="00523329">
          <w:rPr>
            <w:rStyle w:val="Hyperlink"/>
            <w:rFonts w:ascii="Times New Roman" w:hAnsi="Times New Roman" w:cs="Times New Roman"/>
            <w:color w:val="auto"/>
            <w:sz w:val="24"/>
            <w:szCs w:val="24"/>
            <w:u w:val="none"/>
            <w:shd w:val="clear" w:color="auto" w:fill="FFFFFF"/>
          </w:rPr>
          <w:t>software</w:t>
        </w:r>
      </w:hyperlink>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based service or component into the workflow of an organizational structure or an individual end-user.</w:t>
      </w:r>
      <w:r w:rsidRPr="00523329">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14:paraId="2D7E7E25" w14:textId="77777777" w:rsidR="009A7DE1" w:rsidRPr="00FA120D" w:rsidRDefault="009A7DE1" w:rsidP="009A7DE1">
      <w:pPr>
        <w:widowControl w:val="0"/>
        <w:ind w:firstLine="720"/>
        <w:rPr>
          <w:rFonts w:ascii="Times New Roman" w:hAnsi="Times New Roman" w:cs="Times New Roman"/>
          <w:sz w:val="24"/>
          <w:szCs w:val="24"/>
        </w:rPr>
      </w:pPr>
    </w:p>
    <w:p w14:paraId="68BA27D5"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14:paraId="489700C7"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3.1.2.1 Software implementation process</w:t>
      </w:r>
    </w:p>
    <w:p w14:paraId="6405A96F"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3.1.2.2 Software requirement analysis process</w:t>
      </w:r>
    </w:p>
    <w:p w14:paraId="4841EAAE"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3.1.2.3 Software architectural design process</w:t>
      </w:r>
    </w:p>
    <w:p w14:paraId="23D4E982"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3.1.2.4 Software construction process</w:t>
      </w:r>
    </w:p>
    <w:p w14:paraId="3A0EE0F7"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3.1.2.5 Software integration process and test process</w:t>
      </w:r>
    </w:p>
    <w:p w14:paraId="67D93B2B"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3.1.2.6 Software delivery process</w:t>
      </w:r>
    </w:p>
    <w:p w14:paraId="13BFDFDA" w14:textId="77777777" w:rsidR="009A7DE1" w:rsidRPr="00FA120D" w:rsidRDefault="009A7DE1" w:rsidP="009A7DE1">
      <w:pPr>
        <w:ind w:left="1440"/>
        <w:rPr>
          <w:rFonts w:ascii="Times New Roman" w:hAnsi="Times New Roman" w:cs="Times New Roman"/>
          <w:szCs w:val="22"/>
        </w:rPr>
      </w:pPr>
    </w:p>
    <w:p w14:paraId="42FB7201" w14:textId="77777777" w:rsidR="009A7DE1" w:rsidRPr="00FA120D" w:rsidRDefault="009A7DE1" w:rsidP="009A7DE1">
      <w:pPr>
        <w:ind w:firstLine="720"/>
        <w:rPr>
          <w:rFonts w:ascii="Times New Roman" w:hAnsi="Times New Roman" w:cs="Times New Roman"/>
          <w:b/>
          <w:bCs/>
          <w:szCs w:val="22"/>
        </w:rPr>
      </w:pPr>
    </w:p>
    <w:p w14:paraId="435178F7" w14:textId="77777777" w:rsidR="009A7DE1" w:rsidRPr="00FA120D" w:rsidRDefault="009A7DE1">
      <w:pPr>
        <w:rPr>
          <w:rFonts w:ascii="Times New Roman" w:hAnsi="Times New Roman" w:cs="Times New Roman"/>
          <w:sz w:val="24"/>
          <w:szCs w:val="24"/>
        </w:rPr>
      </w:pPr>
    </w:p>
    <w:p w14:paraId="279A6516" w14:textId="77777777" w:rsidR="009A7DE1" w:rsidRPr="00FA120D" w:rsidRDefault="009A7DE1">
      <w:pPr>
        <w:rPr>
          <w:rFonts w:ascii="Times New Roman" w:hAnsi="Times New Roman" w:cs="Times New Roman"/>
          <w:sz w:val="24"/>
          <w:szCs w:val="24"/>
        </w:rPr>
      </w:pPr>
    </w:p>
    <w:p w14:paraId="6924D029" w14:textId="77777777" w:rsidR="009A7DE1" w:rsidRPr="00FA120D" w:rsidRDefault="009A7DE1">
      <w:pPr>
        <w:rPr>
          <w:rFonts w:ascii="Times New Roman" w:hAnsi="Times New Roman" w:cs="Times New Roman"/>
          <w:sz w:val="24"/>
          <w:szCs w:val="24"/>
        </w:rPr>
      </w:pPr>
    </w:p>
    <w:p w14:paraId="4452A690" w14:textId="77777777" w:rsidR="009A7DE1" w:rsidRPr="00FA120D" w:rsidRDefault="009A7DE1">
      <w:pPr>
        <w:rPr>
          <w:rFonts w:ascii="Times New Roman" w:hAnsi="Times New Roman" w:cs="Times New Roman"/>
          <w:sz w:val="24"/>
          <w:szCs w:val="24"/>
        </w:rPr>
      </w:pPr>
    </w:p>
    <w:p w14:paraId="31CCAAD8" w14:textId="77777777" w:rsidR="009A7DE1" w:rsidRPr="00FA120D" w:rsidRDefault="009A7DE1">
      <w:pPr>
        <w:rPr>
          <w:rFonts w:ascii="Times New Roman" w:hAnsi="Times New Roman" w:cs="Times New Roman"/>
          <w:sz w:val="24"/>
          <w:szCs w:val="24"/>
        </w:rPr>
      </w:pPr>
    </w:p>
    <w:p w14:paraId="13C2F3B8" w14:textId="77777777" w:rsidR="009A7DE1" w:rsidRPr="00FA120D" w:rsidRDefault="009A7DE1">
      <w:pPr>
        <w:rPr>
          <w:rFonts w:ascii="Times New Roman" w:hAnsi="Times New Roman" w:cs="Times New Roman"/>
          <w:sz w:val="24"/>
          <w:szCs w:val="24"/>
        </w:rPr>
      </w:pPr>
    </w:p>
    <w:p w14:paraId="390C85C1" w14:textId="77777777" w:rsidR="009A7DE1" w:rsidRPr="00FA120D" w:rsidRDefault="009A7DE1">
      <w:pPr>
        <w:rPr>
          <w:rFonts w:ascii="Times New Roman" w:hAnsi="Times New Roman" w:cs="Times New Roman"/>
          <w:sz w:val="24"/>
          <w:szCs w:val="24"/>
        </w:rPr>
      </w:pPr>
    </w:p>
    <w:p w14:paraId="30740186" w14:textId="77777777" w:rsidR="009A7DE1" w:rsidRPr="00FA120D" w:rsidRDefault="009A7DE1">
      <w:pPr>
        <w:rPr>
          <w:rFonts w:ascii="Times New Roman" w:hAnsi="Times New Roman" w:cs="Times New Roman"/>
          <w:sz w:val="24"/>
          <w:szCs w:val="24"/>
        </w:rPr>
      </w:pPr>
    </w:p>
    <w:p w14:paraId="6D6B454C" w14:textId="77777777" w:rsidR="009A7DE1" w:rsidRPr="00FA120D" w:rsidRDefault="009A7DE1">
      <w:pPr>
        <w:rPr>
          <w:rFonts w:ascii="Times New Roman" w:hAnsi="Times New Roman" w:cs="Times New Roman"/>
          <w:sz w:val="24"/>
          <w:szCs w:val="24"/>
        </w:rPr>
      </w:pPr>
    </w:p>
    <w:p w14:paraId="474E69B9" w14:textId="77777777" w:rsidR="009A7DE1" w:rsidRPr="00FA120D" w:rsidRDefault="009A7DE1">
      <w:pPr>
        <w:rPr>
          <w:rFonts w:ascii="Times New Roman" w:hAnsi="Times New Roman" w:cs="Times New Roman"/>
          <w:sz w:val="24"/>
          <w:szCs w:val="24"/>
        </w:rPr>
      </w:pPr>
    </w:p>
    <w:p w14:paraId="263AB474" w14:textId="77777777" w:rsidR="009A7DE1" w:rsidRPr="00FA120D" w:rsidRDefault="009A7DE1">
      <w:pPr>
        <w:rPr>
          <w:rFonts w:ascii="Times New Roman" w:hAnsi="Times New Roman" w:cs="Times New Roman"/>
          <w:sz w:val="24"/>
          <w:szCs w:val="24"/>
        </w:rPr>
      </w:pPr>
    </w:p>
    <w:p w14:paraId="35297C3D" w14:textId="77777777" w:rsidR="009A7DE1" w:rsidRPr="00FA120D" w:rsidRDefault="009A7DE1">
      <w:pPr>
        <w:rPr>
          <w:rFonts w:ascii="Times New Roman" w:hAnsi="Times New Roman" w:cs="Times New Roman"/>
          <w:sz w:val="24"/>
          <w:szCs w:val="24"/>
        </w:rPr>
      </w:pPr>
    </w:p>
    <w:p w14:paraId="13900F8C" w14:textId="77777777" w:rsidR="009A7DE1" w:rsidRPr="00FA120D" w:rsidRDefault="009A7DE1">
      <w:pPr>
        <w:rPr>
          <w:rFonts w:ascii="Times New Roman" w:hAnsi="Times New Roman" w:cs="Times New Roman"/>
          <w:sz w:val="24"/>
          <w:szCs w:val="24"/>
        </w:rPr>
      </w:pPr>
    </w:p>
    <w:p w14:paraId="18B12A1B" w14:textId="77777777" w:rsidR="004F6B3E" w:rsidRDefault="004F6B3E" w:rsidP="002661A2">
      <w:pPr>
        <w:pPrChange w:id="172" w:author="SAMSUNG" w:date="2014-03-25T10:16:00Z">
          <w:pPr>
            <w:pStyle w:val="Heading1"/>
          </w:pPr>
        </w:pPrChange>
      </w:pPr>
      <w:bookmarkStart w:id="173" w:name="_Toc369300036"/>
    </w:p>
    <w:p w14:paraId="5FA902C8" w14:textId="77777777" w:rsidR="009A7DE1" w:rsidRPr="000E7610" w:rsidRDefault="009A7DE1" w:rsidP="00BB0565">
      <w:pPr>
        <w:pStyle w:val="Heading1"/>
        <w:rPr>
          <w:rFonts w:ascii="Times New Roman" w:hAnsi="Times New Roman" w:cs="Times New Roman"/>
          <w:b/>
          <w:bCs/>
        </w:rPr>
      </w:pPr>
      <w:r w:rsidRPr="000E7610">
        <w:rPr>
          <w:rFonts w:ascii="Times New Roman" w:hAnsi="Times New Roman" w:cs="Times New Roman"/>
          <w:b/>
          <w:bCs/>
        </w:rPr>
        <w:lastRenderedPageBreak/>
        <w:t>Chapter Four | Project Plan</w:t>
      </w:r>
      <w:bookmarkEnd w:id="173"/>
    </w:p>
    <w:p w14:paraId="71DC9C9A" w14:textId="77777777" w:rsidR="009A7DE1" w:rsidRPr="00FA120D" w:rsidRDefault="009A7DE1" w:rsidP="009A7DE1">
      <w:pPr>
        <w:rPr>
          <w:rFonts w:ascii="Times New Roman" w:hAnsi="Times New Roman" w:cs="Times New Roman"/>
          <w:lang w:val="en-GB" w:bidi="ar-SA"/>
        </w:rPr>
      </w:pPr>
    </w:p>
    <w:p w14:paraId="3770BA01"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4.1 </w:t>
      </w:r>
      <w:r w:rsidRPr="00FA120D">
        <w:rPr>
          <w:rFonts w:ascii="Times New Roman" w:hAnsi="Times New Roman" w:cs="Times New Roman"/>
          <w:color w:val="auto"/>
          <w:sz w:val="32"/>
          <w:szCs w:val="32"/>
          <w:lang w:val="en-GB"/>
        </w:rPr>
        <w:t>Motivation</w:t>
      </w:r>
    </w:p>
    <w:p w14:paraId="7A9C8E27" w14:textId="77777777"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Nowadays, Job related software side is extremely competitive. Software person</w:t>
      </w:r>
      <w:r w:rsidR="00E50886">
        <w:rPr>
          <w:rFonts w:ascii="Times New Roman" w:eastAsia="Times-Roman" w:hAnsi="Times New Roman" w:cs="Times New Roman"/>
          <w:color w:val="000000"/>
          <w:sz w:val="24"/>
          <w:szCs w:val="24"/>
        </w:rPr>
        <w:t>ne</w:t>
      </w:r>
      <w:r w:rsidRPr="00FA120D">
        <w:rPr>
          <w:rFonts w:ascii="Times New Roman" w:eastAsia="Times-Roman" w:hAnsi="Times New Roman" w:cs="Times New Roman"/>
          <w:color w:val="000000"/>
          <w:sz w:val="24"/>
          <w:szCs w:val="24"/>
        </w:rPr>
        <w:t>l want to find job that match with own capacity don’t have directly web application 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 not match with capacity. This web application will target on finding software job side only for find jobs that match with the software produce process in each side. And help Software personal 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promote their own software specialist skills. In addition this software enterprisers will be find out software specialist that match with their software project task process or software job. </w:t>
      </w:r>
    </w:p>
    <w:p w14:paraId="63066D8B" w14:textId="77777777" w:rsidR="009A7DE1" w:rsidRPr="00FA120D" w:rsidRDefault="009A7DE1" w:rsidP="009A7DE1">
      <w:pPr>
        <w:ind w:firstLine="720"/>
        <w:rPr>
          <w:rFonts w:ascii="Times New Roman" w:eastAsia="Times-Roman" w:hAnsi="Times New Roman" w:cs="Times New Roman"/>
          <w:color w:val="000000"/>
          <w:sz w:val="24"/>
          <w:szCs w:val="24"/>
        </w:rPr>
      </w:pPr>
    </w:p>
    <w:p w14:paraId="08A5659C"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4.2 </w:t>
      </w:r>
      <w:r w:rsidRPr="00FA120D">
        <w:rPr>
          <w:rFonts w:ascii="Times New Roman" w:hAnsi="Times New Roman" w:cs="Times New Roman"/>
          <w:color w:val="auto"/>
          <w:sz w:val="32"/>
          <w:szCs w:val="32"/>
          <w:lang w:val="en-GB"/>
        </w:rPr>
        <w:t>Aims and Objectives</w:t>
      </w:r>
    </w:p>
    <w:p w14:paraId="4C37CBAA" w14:textId="77777777" w:rsidR="009A7DE1" w:rsidRPr="00FA120D" w:rsidRDefault="009A7DE1" w:rsidP="009A7DE1">
      <w:pPr>
        <w:rPr>
          <w:rFonts w:ascii="Times New Roman" w:hAnsi="Times New Roman" w:cs="Times New Roman"/>
          <w:sz w:val="24"/>
          <w:szCs w:val="24"/>
          <w:lang w:val="en-GB"/>
        </w:rPr>
      </w:pPr>
      <w:r w:rsidRPr="00FA120D">
        <w:rPr>
          <w:rFonts w:ascii="Times New Roman" w:hAnsi="Times New Roman" w:cs="Times New Roman"/>
          <w:sz w:val="24"/>
          <w:szCs w:val="24"/>
          <w:lang w:val="en-GB"/>
        </w:rPr>
        <w:tab/>
        <w:t xml:space="preserve"> </w:t>
      </w:r>
      <w:r w:rsidRPr="00FA120D">
        <w:rPr>
          <w:rFonts w:ascii="Times New Roman" w:hAnsi="Times New Roman" w:cs="Times New Roman"/>
          <w:b/>
          <w:sz w:val="24"/>
          <w:szCs w:val="24"/>
          <w:lang w:val="en-GB"/>
        </w:rPr>
        <w:t>4.2.1 Aims</w:t>
      </w:r>
    </w:p>
    <w:p w14:paraId="138D293A" w14:textId="77777777" w:rsidR="009A7DE1" w:rsidRPr="00FA120D" w:rsidRDefault="009A7DE1" w:rsidP="009A7DE1">
      <w:pPr>
        <w:ind w:firstLine="720"/>
        <w:jc w:val="both"/>
        <w:rPr>
          <w:rFonts w:ascii="Times New Roman" w:hAnsi="Times New Roman" w:cs="Times New Roman"/>
          <w:sz w:val="24"/>
          <w:szCs w:val="24"/>
        </w:rPr>
      </w:pPr>
      <w:r w:rsidRPr="00FA120D">
        <w:rPr>
          <w:rFonts w:ascii="Times New Roman" w:hAnsi="Times New Roman" w:cs="Times New Roman"/>
          <w:sz w:val="24"/>
          <w:szCs w:val="24"/>
          <w:lang w:val="en-GB"/>
        </w:rPr>
        <w:t>This project aims to developed software job or software task process web application. For software personnel to be find out software project task or software job t</w:t>
      </w:r>
      <w:r w:rsidR="00B540C2">
        <w:rPr>
          <w:rFonts w:ascii="Times New Roman" w:hAnsi="Times New Roman" w:cs="Times New Roman"/>
          <w:sz w:val="24"/>
          <w:szCs w:val="24"/>
          <w:lang w:val="en-GB"/>
        </w:rPr>
        <w:t xml:space="preserve">hat match or related with their </w:t>
      </w:r>
      <w:r w:rsidRPr="00FA120D">
        <w:rPr>
          <w:rFonts w:ascii="Times New Roman" w:hAnsi="Times New Roman" w:cs="Times New Roman"/>
          <w:sz w:val="24"/>
          <w:szCs w:val="24"/>
          <w:lang w:val="en-GB"/>
        </w:rPr>
        <w:t xml:space="preserve">capability. And help them to promote their specialist skill by comment form Completion software work. Or vote form </w:t>
      </w:r>
      <w:r w:rsidRPr="00FA120D">
        <w:rPr>
          <w:rFonts w:ascii="Times New Roman" w:hAnsi="Times New Roman" w:cs="Times New Roman"/>
          <w:color w:val="000000"/>
          <w:sz w:val="24"/>
          <w:szCs w:val="24"/>
          <w:shd w:val="clear" w:color="auto" w:fill="FFFFFF"/>
        </w:rPr>
        <w:t>software entrepreneur</w:t>
      </w:r>
      <w:r w:rsidRPr="00FA120D">
        <w:rPr>
          <w:rFonts w:ascii="Times New Roman" w:hAnsi="Times New Roman" w:cs="Times New Roman"/>
          <w:sz w:val="24"/>
          <w:szCs w:val="24"/>
          <w:lang w:val="en-GB"/>
        </w:rPr>
        <w:t xml:space="preserve">.In addition aim to </w:t>
      </w:r>
      <w:r w:rsidR="00331F77" w:rsidRPr="00FA120D">
        <w:rPr>
          <w:rFonts w:ascii="Times New Roman" w:hAnsi="Times New Roman" w:cs="Times New Roman"/>
          <w:sz w:val="24"/>
          <w:szCs w:val="24"/>
          <w:lang w:val="en-GB"/>
        </w:rPr>
        <w:t>develop</w:t>
      </w:r>
      <w:r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Pr="00FA120D">
        <w:rPr>
          <w:rFonts w:ascii="Times New Roman" w:hAnsi="Times New Roman" w:cs="Times New Roman"/>
          <w:sz w:val="24"/>
          <w:szCs w:val="24"/>
          <w:lang w:val="en-GB"/>
        </w:rPr>
        <w:t xml:space="preserve">software entrepreneur for find out software </w:t>
      </w:r>
      <w:r w:rsidR="009332AC" w:rsidRPr="00FA120D">
        <w:rPr>
          <w:rFonts w:ascii="Times New Roman" w:hAnsi="Times New Roman" w:cs="Times New Roman"/>
          <w:sz w:val="24"/>
          <w:szCs w:val="24"/>
          <w:lang w:val="en-GB"/>
        </w:rPr>
        <w:t>personnel</w:t>
      </w:r>
      <w:r w:rsidR="00951AF4">
        <w:rPr>
          <w:rFonts w:ascii="Times New Roman" w:hAnsi="Times New Roman" w:cs="Times New Roman"/>
          <w:sz w:val="24"/>
          <w:szCs w:val="24"/>
          <w:lang w:val="en-GB"/>
        </w:rPr>
        <w:t xml:space="preserve"> to match with project</w:t>
      </w:r>
      <w:r w:rsidR="009332AC" w:rsidRPr="00FA120D">
        <w:rPr>
          <w:rFonts w:ascii="Times New Roman" w:hAnsi="Times New Roman" w:cs="Times New Roman"/>
          <w:sz w:val="24"/>
          <w:szCs w:val="24"/>
          <w:lang w:val="en-GB"/>
        </w:rPr>
        <w:t>.</w:t>
      </w:r>
    </w:p>
    <w:p w14:paraId="29736233" w14:textId="77777777" w:rsidR="00B540C2" w:rsidRDefault="009A7DE1" w:rsidP="009A7DE1">
      <w:pPr>
        <w:rPr>
          <w:rFonts w:ascii="Times New Roman" w:hAnsi="Times New Roman" w:cs="Times New Roman"/>
          <w:b/>
          <w:sz w:val="24"/>
          <w:szCs w:val="24"/>
          <w:lang w:val="en-GB"/>
        </w:rPr>
      </w:pPr>
      <w:r w:rsidRPr="00FA120D">
        <w:rPr>
          <w:rFonts w:ascii="Times New Roman" w:hAnsi="Times New Roman" w:cs="Times New Roman"/>
          <w:b/>
          <w:sz w:val="24"/>
          <w:szCs w:val="24"/>
          <w:lang w:val="en-GB"/>
        </w:rPr>
        <w:tab/>
      </w:r>
    </w:p>
    <w:p w14:paraId="4A8B06FC" w14:textId="77777777" w:rsidR="009A7DE1" w:rsidRPr="00FA120D" w:rsidRDefault="009A7DE1" w:rsidP="00B540C2">
      <w:pPr>
        <w:ind w:firstLine="720"/>
        <w:rPr>
          <w:rFonts w:ascii="Times New Roman" w:hAnsi="Times New Roman" w:cs="Times New Roman"/>
          <w:b/>
          <w:sz w:val="24"/>
          <w:szCs w:val="24"/>
          <w:lang w:val="en-GB"/>
        </w:rPr>
      </w:pPr>
      <w:r w:rsidRPr="00FA120D">
        <w:rPr>
          <w:rFonts w:ascii="Times New Roman" w:hAnsi="Times New Roman" w:cs="Times New Roman"/>
          <w:b/>
          <w:sz w:val="24"/>
          <w:szCs w:val="24"/>
          <w:lang w:val="en-GB"/>
        </w:rPr>
        <w:t>4.2.2 Objective</w:t>
      </w:r>
    </w:p>
    <w:p w14:paraId="5297BDD3" w14:textId="77777777" w:rsidR="009A7DE1" w:rsidRPr="00C76024" w:rsidRDefault="009A7DE1" w:rsidP="00C76024">
      <w:pPr>
        <w:spacing w:after="0"/>
        <w:ind w:firstLine="720"/>
        <w:rPr>
          <w:rFonts w:ascii="Times New Roman" w:eastAsia="Times-Roman" w:hAnsi="Times New Roman" w:cs="Times New Roman"/>
          <w:color w:val="000000"/>
          <w:sz w:val="24"/>
          <w:szCs w:val="24"/>
        </w:rPr>
      </w:pPr>
      <w:r w:rsidRPr="00C76024">
        <w:rPr>
          <w:rFonts w:ascii="Times New Roman" w:hAnsi="Times New Roman" w:cs="Times New Roman"/>
          <w:color w:val="000000" w:themeColor="text1"/>
          <w:sz w:val="24"/>
          <w:szCs w:val="24"/>
        </w:rPr>
        <w:t xml:space="preserve"> </w:t>
      </w:r>
      <w:r w:rsidR="00886976" w:rsidRPr="00C76024">
        <w:rPr>
          <w:rFonts w:ascii="Times New Roman" w:hAnsi="Times New Roman" w:cs="Times New Roman"/>
          <w:sz w:val="24"/>
          <w:szCs w:val="24"/>
          <w:lang w:val="en-GB"/>
        </w:rPr>
        <w:t xml:space="preserve">- </w:t>
      </w:r>
      <w:r w:rsidR="00886976" w:rsidRPr="00C76024">
        <w:rPr>
          <w:rFonts w:ascii="Times New Roman" w:eastAsia="Times-Roman" w:hAnsi="Times New Roman" w:cs="Times New Roman"/>
          <w:color w:val="000000"/>
          <w:sz w:val="24"/>
          <w:szCs w:val="24"/>
        </w:rPr>
        <w:t xml:space="preserve">To help </w:t>
      </w:r>
      <w:r w:rsidR="00C76024" w:rsidRPr="00C76024">
        <w:rPr>
          <w:rFonts w:ascii="Times New Roman" w:eastAsia="Times-Roman" w:hAnsi="Times New Roman" w:cs="Times New Roman"/>
          <w:color w:val="000000"/>
          <w:sz w:val="24"/>
          <w:szCs w:val="24"/>
        </w:rPr>
        <w:t>the Software-Employer find freelance via web-application</w:t>
      </w:r>
      <w:r w:rsidR="00886976" w:rsidRPr="00C76024">
        <w:rPr>
          <w:rFonts w:ascii="Times New Roman" w:eastAsia="Times-Roman" w:hAnsi="Times New Roman" w:cs="Times New Roman"/>
          <w:color w:val="000000"/>
          <w:sz w:val="24"/>
          <w:szCs w:val="24"/>
        </w:rPr>
        <w:br/>
      </w:r>
      <w:r w:rsidR="00886976" w:rsidRPr="00C76024">
        <w:rPr>
          <w:rFonts w:ascii="Times New Roman" w:eastAsia="Times-Roman" w:hAnsi="Times New Roman" w:cs="Times New Roman"/>
          <w:color w:val="000000"/>
          <w:sz w:val="24"/>
          <w:szCs w:val="24"/>
        </w:rPr>
        <w:tab/>
      </w:r>
      <w:r w:rsidR="00C76024" w:rsidRPr="00C76024">
        <w:rPr>
          <w:rFonts w:ascii="Times New Roman" w:eastAsia="Times-Roman" w:hAnsi="Times New Roman" w:cs="Times New Roman"/>
          <w:color w:val="000000"/>
          <w:sz w:val="24"/>
          <w:szCs w:val="24"/>
        </w:rPr>
        <w:t xml:space="preserve"> - To help the Freelancer find project and work via web application</w:t>
      </w:r>
    </w:p>
    <w:p w14:paraId="225A1E0C" w14:textId="77777777" w:rsidR="00C76024" w:rsidRPr="00C76024" w:rsidRDefault="00C76024" w:rsidP="00C76024">
      <w:pPr>
        <w:spacing w:after="0"/>
        <w:ind w:firstLine="720"/>
        <w:rPr>
          <w:rFonts w:ascii="Times New Roman" w:hAnsi="Times New Roman" w:cs="Times New Roman"/>
          <w:sz w:val="24"/>
          <w:szCs w:val="24"/>
        </w:rPr>
      </w:pPr>
      <w:r w:rsidRPr="00C76024">
        <w:rPr>
          <w:rFonts w:ascii="Times New Roman" w:eastAsia="Times-Roman" w:hAnsi="Times New Roman" w:cs="Times New Roman"/>
          <w:color w:val="000000"/>
          <w:sz w:val="24"/>
          <w:szCs w:val="24"/>
        </w:rPr>
        <w:t xml:space="preserve"> - To help</w:t>
      </w:r>
      <w:r w:rsidRPr="00C76024">
        <w:rPr>
          <w:rFonts w:ascii="Times New Roman" w:hAnsi="Times New Roman" w:cs="Times New Roman"/>
          <w:sz w:val="24"/>
          <w:szCs w:val="24"/>
        </w:rPr>
        <w:t xml:space="preserve"> Freelancer and Software-employer communicate via web-application</w:t>
      </w:r>
    </w:p>
    <w:p w14:paraId="763F7664" w14:textId="77777777" w:rsidR="009A7DE1" w:rsidRPr="00FA120D" w:rsidRDefault="009A7DE1" w:rsidP="009A7DE1">
      <w:pPr>
        <w:ind w:firstLine="720"/>
        <w:rPr>
          <w:rFonts w:ascii="Times New Roman" w:hAnsi="Times New Roman" w:cs="Times New Roman"/>
          <w:b/>
          <w:sz w:val="28"/>
        </w:rPr>
      </w:pPr>
    </w:p>
    <w:p w14:paraId="7BADD7D4" w14:textId="77777777" w:rsidR="009A7DE1" w:rsidRPr="003472FD" w:rsidRDefault="009A7DE1" w:rsidP="009A7DE1">
      <w:pPr>
        <w:pStyle w:val="Heading2"/>
        <w:spacing w:before="0" w:after="200" w:line="276" w:lineRule="auto"/>
        <w:rPr>
          <w:rFonts w:ascii="Times New Roman" w:hAnsi="Times New Roman" w:cstheme="minorBidi"/>
          <w:color w:val="auto"/>
          <w:sz w:val="32"/>
          <w:szCs w:val="40"/>
          <w:cs/>
        </w:rPr>
      </w:pPr>
      <w:r w:rsidRPr="00FA120D">
        <w:rPr>
          <w:rFonts w:ascii="Times New Roman" w:hAnsi="Times New Roman" w:cs="Times New Roman"/>
          <w:color w:val="auto"/>
          <w:sz w:val="32"/>
          <w:szCs w:val="32"/>
        </w:rPr>
        <w:t>4.3 System Architecture</w:t>
      </w:r>
    </w:p>
    <w:p w14:paraId="573DE9CF" w14:textId="77777777" w:rsidR="009A7DE1" w:rsidRPr="00FA120D" w:rsidRDefault="009A7DE1" w:rsidP="002661A2">
      <w:pPr>
        <w:pPrChange w:id="174" w:author="SAMSUNG" w:date="2014-03-25T10:16:00Z">
          <w:pPr>
            <w:pStyle w:val="Heading2"/>
            <w:spacing w:before="0" w:after="200" w:line="276" w:lineRule="auto"/>
          </w:pPr>
        </w:pPrChange>
      </w:pPr>
    </w:p>
    <w:p w14:paraId="7D3F8589" w14:textId="77777777" w:rsidR="009A7DE1" w:rsidRPr="00FA120D" w:rsidRDefault="00C76024" w:rsidP="002661A2">
      <w:pPr>
        <w:pPrChange w:id="175" w:author="SAMSUNG" w:date="2014-03-25T10:16:00Z">
          <w:pPr>
            <w:pStyle w:val="Heading2"/>
            <w:spacing w:before="0" w:after="200" w:line="276" w:lineRule="auto"/>
          </w:pPr>
        </w:pPrChange>
      </w:pPr>
      <w:r>
        <w:rPr>
          <w:noProof/>
          <w:cs/>
        </w:rPr>
        <w:lastRenderedPageBreak/>
        <w:drawing>
          <wp:inline distT="0" distB="0" distL="0" distR="0" wp14:anchorId="454EF422" wp14:editId="00F89393">
            <wp:extent cx="5724525" cy="4724400"/>
            <wp:effectExtent l="0" t="0" r="9525" b="0"/>
            <wp:docPr id="1" name="Picture 1" descr="C:\Users\SAMSUNG\Desktop\ส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สส.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14:paraId="08F2C2B9" w14:textId="77777777" w:rsidR="009A7DE1" w:rsidRPr="00FA120D" w:rsidRDefault="009A7DE1" w:rsidP="009A7DE1">
      <w:pPr>
        <w:jc w:val="center"/>
        <w:rPr>
          <w:rFonts w:ascii="Times New Roman" w:hAnsi="Times New Roman" w:cs="Times New Roman"/>
        </w:rPr>
      </w:pPr>
      <w:r w:rsidRPr="00FA120D">
        <w:rPr>
          <w:rFonts w:ascii="Times New Roman" w:hAnsi="Times New Roman" w:cs="Times New Roman"/>
        </w:rPr>
        <w:t>Figure 4.3.1: Overall Web-application application</w:t>
      </w:r>
    </w:p>
    <w:p w14:paraId="6424E0B0" w14:textId="77777777" w:rsidR="009A7DE1" w:rsidRDefault="009A7DE1" w:rsidP="009A7DE1">
      <w:pPr>
        <w:ind w:firstLine="720"/>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Figure 4.3.1 shows the overall of TEAM DUTY system. The system consist of Client use internet to connect with the Browser to request to asp.net MVC service  and send to the Database(SQL Server) via the webserver (IIS7)</w:t>
      </w:r>
    </w:p>
    <w:p w14:paraId="75CCA397" w14:textId="77777777" w:rsidR="00331F77" w:rsidRPr="00FA120D" w:rsidRDefault="00331F77" w:rsidP="00331F77">
      <w:pPr>
        <w:ind w:firstLine="720"/>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t>
      </w:r>
      <w:r w:rsidR="00790CF8">
        <w:rPr>
          <w:rFonts w:ascii="Times New Roman" w:eastAsia="Times-Roman" w:hAnsi="Times New Roman" w:cs="Times New Roman"/>
          <w:color w:val="000000"/>
          <w:sz w:val="24"/>
          <w:szCs w:val="24"/>
        </w:rPr>
        <w:t xml:space="preserve">All </w:t>
      </w:r>
      <w:commentRangeStart w:id="176"/>
      <w:r>
        <w:rPr>
          <w:rFonts w:ascii="Times New Roman" w:eastAsia="Times-Roman" w:hAnsi="Times New Roman" w:cs="Times New Roman"/>
          <w:color w:val="000000"/>
          <w:sz w:val="24"/>
          <w:szCs w:val="24"/>
        </w:rPr>
        <w:t>C</w:t>
      </w:r>
      <w:r w:rsidR="00790CF8">
        <w:rPr>
          <w:rFonts w:ascii="Times New Roman" w:eastAsia="Times-Roman" w:hAnsi="Times New Roman" w:cs="Times New Roman"/>
          <w:color w:val="000000"/>
          <w:sz w:val="24"/>
          <w:szCs w:val="24"/>
        </w:rPr>
        <w:t>lient</w:t>
      </w:r>
      <w:commentRangeEnd w:id="176"/>
      <w:r w:rsidR="00F30FC9">
        <w:rPr>
          <w:rStyle w:val="CommentReference"/>
        </w:rPr>
        <w:commentReference w:id="176"/>
      </w:r>
      <w:r>
        <w:rPr>
          <w:rFonts w:ascii="Times New Roman" w:eastAsia="Times-Roman" w:hAnsi="Times New Roman" w:cs="Times New Roman"/>
          <w:color w:val="000000"/>
          <w:sz w:val="24"/>
          <w:szCs w:val="24"/>
        </w:rPr>
        <w:t xml:space="preserve"> use same architecture*</w:t>
      </w:r>
    </w:p>
    <w:p w14:paraId="46ACC806" w14:textId="77777777" w:rsidR="00331F77" w:rsidRPr="00FA120D" w:rsidRDefault="00331F77" w:rsidP="009A7DE1">
      <w:pPr>
        <w:ind w:firstLine="720"/>
        <w:rPr>
          <w:rFonts w:ascii="Times New Roman" w:eastAsia="Times-Roman" w:hAnsi="Times New Roman" w:cs="Times New Roman"/>
          <w:color w:val="000000"/>
          <w:sz w:val="24"/>
          <w:szCs w:val="24"/>
        </w:rPr>
      </w:pPr>
    </w:p>
    <w:p w14:paraId="6D8264DF" w14:textId="77777777" w:rsidR="009A7DE1" w:rsidRPr="00FA120D" w:rsidRDefault="009A7DE1" w:rsidP="009A7DE1">
      <w:pPr>
        <w:rPr>
          <w:rFonts w:ascii="Times New Roman" w:hAnsi="Times New Roman" w:cs="Times New Roman"/>
        </w:rPr>
      </w:pPr>
    </w:p>
    <w:p w14:paraId="3E649EEC" w14:textId="77777777" w:rsidR="009A7DE1" w:rsidRPr="00FA120D" w:rsidRDefault="009A7DE1" w:rsidP="002661A2">
      <w:pPr>
        <w:pPrChange w:id="177" w:author="SAMSUNG" w:date="2014-03-25T10:16:00Z">
          <w:pPr>
            <w:pStyle w:val="Heading2"/>
            <w:spacing w:before="0" w:after="200" w:line="276" w:lineRule="auto"/>
          </w:pPr>
        </w:pPrChange>
      </w:pPr>
    </w:p>
    <w:p w14:paraId="35318A65" w14:textId="77777777" w:rsidR="009A7DE1" w:rsidRPr="00FA120D" w:rsidRDefault="009A7DE1" w:rsidP="009A7DE1">
      <w:pPr>
        <w:rPr>
          <w:rFonts w:ascii="Times New Roman" w:hAnsi="Times New Roman" w:cs="Times New Roman"/>
        </w:rPr>
      </w:pPr>
    </w:p>
    <w:p w14:paraId="4897032E" w14:textId="77777777"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5B420BFF" wp14:editId="0FD32C2D">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14:paraId="6461E848" w14:textId="77777777"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14:paraId="1B18F391" w14:textId="77777777" w:rsidR="009A7DE1" w:rsidRPr="00FA120D" w:rsidRDefault="009A7DE1" w:rsidP="009A7DE1">
      <w:pPr>
        <w:jc w:val="center"/>
        <w:rPr>
          <w:rFonts w:ascii="Times New Roman" w:hAnsi="Times New Roman" w:cs="Times New Roman"/>
          <w:szCs w:val="22"/>
        </w:rPr>
      </w:pPr>
    </w:p>
    <w:p w14:paraId="2744BA40" w14:textId="77777777"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00F4159E">
        <w:rPr>
          <w:rFonts w:ascii="Times New Roman" w:hAnsi="Times New Roman" w:cs="Times New Roman"/>
          <w:sz w:val="24"/>
          <w:szCs w:val="24"/>
          <w:vertAlign w:val="superscript"/>
          <w:lang w:bidi="ar-SA"/>
        </w:rPr>
        <w:t xml:space="preserve"> [14</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color w:val="222222"/>
          <w:sz w:val="24"/>
          <w:szCs w:val="24"/>
        </w:rPr>
        <w:t>.</w:t>
      </w:r>
      <w:r w:rsidRPr="00FA120D">
        <w:rPr>
          <w:rStyle w:val="apple-converted-space"/>
          <w:rFonts w:ascii="Times New Roman" w:hAnsi="Times New Roman" w:cs="Times New Roman"/>
          <w:color w:val="222222"/>
          <w:sz w:val="24"/>
          <w:szCs w:val="24"/>
        </w:rPr>
        <w:t> </w:t>
      </w:r>
    </w:p>
    <w:p w14:paraId="12A9E20C" w14:textId="77777777"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14:paraId="1A51B410"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14:paraId="4B758B26"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14:paraId="776819A0"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14:paraId="6FAC13BF" w14:textId="77777777" w:rsidR="009A7DE1" w:rsidRPr="00FA120D" w:rsidRDefault="009A7DE1" w:rsidP="009A7DE1">
      <w:pPr>
        <w:spacing w:after="0" w:line="273" w:lineRule="atLeast"/>
        <w:ind w:left="450"/>
        <w:textAlignment w:val="baseline"/>
        <w:rPr>
          <w:rFonts w:ascii="Times New Roman" w:eastAsia="Times New Roman" w:hAnsi="Times New Roman" w:cs="Times New Roman"/>
          <w:color w:val="222222"/>
          <w:sz w:val="20"/>
          <w:szCs w:val="20"/>
        </w:rPr>
      </w:pPr>
    </w:p>
    <w:p w14:paraId="377E73B5"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color w:val="auto"/>
          <w:sz w:val="32"/>
          <w:szCs w:val="32"/>
        </w:rPr>
        <w:lastRenderedPageBreak/>
        <w:t xml:space="preserve">4.4 </w:t>
      </w:r>
      <w:r w:rsidRPr="00FA120D">
        <w:rPr>
          <w:rFonts w:ascii="Times New Roman" w:hAnsi="Times New Roman" w:cs="Times New Roman"/>
          <w:color w:val="auto"/>
          <w:sz w:val="32"/>
          <w:szCs w:val="32"/>
          <w:lang w:val="en-GB"/>
        </w:rPr>
        <w:t>Deliverables and Limits</w:t>
      </w:r>
    </w:p>
    <w:p w14:paraId="0929C132" w14:textId="77777777"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t>4.4.1 Deliverables</w:t>
      </w:r>
    </w:p>
    <w:p w14:paraId="21E557DC" w14:textId="77777777" w:rsidR="009A7DE1" w:rsidRPr="00FA120D" w:rsidRDefault="009A7DE1" w:rsidP="009A7DE1">
      <w:pPr>
        <w:rPr>
          <w:rFonts w:ascii="Times New Roman" w:eastAsia="Times-Roman" w:hAnsi="Times New Roman" w:cs="Times New Roman"/>
          <w:b/>
          <w:bCs/>
          <w:color w:val="000000"/>
          <w:sz w:val="28"/>
        </w:rPr>
      </w:pPr>
      <w:r w:rsidRPr="00FA120D">
        <w:rPr>
          <w:rFonts w:ascii="Times New Roman" w:hAnsi="Times New Roman" w:cs="Times New Roman"/>
          <w:noProof/>
        </w:rPr>
        <w:drawing>
          <wp:anchor distT="0" distB="0" distL="114300" distR="114300" simplePos="0" relativeHeight="251670528" behindDoc="0" locked="0" layoutInCell="1" allowOverlap="1" wp14:anchorId="335286ED" wp14:editId="000EFE01">
            <wp:simplePos x="0" y="0"/>
            <wp:positionH relativeFrom="margin">
              <wp:align>center</wp:align>
            </wp:positionH>
            <wp:positionV relativeFrom="paragraph">
              <wp:posOffset>414020</wp:posOffset>
            </wp:positionV>
            <wp:extent cx="3371850" cy="2752725"/>
            <wp:effectExtent l="0" t="0" r="0" b="9525"/>
            <wp:wrapTopAndBottom/>
            <wp:docPr id="11" name="Picture 11" descr="http://blog.aviatech.com/wp-content/uploads/2013/12/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aviatech.com/wp-content/uploads/2013/12/Untitl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1850" cy="2752725"/>
                    </a:xfrm>
                    <a:prstGeom prst="rect">
                      <a:avLst/>
                    </a:prstGeom>
                    <a:noFill/>
                    <a:ln>
                      <a:noFill/>
                    </a:ln>
                  </pic:spPr>
                </pic:pic>
              </a:graphicData>
            </a:graphic>
          </wp:anchor>
        </w:drawing>
      </w:r>
      <w:r w:rsidRPr="00FA120D">
        <w:rPr>
          <w:rFonts w:ascii="Times New Roman" w:eastAsia="Times-Roman" w:hAnsi="Times New Roman" w:cs="Times New Roman"/>
          <w:b/>
          <w:bCs/>
          <w:color w:val="000000"/>
          <w:sz w:val="24"/>
          <w:szCs w:val="24"/>
        </w:rPr>
        <w:t xml:space="preserve">4.4.1.1 </w:t>
      </w:r>
      <w:r w:rsidRPr="00FA120D">
        <w:rPr>
          <w:rFonts w:ascii="Times New Roman" w:eastAsia="Times-Roman" w:hAnsi="Times New Roman" w:cs="Times New Roman"/>
          <w:b/>
          <w:bCs/>
          <w:color w:val="000000"/>
          <w:sz w:val="28"/>
        </w:rPr>
        <w:t>System Overview</w:t>
      </w:r>
    </w:p>
    <w:p w14:paraId="76684B57" w14:textId="77777777" w:rsidR="009A7DE1" w:rsidRPr="00FA120D" w:rsidRDefault="009A7DE1" w:rsidP="009A7DE1">
      <w:pPr>
        <w:rPr>
          <w:rFonts w:ascii="Times New Roman" w:eastAsia="Times-Roman" w:hAnsi="Times New Roman" w:cs="Times New Roman"/>
          <w:b/>
          <w:bCs/>
          <w:color w:val="000000"/>
          <w:sz w:val="28"/>
        </w:rPr>
      </w:pPr>
    </w:p>
    <w:p w14:paraId="1A1F4032"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Account management system:</w:t>
      </w:r>
    </w:p>
    <w:p w14:paraId="3BEE6DBE" w14:textId="77777777" w:rsidR="009A7DE1" w:rsidRPr="00BA6419"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r>
      <w:r w:rsidRPr="00BA6419">
        <w:rPr>
          <w:rFonts w:ascii="Times New Roman" w:eastAsia="Times-Roman" w:hAnsi="Times New Roman" w:cs="Times New Roman"/>
          <w:color w:val="000000"/>
          <w:sz w:val="24"/>
          <w:szCs w:val="24"/>
        </w:rPr>
        <w:t xml:space="preserve">TEAMDUTY allows users involve </w:t>
      </w:r>
      <w:r w:rsidR="00BA6419" w:rsidRPr="00BA6419">
        <w:rPr>
          <w:rFonts w:ascii="Times New Roman" w:hAnsi="Times New Roman" w:cs="Times New Roman"/>
          <w:sz w:val="24"/>
          <w:szCs w:val="24"/>
          <w:lang w:val="en-GB"/>
        </w:rPr>
        <w:t>Software-service request customer</w:t>
      </w:r>
      <w:r w:rsidRPr="00BA6419">
        <w:rPr>
          <w:rFonts w:ascii="Times New Roman" w:hAnsi="Times New Roman" w:cs="Times New Roman"/>
          <w:sz w:val="24"/>
          <w:szCs w:val="24"/>
          <w:lang w:val="en-GB"/>
        </w:rPr>
        <w:t xml:space="preserve"> and </w:t>
      </w:r>
      <w:r w:rsidR="00BA6419" w:rsidRPr="00BA6419">
        <w:rPr>
          <w:rFonts w:ascii="Times New Roman" w:eastAsia="Times-Roman" w:hAnsi="Times New Roman" w:cs="Times New Roman"/>
          <w:color w:val="000000"/>
          <w:sz w:val="24"/>
          <w:szCs w:val="24"/>
        </w:rPr>
        <w:t>Software- freelance supply team</w:t>
      </w:r>
      <w:r w:rsidRPr="00BA6419">
        <w:rPr>
          <w:rFonts w:ascii="Times New Roman" w:hAnsi="Times New Roman" w:cs="Times New Roman"/>
          <w:sz w:val="24"/>
          <w:szCs w:val="24"/>
          <w:lang w:val="en-GB"/>
        </w:rPr>
        <w:t xml:space="preserve"> </w:t>
      </w:r>
      <w:r w:rsidRPr="00BA6419">
        <w:rPr>
          <w:rFonts w:ascii="Times New Roman" w:eastAsia="Times-Roman" w:hAnsi="Times New Roman" w:cs="Times New Roman"/>
          <w:color w:val="000000"/>
          <w:sz w:val="24"/>
          <w:szCs w:val="24"/>
        </w:rPr>
        <w:t>to manage the information. The both information of them will consist of member id, type, and their profile (include other title that will be relate with user ex.</w:t>
      </w:r>
      <w:r w:rsidR="00546BAB" w:rsidRPr="00BA6419">
        <w:rPr>
          <w:rFonts w:ascii="Times New Roman" w:eastAsia="Times-Roman" w:hAnsi="Times New Roman" w:cs="Times New Roman"/>
          <w:color w:val="000000"/>
          <w:sz w:val="24"/>
          <w:szCs w:val="24"/>
        </w:rPr>
        <w:t xml:space="preserve"> </w:t>
      </w:r>
      <w:r w:rsidRPr="00BA6419">
        <w:rPr>
          <w:rFonts w:ascii="Times New Roman" w:eastAsia="Times-Roman" w:hAnsi="Times New Roman" w:cs="Times New Roman"/>
          <w:color w:val="000000"/>
          <w:sz w:val="24"/>
          <w:szCs w:val="24"/>
        </w:rPr>
        <w:t>software specialist). This part will include function that both of Software</w:t>
      </w:r>
      <w:r w:rsidRPr="00BA6419">
        <w:rPr>
          <w:rFonts w:ascii="Times New Roman" w:hAnsi="Times New Roman" w:cs="Times New Roman"/>
          <w:sz w:val="24"/>
          <w:szCs w:val="24"/>
          <w:lang w:val="en-GB"/>
        </w:rPr>
        <w:t xml:space="preserve">-entrepreneur and </w:t>
      </w:r>
      <w:r w:rsidRPr="00BA6419">
        <w:rPr>
          <w:rFonts w:ascii="Times New Roman" w:eastAsia="Times-Roman" w:hAnsi="Times New Roman" w:cs="Times New Roman"/>
          <w:color w:val="000000"/>
          <w:sz w:val="24"/>
          <w:szCs w:val="24"/>
        </w:rPr>
        <w:t xml:space="preserve">Software-personnel can do within it like comment or vote. </w:t>
      </w:r>
      <w:commentRangeStart w:id="178"/>
      <w:r w:rsidRPr="00BA6419">
        <w:rPr>
          <w:rFonts w:ascii="Times New Roman" w:eastAsia="Times-Roman" w:hAnsi="Times New Roman" w:cs="Times New Roman"/>
          <w:color w:val="000000"/>
          <w:sz w:val="24"/>
          <w:szCs w:val="24"/>
        </w:rPr>
        <w:t>Within account system we will provide system to validate account</w:t>
      </w:r>
      <w:commentRangeEnd w:id="178"/>
      <w:r w:rsidR="002459BF">
        <w:rPr>
          <w:rStyle w:val="CommentReference"/>
        </w:rPr>
        <w:commentReference w:id="178"/>
      </w:r>
    </w:p>
    <w:p w14:paraId="44F4F8FA"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hAnsi="Times New Roman" w:cs="Times New Roman"/>
          <w:b/>
          <w:bCs/>
          <w:sz w:val="24"/>
          <w:szCs w:val="24"/>
          <w:lang w:val="en-GB"/>
        </w:rPr>
        <w:t>Software-service request customer management system:</w:t>
      </w:r>
    </w:p>
    <w:p w14:paraId="05005854" w14:textId="77777777" w:rsidR="009A7DE1" w:rsidRPr="00FA120D"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t>Part of Software-entrepreneur to manage everything about their project and profile. Ex   project title type of project or software-personnel that interested in project within system. This part will be have function that only Software-entrepreneur can do within it.</w:t>
      </w:r>
    </w:p>
    <w:p w14:paraId="79494942" w14:textId="77777777" w:rsidR="009A7DE1" w:rsidRPr="00FA120D" w:rsidRDefault="009A7DE1" w:rsidP="009A7DE1">
      <w:pPr>
        <w:rPr>
          <w:rFonts w:ascii="Times New Roman" w:eastAsia="Times-Roman" w:hAnsi="Times New Roman" w:cs="Times New Roman"/>
          <w:color w:val="000000"/>
          <w:sz w:val="24"/>
          <w:szCs w:val="24"/>
        </w:rPr>
      </w:pPr>
      <w:commentRangeStart w:id="179"/>
      <w:r w:rsidRPr="00FA120D">
        <w:rPr>
          <w:rFonts w:ascii="Times New Roman" w:eastAsia="Times-Roman" w:hAnsi="Times New Roman" w:cs="Times New Roman"/>
          <w:b/>
          <w:bCs/>
          <w:color w:val="000000"/>
          <w:sz w:val="24"/>
          <w:szCs w:val="24"/>
        </w:rPr>
        <w:t>Software- freelance supply team management system:</w:t>
      </w:r>
      <w:commentRangeEnd w:id="179"/>
      <w:r w:rsidR="002459BF">
        <w:rPr>
          <w:rStyle w:val="CommentReference"/>
        </w:rPr>
        <w:commentReference w:id="179"/>
      </w:r>
    </w:p>
    <w:p w14:paraId="0B8C5267" w14:textId="77777777" w:rsidR="009A7DE1"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b/>
      </w:r>
      <w:r w:rsidRPr="00FA120D">
        <w:rPr>
          <w:rFonts w:ascii="Times New Roman" w:eastAsia="Times-Roman" w:hAnsi="Times New Roman" w:cs="Times New Roman"/>
          <w:color w:val="000000"/>
          <w:sz w:val="24"/>
          <w:szCs w:val="24"/>
        </w:rPr>
        <w:t xml:space="preserve">Part of Software-personnel to manage </w:t>
      </w:r>
      <w:r w:rsidR="00331F77">
        <w:rPr>
          <w:rFonts w:ascii="Times New Roman" w:eastAsia="Times-Roman" w:hAnsi="Times New Roman" w:cs="Times New Roman"/>
          <w:color w:val="000000"/>
          <w:sz w:val="24"/>
          <w:szCs w:val="24"/>
        </w:rPr>
        <w:t>about their own history,</w:t>
      </w:r>
      <w:r w:rsidR="00331F77" w:rsidRPr="00AE25C8">
        <w:rPr>
          <w:rFonts w:ascii="Times New Roman" w:eastAsia="Times-Roman" w:hAnsi="Times New Roman" w:cs="Times New Roman"/>
          <w:color w:val="000000"/>
          <w:sz w:val="24"/>
          <w:szCs w:val="24"/>
        </w:rPr>
        <w:t xml:space="preserve"> Employment</w:t>
      </w:r>
      <w:r w:rsidR="00331F77">
        <w:rPr>
          <w:rFonts w:ascii="Times New Roman" w:eastAsia="Times-Roman" w:hAnsi="Times New Roman" w:cs="Times New Roman"/>
          <w:color w:val="000000"/>
          <w:sz w:val="24"/>
          <w:szCs w:val="24"/>
        </w:rPr>
        <w:t xml:space="preserve"> and </w:t>
      </w:r>
      <w:r w:rsidR="00153825">
        <w:rPr>
          <w:rFonts w:ascii="Times New Roman" w:eastAsia="Times-Roman" w:hAnsi="Times New Roman" w:cs="Times New Roman"/>
          <w:color w:val="000000"/>
          <w:sz w:val="24"/>
          <w:szCs w:val="24"/>
        </w:rPr>
        <w:t xml:space="preserve">resume. </w:t>
      </w:r>
      <w:r w:rsidRPr="00FA120D">
        <w:rPr>
          <w:rFonts w:ascii="Times New Roman" w:eastAsia="Times-Roman" w:hAnsi="Times New Roman" w:cs="Times New Roman"/>
          <w:color w:val="000000"/>
          <w:sz w:val="24"/>
          <w:szCs w:val="24"/>
        </w:rPr>
        <w:t>Ex task status, profile manage. This part will be have function that Software-personnel can do within it.</w:t>
      </w:r>
    </w:p>
    <w:p w14:paraId="214202C6" w14:textId="77777777" w:rsidR="004F6B3E" w:rsidRDefault="004F6B3E" w:rsidP="004F6B3E">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 xml:space="preserve">Software- </w:t>
      </w:r>
      <w:r w:rsidR="004E4213">
        <w:rPr>
          <w:rFonts w:ascii="Times New Roman" w:eastAsia="Times-Roman" w:hAnsi="Times New Roman" w:cs="Times New Roman"/>
          <w:b/>
          <w:bCs/>
          <w:color w:val="000000"/>
          <w:sz w:val="24"/>
          <w:szCs w:val="24"/>
        </w:rPr>
        <w:t>Administrator</w:t>
      </w:r>
      <w:r>
        <w:rPr>
          <w:rFonts w:ascii="Times New Roman" w:eastAsia="Times-Roman" w:hAnsi="Times New Roman" w:cs="Times New Roman"/>
          <w:b/>
          <w:bCs/>
          <w:color w:val="000000"/>
          <w:sz w:val="24"/>
          <w:szCs w:val="24"/>
        </w:rPr>
        <w:t xml:space="preserve"> </w:t>
      </w:r>
      <w:r w:rsidRPr="00FA120D">
        <w:rPr>
          <w:rFonts w:ascii="Times New Roman" w:eastAsia="Times-Roman" w:hAnsi="Times New Roman" w:cs="Times New Roman"/>
          <w:b/>
          <w:bCs/>
          <w:color w:val="000000"/>
          <w:sz w:val="24"/>
          <w:szCs w:val="24"/>
        </w:rPr>
        <w:t>management system:</w:t>
      </w:r>
    </w:p>
    <w:p w14:paraId="7C713919" w14:textId="77777777" w:rsidR="004F6B3E" w:rsidRDefault="001118E8" w:rsidP="004F6B3E">
      <w:pPr>
        <w:ind w:firstLine="720"/>
        <w:jc w:val="both"/>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to validate account of </w:t>
      </w:r>
      <w:r w:rsidR="00951AF4">
        <w:rPr>
          <w:rFonts w:ascii="Times New Roman" w:eastAsia="Times-Roman" w:hAnsi="Times New Roman" w:cs="Times New Roman"/>
          <w:color w:val="000000"/>
          <w:sz w:val="24"/>
          <w:szCs w:val="24"/>
        </w:rPr>
        <w:t>freelancer</w:t>
      </w:r>
      <w:r w:rsidR="006B5846">
        <w:rPr>
          <w:rFonts w:ascii="Times New Roman" w:eastAsia="Times-Roman" w:hAnsi="Times New Roman" w:cs="Times New Roman"/>
          <w:color w:val="000000"/>
          <w:sz w:val="24"/>
          <w:szCs w:val="24"/>
        </w:rPr>
        <w:t xml:space="preserve"> member in system</w:t>
      </w:r>
      <w:r w:rsidR="00951AF4">
        <w:rPr>
          <w:rFonts w:ascii="Times New Roman" w:eastAsia="Times-Roman" w:hAnsi="Times New Roman" w:cs="Times New Roman"/>
          <w:color w:val="000000"/>
          <w:sz w:val="24"/>
          <w:szCs w:val="24"/>
        </w:rPr>
        <w:t xml:space="preserve">. </w:t>
      </w:r>
    </w:p>
    <w:p w14:paraId="1EA865C0" w14:textId="77777777" w:rsidR="00BA6419" w:rsidRDefault="00BA6419" w:rsidP="009A7DE1">
      <w:pPr>
        <w:rPr>
          <w:rFonts w:ascii="Times New Roman" w:eastAsia="Times-Roman" w:hAnsi="Times New Roman" w:cs="Times New Roman"/>
          <w:color w:val="000000"/>
          <w:sz w:val="24"/>
          <w:szCs w:val="24"/>
        </w:rPr>
      </w:pPr>
    </w:p>
    <w:p w14:paraId="3D543F5B"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8"/>
        </w:rPr>
        <w:lastRenderedPageBreak/>
        <w:t>4.4.1.2 Software Document</w:t>
      </w:r>
    </w:p>
    <w:p w14:paraId="640F6045"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14:paraId="3CED2B95"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14:paraId="71ADB7E9"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14:paraId="30755C1C"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14:paraId="215B5865"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14:paraId="485AD356" w14:textId="77777777"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14:paraId="5F6A705E" w14:textId="77777777"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14:paraId="1165B618"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14:paraId="0607786F" w14:textId="77777777"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14:paraId="67A3F943" w14:textId="77777777"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Self-Assessment Report</w:t>
      </w:r>
    </w:p>
    <w:p w14:paraId="189E6F5C" w14:textId="77777777" w:rsidR="009A7DE1" w:rsidRPr="00FA120D" w:rsidRDefault="009A7DE1" w:rsidP="009A7DE1">
      <w:pPr>
        <w:rPr>
          <w:rFonts w:ascii="Times New Roman" w:eastAsia="Times-Roman" w:hAnsi="Times New Roman" w:cs="Times New Roman"/>
          <w:color w:val="000000"/>
          <w:sz w:val="24"/>
          <w:szCs w:val="24"/>
        </w:rPr>
      </w:pPr>
    </w:p>
    <w:p w14:paraId="1122E51B" w14:textId="77777777" w:rsidR="009A7DE1" w:rsidRPr="00FA120D" w:rsidRDefault="009A7DE1" w:rsidP="002661A2">
      <w:pPr>
        <w:rPr>
          <w:sz w:val="32"/>
          <w:szCs w:val="32"/>
          <w:lang w:val="en-GB"/>
        </w:rPr>
        <w:pPrChange w:id="180" w:author="SAMSUNG" w:date="2014-03-25T10:16:00Z">
          <w:pPr>
            <w:pStyle w:val="Heading2"/>
            <w:spacing w:before="0" w:after="200" w:line="276" w:lineRule="auto"/>
          </w:pPr>
        </w:pPrChange>
      </w:pPr>
      <w:r w:rsidRPr="00FA120D">
        <w:rPr>
          <w:lang w:val="en-GB"/>
        </w:rPr>
        <w:t>4.4.2 Limits</w:t>
      </w:r>
    </w:p>
    <w:p w14:paraId="02BBF7A2"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TEAM DUTY web application.</w:t>
      </w:r>
    </w:p>
    <w:p w14:paraId="0017A586"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TEAM DUTY web application.</w:t>
      </w:r>
    </w:p>
    <w:p w14:paraId="2635A47B"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User must to be member before using TEAM DUTY web application.</w:t>
      </w:r>
    </w:p>
    <w:p w14:paraId="72F3BFE4" w14:textId="77777777" w:rsidR="009A7DE1"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User will be using username in form email address </w:t>
      </w:r>
      <w:r w:rsidR="006B5846">
        <w:rPr>
          <w:rFonts w:ascii="Times New Roman" w:eastAsia="Times-Roman" w:hAnsi="Times New Roman" w:cs="Times New Roman"/>
          <w:color w:val="000000"/>
          <w:sz w:val="24"/>
          <w:szCs w:val="24"/>
        </w:rPr>
        <w:t xml:space="preserve">to using in </w:t>
      </w:r>
      <w:r w:rsidRPr="00FA120D">
        <w:rPr>
          <w:rFonts w:ascii="Times New Roman" w:eastAsia="Times-Roman" w:hAnsi="Times New Roman" w:cs="Times New Roman"/>
          <w:color w:val="000000"/>
          <w:sz w:val="24"/>
          <w:szCs w:val="24"/>
        </w:rPr>
        <w:t>web application.</w:t>
      </w:r>
    </w:p>
    <w:p w14:paraId="0C158C6C" w14:textId="77777777" w:rsidR="00951AF4" w:rsidRPr="00FA120D" w:rsidRDefault="00951AF4"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Web application support only Thai language</w:t>
      </w:r>
    </w:p>
    <w:p w14:paraId="31B8CD66" w14:textId="77777777" w:rsidR="009A7DE1" w:rsidRDefault="009A7DE1" w:rsidP="009A7DE1">
      <w:pPr>
        <w:rPr>
          <w:rFonts w:ascii="Times New Roman" w:eastAsia="Times-Roman" w:hAnsi="Times New Roman" w:cs="Times New Roman"/>
          <w:color w:val="000000"/>
          <w:sz w:val="24"/>
          <w:szCs w:val="24"/>
        </w:rPr>
      </w:pPr>
    </w:p>
    <w:p w14:paraId="19AC8472" w14:textId="77777777" w:rsidR="00596E7D" w:rsidRDefault="00596E7D" w:rsidP="009A7DE1">
      <w:pPr>
        <w:rPr>
          <w:rFonts w:ascii="Times New Roman" w:eastAsia="Times-Roman" w:hAnsi="Times New Roman" w:cs="Times New Roman"/>
          <w:color w:val="000000"/>
          <w:sz w:val="24"/>
          <w:szCs w:val="24"/>
        </w:rPr>
      </w:pPr>
    </w:p>
    <w:p w14:paraId="0A61BA59" w14:textId="77777777" w:rsidR="00596E7D" w:rsidRDefault="00596E7D" w:rsidP="009A7DE1">
      <w:pPr>
        <w:rPr>
          <w:rFonts w:ascii="Times New Roman" w:eastAsia="Times-Roman" w:hAnsi="Times New Roman" w:cs="Times New Roman"/>
          <w:color w:val="000000"/>
          <w:sz w:val="24"/>
          <w:szCs w:val="24"/>
        </w:rPr>
      </w:pPr>
    </w:p>
    <w:p w14:paraId="62368CE5" w14:textId="77777777" w:rsidR="00596E7D" w:rsidRDefault="00596E7D" w:rsidP="009A7DE1">
      <w:pPr>
        <w:rPr>
          <w:rFonts w:ascii="Times New Roman" w:eastAsia="Times-Roman" w:hAnsi="Times New Roman" w:cs="Times New Roman"/>
          <w:color w:val="000000"/>
          <w:sz w:val="24"/>
          <w:szCs w:val="24"/>
        </w:rPr>
      </w:pPr>
    </w:p>
    <w:p w14:paraId="61C81F9B" w14:textId="77777777" w:rsidR="00596E7D" w:rsidRDefault="00596E7D" w:rsidP="009A7DE1">
      <w:pPr>
        <w:rPr>
          <w:rFonts w:ascii="Times New Roman" w:eastAsia="Times-Roman" w:hAnsi="Times New Roman" w:cs="Times New Roman"/>
          <w:color w:val="000000"/>
          <w:sz w:val="24"/>
          <w:szCs w:val="24"/>
        </w:rPr>
      </w:pPr>
    </w:p>
    <w:p w14:paraId="55716529" w14:textId="77777777" w:rsidR="00596E7D" w:rsidRDefault="00596E7D" w:rsidP="009A7DE1">
      <w:pPr>
        <w:rPr>
          <w:rFonts w:ascii="Times New Roman" w:eastAsia="Times-Roman" w:hAnsi="Times New Roman" w:cs="Times New Roman"/>
          <w:color w:val="000000"/>
          <w:sz w:val="24"/>
          <w:szCs w:val="24"/>
        </w:rPr>
      </w:pPr>
    </w:p>
    <w:p w14:paraId="7A42A64A" w14:textId="77777777" w:rsidR="00596E7D" w:rsidRDefault="00596E7D" w:rsidP="009A7DE1">
      <w:pPr>
        <w:rPr>
          <w:rFonts w:ascii="Times New Roman" w:eastAsia="Times-Roman" w:hAnsi="Times New Roman" w:cs="Times New Roman"/>
          <w:color w:val="000000"/>
          <w:sz w:val="24"/>
          <w:szCs w:val="24"/>
        </w:rPr>
      </w:pPr>
    </w:p>
    <w:p w14:paraId="69F26143" w14:textId="77777777" w:rsidR="00596E7D" w:rsidRDefault="00596E7D" w:rsidP="009A7DE1">
      <w:pPr>
        <w:rPr>
          <w:rFonts w:ascii="Times New Roman" w:eastAsia="Times-Roman" w:hAnsi="Times New Roman" w:cs="Times New Roman"/>
          <w:color w:val="000000"/>
          <w:sz w:val="24"/>
          <w:szCs w:val="24"/>
        </w:rPr>
      </w:pPr>
    </w:p>
    <w:p w14:paraId="128A3543" w14:textId="77777777" w:rsidR="00596E7D" w:rsidRDefault="00596E7D" w:rsidP="009A7DE1">
      <w:pPr>
        <w:rPr>
          <w:rFonts w:ascii="Times New Roman" w:eastAsia="Times-Roman" w:hAnsi="Times New Roman" w:cs="Times New Roman"/>
          <w:color w:val="000000"/>
          <w:sz w:val="24"/>
          <w:szCs w:val="24"/>
        </w:rPr>
      </w:pPr>
    </w:p>
    <w:p w14:paraId="5B2A10B9" w14:textId="77777777" w:rsidR="00596E7D" w:rsidRPr="00FA120D" w:rsidRDefault="00596E7D" w:rsidP="009A7DE1">
      <w:pPr>
        <w:rPr>
          <w:rFonts w:ascii="Times New Roman" w:hAnsi="Times New Roman" w:cs="Times New Roman"/>
        </w:rPr>
      </w:pPr>
    </w:p>
    <w:p w14:paraId="77D06AB0" w14:textId="77777777" w:rsidR="00F219F9" w:rsidRDefault="00F219F9" w:rsidP="002661A2">
      <w:pPr>
        <w:pPrChange w:id="181" w:author="SAMSUNG" w:date="2014-03-25T10:17:00Z">
          <w:pPr>
            <w:pStyle w:val="Heading2"/>
            <w:spacing w:before="0" w:after="200" w:line="276" w:lineRule="auto"/>
          </w:pPr>
        </w:pPrChange>
      </w:pPr>
    </w:p>
    <w:p w14:paraId="1199C7D8" w14:textId="77777777" w:rsidR="006B5846" w:rsidRDefault="006B5846" w:rsidP="002661A2">
      <w:pPr>
        <w:pPrChange w:id="182" w:author="SAMSUNG" w:date="2014-03-25T10:17:00Z">
          <w:pPr>
            <w:pStyle w:val="Heading2"/>
            <w:spacing w:before="0" w:after="200" w:line="276" w:lineRule="auto"/>
          </w:pPr>
        </w:pPrChange>
      </w:pPr>
    </w:p>
    <w:p w14:paraId="53945E24" w14:textId="77777777" w:rsidR="009A7DE1" w:rsidRPr="00FA120D" w:rsidRDefault="009A7DE1" w:rsidP="009A7DE1">
      <w:pPr>
        <w:pStyle w:val="Heading2"/>
        <w:spacing w:before="0" w:after="200" w:line="276" w:lineRule="auto"/>
        <w:rPr>
          <w:rFonts w:ascii="Times New Roman" w:hAnsi="Times New Roman" w:cs="Times New Roman"/>
          <w:color w:val="auto"/>
          <w:sz w:val="36"/>
          <w:szCs w:val="36"/>
          <w:lang w:val="en-GB"/>
        </w:rPr>
      </w:pPr>
      <w:r w:rsidRPr="00FA120D">
        <w:rPr>
          <w:rFonts w:ascii="Times New Roman" w:hAnsi="Times New Roman" w:cs="Times New Roman"/>
          <w:color w:val="auto"/>
          <w:sz w:val="32"/>
          <w:szCs w:val="32"/>
        </w:rPr>
        <w:lastRenderedPageBreak/>
        <w:t>4.</w:t>
      </w:r>
      <w:r w:rsidRPr="00FA120D">
        <w:rPr>
          <w:rFonts w:ascii="Times New Roman" w:hAnsi="Times New Roman" w:cs="Times New Roman"/>
          <w:color w:val="auto"/>
          <w:sz w:val="32"/>
          <w:szCs w:val="40"/>
        </w:rPr>
        <w:t>5</w:t>
      </w:r>
      <w:r w:rsidRPr="00FA120D">
        <w:rPr>
          <w:rFonts w:ascii="Times New Roman" w:hAnsi="Times New Roman" w:cs="Times New Roman"/>
          <w:color w:val="auto"/>
          <w:sz w:val="32"/>
          <w:szCs w:val="32"/>
        </w:rPr>
        <w:t xml:space="preserve"> Schedule &amp; Milestones</w:t>
      </w:r>
    </w:p>
    <w:p w14:paraId="7DEC7F83" w14:textId="77777777" w:rsidR="009A7DE1" w:rsidRPr="00FA120D" w:rsidRDefault="009A7DE1" w:rsidP="009A7DE1">
      <w:pPr>
        <w:ind w:firstLine="720"/>
        <w:rPr>
          <w:rFonts w:ascii="Times New Roman" w:eastAsia="Times-Roman" w:hAnsi="Times New Roman" w:cs="Times New Roman"/>
          <w:b/>
          <w:bCs/>
          <w:color w:val="000000"/>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14:paraId="74E4CF21" w14:textId="77777777" w:rsidR="009A7DE1" w:rsidRPr="00FA120D" w:rsidRDefault="00153825" w:rsidP="009A7DE1">
      <w:pPr>
        <w:spacing w:after="0" w:line="276" w:lineRule="auto"/>
        <w:rPr>
          <w:rFonts w:ascii="Times New Roman" w:hAnsi="Times New Roman" w:cs="Times New Roman"/>
          <w:sz w:val="24"/>
          <w:szCs w:val="24"/>
          <w:lang w:val="en-GB"/>
        </w:rPr>
      </w:pPr>
      <w:del w:id="183" w:author="CAMT" w:date="2014-03-24T11:01:00Z">
        <w:r w:rsidDel="002459BF">
          <w:rPr>
            <w:rFonts w:ascii="Times New Roman" w:hAnsi="Times New Roman" w:cs="Times New Roman"/>
            <w:b/>
            <w:bCs/>
            <w:sz w:val="24"/>
            <w:szCs w:val="24"/>
            <w:u w:val="single"/>
          </w:rPr>
          <w:delText xml:space="preserve">Have </w:delText>
        </w:r>
      </w:del>
      <w:proofErr w:type="spellStart"/>
      <w:proofErr w:type="gramStart"/>
      <w:ins w:id="184" w:author="CAMT" w:date="2014-03-24T11:01:00Z">
        <w:r w:rsidR="002459BF">
          <w:rPr>
            <w:rFonts w:ascii="Times New Roman" w:hAnsi="Times New Roman" w:cs="Times New Roman"/>
            <w:b/>
            <w:bCs/>
            <w:sz w:val="24"/>
            <w:szCs w:val="24"/>
            <w:u w:val="single"/>
          </w:rPr>
          <w:t>Thee</w:t>
        </w:r>
        <w:proofErr w:type="spellEnd"/>
        <w:proofErr w:type="gramEnd"/>
        <w:r w:rsidR="002459BF">
          <w:rPr>
            <w:rFonts w:ascii="Times New Roman" w:hAnsi="Times New Roman" w:cs="Times New Roman"/>
            <w:b/>
            <w:bCs/>
            <w:sz w:val="24"/>
            <w:szCs w:val="24"/>
            <w:u w:val="single"/>
          </w:rPr>
          <w:t xml:space="preserve"> are </w:t>
        </w:r>
      </w:ins>
      <w:r>
        <w:rPr>
          <w:rFonts w:ascii="Times New Roman" w:hAnsi="Times New Roman" w:cs="Times New Roman"/>
          <w:b/>
          <w:bCs/>
          <w:sz w:val="24"/>
          <w:szCs w:val="24"/>
          <w:u w:val="single"/>
        </w:rPr>
        <w:t>three</w:t>
      </w:r>
      <w:r w:rsidR="009A7DE1" w:rsidRPr="00FA120D">
        <w:rPr>
          <w:rFonts w:ascii="Times New Roman" w:hAnsi="Times New Roman" w:cs="Times New Roman"/>
          <w:b/>
          <w:bCs/>
          <w:sz w:val="24"/>
          <w:szCs w:val="24"/>
          <w:u w:val="single"/>
        </w:rPr>
        <w:t xml:space="preserve"> type</w:t>
      </w:r>
      <w:ins w:id="185" w:author="CAMT" w:date="2014-03-24T11:01:00Z">
        <w:r w:rsidR="002459BF">
          <w:rPr>
            <w:rFonts w:ascii="Times New Roman" w:hAnsi="Times New Roman" w:cs="Times New Roman"/>
            <w:b/>
            <w:bCs/>
            <w:sz w:val="24"/>
            <w:szCs w:val="24"/>
            <w:u w:val="single"/>
          </w:rPr>
          <w:t>s</w:t>
        </w:r>
      </w:ins>
      <w:r w:rsidR="009A7DE1" w:rsidRPr="00FA120D">
        <w:rPr>
          <w:rFonts w:ascii="Times New Roman" w:hAnsi="Times New Roman" w:cs="Times New Roman"/>
          <w:b/>
          <w:bCs/>
          <w:sz w:val="24"/>
          <w:szCs w:val="24"/>
          <w:u w:val="single"/>
        </w:rPr>
        <w:t xml:space="preserve"> of User</w:t>
      </w:r>
      <w:ins w:id="186" w:author="CAMT" w:date="2014-03-24T11:01:00Z">
        <w:r w:rsidR="002459BF">
          <w:rPr>
            <w:rFonts w:ascii="Times New Roman" w:hAnsi="Times New Roman" w:cs="Times New Roman"/>
            <w:b/>
            <w:bCs/>
            <w:sz w:val="24"/>
            <w:szCs w:val="24"/>
            <w:u w:val="single"/>
          </w:rPr>
          <w:t>s:</w:t>
        </w:r>
      </w:ins>
      <w:r w:rsidR="009A7DE1" w:rsidRPr="00FA120D">
        <w:rPr>
          <w:rFonts w:ascii="Times New Roman" w:hAnsi="Times New Roman" w:cs="Times New Roman"/>
          <w:sz w:val="24"/>
          <w:szCs w:val="24"/>
          <w:u w:val="single"/>
          <w:cs/>
        </w:rPr>
        <w:br/>
      </w:r>
      <w:r w:rsidR="00FA120D">
        <w:rPr>
          <w:rFonts w:ascii="Times New Roman" w:hAnsi="Times New Roman" w:cs="Times New Roman"/>
          <w:sz w:val="24"/>
          <w:szCs w:val="24"/>
        </w:rPr>
        <w:t xml:space="preserve">            </w:t>
      </w:r>
      <w:r w:rsidR="009A7DE1" w:rsidRPr="00FA120D">
        <w:rPr>
          <w:rFonts w:ascii="Times New Roman" w:hAnsi="Times New Roman" w:cs="Times New Roman"/>
          <w:sz w:val="24"/>
          <w:szCs w:val="24"/>
        </w:rPr>
        <w:t xml:space="preserve">-First is </w:t>
      </w:r>
      <w:r w:rsidR="00290A5E">
        <w:rPr>
          <w:rFonts w:ascii="Times New Roman" w:hAnsi="Times New Roman" w:cs="Times New Roman"/>
          <w:sz w:val="24"/>
          <w:szCs w:val="24"/>
        </w:rPr>
        <w:tab/>
      </w:r>
      <w:r w:rsidR="009A7DE1" w:rsidRPr="00FA120D">
        <w:rPr>
          <w:rFonts w:ascii="Times New Roman" w:hAnsi="Times New Roman" w:cs="Times New Roman"/>
          <w:b/>
          <w:bCs/>
          <w:sz w:val="24"/>
          <w:szCs w:val="24"/>
          <w:lang w:val="en-GB"/>
        </w:rPr>
        <w:t>service request customer</w:t>
      </w:r>
    </w:p>
    <w:p w14:paraId="08EB1FA6" w14:textId="77777777" w:rsidR="009A7DE1"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sidR="00290A5E">
        <w:rPr>
          <w:rFonts w:ascii="Times New Roman" w:eastAsia="Times-Roman" w:hAnsi="Times New Roman" w:cs="Times New Roman"/>
          <w:b/>
          <w:bCs/>
          <w:color w:val="000000"/>
          <w:sz w:val="24"/>
          <w:szCs w:val="24"/>
        </w:rPr>
        <w:tab/>
      </w:r>
      <w:r w:rsidRPr="00FA120D">
        <w:rPr>
          <w:rFonts w:ascii="Times New Roman" w:eastAsia="Times-Roman" w:hAnsi="Times New Roman" w:cs="Times New Roman"/>
          <w:b/>
          <w:bCs/>
          <w:color w:val="000000"/>
          <w:sz w:val="24"/>
          <w:szCs w:val="24"/>
        </w:rPr>
        <w:t>freelance supply team</w:t>
      </w:r>
    </w:p>
    <w:p w14:paraId="3F29E41E" w14:textId="77777777" w:rsidR="0040782E" w:rsidRPr="00FA120D"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w:t>
      </w:r>
    </w:p>
    <w:tbl>
      <w:tblPr>
        <w:tblpPr w:leftFromText="180" w:rightFromText="180" w:vertAnchor="page" w:horzAnchor="margin" w:tblpXSpec="center" w:tblpY="5707"/>
        <w:tblW w:w="11204" w:type="dxa"/>
        <w:tblLayout w:type="fixed"/>
        <w:tblLook w:val="04A0" w:firstRow="1" w:lastRow="0" w:firstColumn="1" w:lastColumn="0" w:noHBand="0" w:noVBand="1"/>
      </w:tblPr>
      <w:tblGrid>
        <w:gridCol w:w="567"/>
        <w:gridCol w:w="1559"/>
        <w:gridCol w:w="5245"/>
        <w:gridCol w:w="1275"/>
        <w:gridCol w:w="1276"/>
        <w:gridCol w:w="1282"/>
      </w:tblGrid>
      <w:tr w:rsidR="00FF5EC7" w:rsidRPr="00FA120D" w14:paraId="2BDD3195" w14:textId="77777777" w:rsidTr="00FF5EC7">
        <w:trPr>
          <w:trHeight w:val="517"/>
        </w:trPr>
        <w:tc>
          <w:tcPr>
            <w:tcW w:w="567" w:type="dxa"/>
            <w:vMerge w:val="restart"/>
            <w:tcBorders>
              <w:top w:val="single" w:sz="4" w:space="0" w:color="auto"/>
              <w:left w:val="single" w:sz="4" w:space="0" w:color="auto"/>
              <w:right w:val="single" w:sz="4" w:space="0" w:color="auto"/>
            </w:tcBorders>
            <w:shd w:val="clear" w:color="auto" w:fill="0D0D0D" w:themeFill="text1" w:themeFillTint="F2"/>
            <w:noWrap/>
            <w:vAlign w:val="center"/>
            <w:hideMark/>
          </w:tcPr>
          <w:p w14:paraId="4521314F" w14:textId="77777777"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No</w:t>
            </w:r>
          </w:p>
        </w:tc>
        <w:tc>
          <w:tcPr>
            <w:tcW w:w="1559" w:type="dxa"/>
            <w:vMerge w:val="restart"/>
            <w:tcBorders>
              <w:top w:val="single" w:sz="4" w:space="0" w:color="auto"/>
              <w:left w:val="nil"/>
              <w:right w:val="single" w:sz="4" w:space="0" w:color="auto"/>
            </w:tcBorders>
            <w:shd w:val="clear" w:color="auto" w:fill="0D0D0D" w:themeFill="text1" w:themeFillTint="F2"/>
            <w:noWrap/>
            <w:vAlign w:val="center"/>
            <w:hideMark/>
          </w:tcPr>
          <w:p w14:paraId="256D7872" w14:textId="77777777"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Name</w:t>
            </w:r>
          </w:p>
        </w:tc>
        <w:tc>
          <w:tcPr>
            <w:tcW w:w="5245" w:type="dxa"/>
            <w:vMerge w:val="restart"/>
            <w:tcBorders>
              <w:top w:val="single" w:sz="4" w:space="0" w:color="auto"/>
              <w:left w:val="nil"/>
              <w:right w:val="single" w:sz="4" w:space="0" w:color="auto"/>
            </w:tcBorders>
            <w:shd w:val="clear" w:color="auto" w:fill="0D0D0D" w:themeFill="text1" w:themeFillTint="F2"/>
            <w:noWrap/>
            <w:vAlign w:val="center"/>
            <w:hideMark/>
          </w:tcPr>
          <w:p w14:paraId="73B27199" w14:textId="77777777"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Description</w:t>
            </w:r>
          </w:p>
        </w:tc>
        <w:tc>
          <w:tcPr>
            <w:tcW w:w="3833" w:type="dxa"/>
            <w:gridSpan w:val="3"/>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FBCDFAA" w14:textId="77777777"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User support</w:t>
            </w:r>
          </w:p>
        </w:tc>
      </w:tr>
      <w:tr w:rsidR="00FF5EC7" w:rsidRPr="00FA120D" w14:paraId="3CAA6F5A" w14:textId="77777777" w:rsidTr="00FF5EC7">
        <w:trPr>
          <w:trHeight w:val="517"/>
        </w:trPr>
        <w:tc>
          <w:tcPr>
            <w:tcW w:w="567" w:type="dxa"/>
            <w:vMerge/>
            <w:tcBorders>
              <w:left w:val="single" w:sz="4" w:space="0" w:color="auto"/>
              <w:bottom w:val="single" w:sz="4" w:space="0" w:color="auto"/>
              <w:right w:val="single" w:sz="4" w:space="0" w:color="auto"/>
            </w:tcBorders>
            <w:shd w:val="clear" w:color="auto" w:fill="0D0D0D" w:themeFill="text1" w:themeFillTint="F2"/>
            <w:noWrap/>
            <w:vAlign w:val="center"/>
          </w:tcPr>
          <w:p w14:paraId="5FC3FD24" w14:textId="77777777"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1559" w:type="dxa"/>
            <w:vMerge/>
            <w:tcBorders>
              <w:left w:val="nil"/>
              <w:bottom w:val="single" w:sz="4" w:space="0" w:color="auto"/>
              <w:right w:val="single" w:sz="4" w:space="0" w:color="auto"/>
            </w:tcBorders>
            <w:shd w:val="clear" w:color="auto" w:fill="0D0D0D" w:themeFill="text1" w:themeFillTint="F2"/>
            <w:noWrap/>
            <w:vAlign w:val="center"/>
          </w:tcPr>
          <w:p w14:paraId="7CD32A03" w14:textId="77777777"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5245" w:type="dxa"/>
            <w:vMerge/>
            <w:tcBorders>
              <w:left w:val="nil"/>
              <w:bottom w:val="single" w:sz="4" w:space="0" w:color="auto"/>
              <w:right w:val="single" w:sz="4" w:space="0" w:color="auto"/>
            </w:tcBorders>
            <w:shd w:val="clear" w:color="auto" w:fill="0D0D0D" w:themeFill="text1" w:themeFillTint="F2"/>
            <w:noWrap/>
            <w:vAlign w:val="center"/>
          </w:tcPr>
          <w:p w14:paraId="4BFFB06C" w14:textId="77777777"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1275" w:type="dxa"/>
            <w:tcBorders>
              <w:top w:val="single" w:sz="4" w:space="0" w:color="auto"/>
              <w:left w:val="nil"/>
              <w:bottom w:val="single" w:sz="4" w:space="0" w:color="auto"/>
              <w:right w:val="single" w:sz="4" w:space="0" w:color="auto"/>
            </w:tcBorders>
            <w:shd w:val="clear" w:color="auto" w:fill="0D0D0D" w:themeFill="text1" w:themeFillTint="F2"/>
            <w:noWrap/>
            <w:vAlign w:val="center"/>
          </w:tcPr>
          <w:p w14:paraId="2B1FF87A" w14:textId="77777777"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hAnsi="Times New Roman" w:cs="Times New Roman"/>
                <w:b/>
                <w:bCs/>
                <w:sz w:val="24"/>
                <w:szCs w:val="24"/>
                <w:lang w:val="en-GB"/>
              </w:rPr>
              <w:t>service request customer</w:t>
            </w:r>
          </w:p>
        </w:tc>
        <w:tc>
          <w:tcPr>
            <w:tcW w:w="1276" w:type="dxa"/>
            <w:tcBorders>
              <w:top w:val="single" w:sz="4" w:space="0" w:color="auto"/>
              <w:left w:val="nil"/>
              <w:bottom w:val="single" w:sz="4" w:space="0" w:color="auto"/>
              <w:right w:val="single" w:sz="4" w:space="0" w:color="auto"/>
            </w:tcBorders>
            <w:shd w:val="clear" w:color="auto" w:fill="0D0D0D" w:themeFill="text1" w:themeFillTint="F2"/>
            <w:vAlign w:val="center"/>
          </w:tcPr>
          <w:p w14:paraId="048C209D" w14:textId="77777777"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3C70E3">
              <w:rPr>
                <w:rFonts w:ascii="Times New Roman" w:eastAsia="Times-Roman" w:hAnsi="Times New Roman" w:cs="Times New Roman"/>
                <w:b/>
                <w:bCs/>
                <w:color w:val="FFFFFF" w:themeColor="background1"/>
                <w:sz w:val="24"/>
                <w:szCs w:val="24"/>
              </w:rPr>
              <w:t>freelance supply team</w:t>
            </w:r>
          </w:p>
        </w:tc>
        <w:tc>
          <w:tcPr>
            <w:tcW w:w="1282" w:type="dxa"/>
            <w:tcBorders>
              <w:top w:val="single" w:sz="4" w:space="0" w:color="auto"/>
              <w:left w:val="nil"/>
              <w:bottom w:val="single" w:sz="4" w:space="0" w:color="auto"/>
              <w:right w:val="single" w:sz="4" w:space="0" w:color="auto"/>
            </w:tcBorders>
            <w:shd w:val="clear" w:color="auto" w:fill="0D0D0D" w:themeFill="text1" w:themeFillTint="F2"/>
            <w:vAlign w:val="center"/>
          </w:tcPr>
          <w:p w14:paraId="0ECBD4AB" w14:textId="77777777" w:rsidR="00FF5EC7" w:rsidRPr="006F1B18"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6F1B18">
              <w:rPr>
                <w:rFonts w:ascii="Times New Roman" w:hAnsi="Times New Roman"/>
                <w:b/>
                <w:bCs/>
              </w:rPr>
              <w:t>Administrator</w:t>
            </w:r>
          </w:p>
        </w:tc>
      </w:tr>
      <w:tr w:rsidR="00FF5EC7" w:rsidRPr="00FA120D" w14:paraId="321F4331" w14:textId="77777777" w:rsidTr="00FF5EC7">
        <w:trPr>
          <w:trHeight w:val="517"/>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717E9141"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1559" w:type="dxa"/>
            <w:tcBorders>
              <w:top w:val="nil"/>
              <w:left w:val="nil"/>
              <w:bottom w:val="single" w:sz="4" w:space="0" w:color="auto"/>
              <w:right w:val="single" w:sz="4" w:space="0" w:color="auto"/>
            </w:tcBorders>
            <w:shd w:val="clear" w:color="auto" w:fill="auto"/>
            <w:vAlign w:val="center"/>
            <w:hideMark/>
          </w:tcPr>
          <w:p w14:paraId="1F97685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FA120D">
              <w:rPr>
                <w:rFonts w:ascii="Times New Roman" w:hAnsi="Times New Roman" w:cs="Times New Roman"/>
                <w:sz w:val="24"/>
                <w:szCs w:val="24"/>
              </w:rPr>
              <w:t>Regist</w:t>
            </w:r>
            <w:r>
              <w:rPr>
                <w:rFonts w:ascii="Times New Roman" w:hAnsi="Times New Roman" w:cs="Times New Roman"/>
                <w:sz w:val="24"/>
                <w:szCs w:val="24"/>
              </w:rPr>
              <w:t xml:space="preserve">ration </w:t>
            </w:r>
          </w:p>
        </w:tc>
        <w:tc>
          <w:tcPr>
            <w:tcW w:w="5245" w:type="dxa"/>
            <w:tcBorders>
              <w:top w:val="nil"/>
              <w:left w:val="nil"/>
              <w:bottom w:val="single" w:sz="4" w:space="0" w:color="auto"/>
              <w:right w:val="single" w:sz="4" w:space="0" w:color="auto"/>
            </w:tcBorders>
            <w:shd w:val="clear" w:color="auto" w:fill="auto"/>
            <w:vAlign w:val="center"/>
            <w:hideMark/>
          </w:tcPr>
          <w:p w14:paraId="0E8ACA05"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 to be member of system.</w:t>
            </w:r>
          </w:p>
        </w:tc>
        <w:tc>
          <w:tcPr>
            <w:tcW w:w="1275" w:type="dxa"/>
            <w:tcBorders>
              <w:top w:val="nil"/>
              <w:left w:val="nil"/>
              <w:bottom w:val="single" w:sz="4" w:space="0" w:color="auto"/>
              <w:right w:val="single" w:sz="4" w:space="0" w:color="auto"/>
            </w:tcBorders>
            <w:shd w:val="clear" w:color="auto" w:fill="auto"/>
            <w:vAlign w:val="center"/>
            <w:hideMark/>
          </w:tcPr>
          <w:p w14:paraId="7D74D151"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nil"/>
              <w:left w:val="nil"/>
              <w:bottom w:val="single" w:sz="4" w:space="0" w:color="auto"/>
              <w:right w:val="single" w:sz="4" w:space="0" w:color="auto"/>
            </w:tcBorders>
            <w:shd w:val="clear" w:color="auto" w:fill="auto"/>
            <w:vAlign w:val="center"/>
          </w:tcPr>
          <w:p w14:paraId="058F16C7"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nil"/>
              <w:left w:val="nil"/>
              <w:bottom w:val="single" w:sz="4" w:space="0" w:color="auto"/>
              <w:right w:val="single" w:sz="4" w:space="0" w:color="auto"/>
            </w:tcBorders>
            <w:shd w:val="clear" w:color="auto" w:fill="auto"/>
            <w:vAlign w:val="center"/>
          </w:tcPr>
          <w:p w14:paraId="5D6977A1"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5E16F2BD"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61714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59" w:type="dxa"/>
            <w:tcBorders>
              <w:top w:val="single" w:sz="4" w:space="0" w:color="auto"/>
              <w:left w:val="nil"/>
              <w:bottom w:val="single" w:sz="4" w:space="0" w:color="auto"/>
              <w:right w:val="single" w:sz="4" w:space="0" w:color="auto"/>
            </w:tcBorders>
            <w:shd w:val="clear" w:color="auto" w:fill="auto"/>
            <w:vAlign w:val="center"/>
          </w:tcPr>
          <w:p w14:paraId="5942F59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Login </w:t>
            </w:r>
          </w:p>
        </w:tc>
        <w:tc>
          <w:tcPr>
            <w:tcW w:w="5245" w:type="dxa"/>
            <w:tcBorders>
              <w:top w:val="single" w:sz="4" w:space="0" w:color="auto"/>
              <w:left w:val="nil"/>
              <w:bottom w:val="single" w:sz="4" w:space="0" w:color="auto"/>
              <w:right w:val="single" w:sz="4" w:space="0" w:color="auto"/>
            </w:tcBorders>
            <w:shd w:val="clear" w:color="auto" w:fill="auto"/>
            <w:vAlign w:val="center"/>
          </w:tcPr>
          <w:p w14:paraId="78D4DBE6"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to using system</w:t>
            </w:r>
          </w:p>
        </w:tc>
        <w:tc>
          <w:tcPr>
            <w:tcW w:w="1275" w:type="dxa"/>
            <w:tcBorders>
              <w:top w:val="single" w:sz="4" w:space="0" w:color="auto"/>
              <w:left w:val="nil"/>
              <w:bottom w:val="single" w:sz="4" w:space="0" w:color="auto"/>
              <w:right w:val="single" w:sz="4" w:space="0" w:color="auto"/>
            </w:tcBorders>
            <w:shd w:val="clear" w:color="auto" w:fill="auto"/>
            <w:vAlign w:val="center"/>
          </w:tcPr>
          <w:p w14:paraId="1905074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70F5316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0974BA2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FF5EC7" w:rsidRPr="00FA120D" w14:paraId="069157FE"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6B24D0"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59" w:type="dxa"/>
            <w:tcBorders>
              <w:top w:val="single" w:sz="4" w:space="0" w:color="auto"/>
              <w:left w:val="nil"/>
              <w:bottom w:val="single" w:sz="4" w:space="0" w:color="auto"/>
              <w:right w:val="single" w:sz="4" w:space="0" w:color="auto"/>
            </w:tcBorders>
            <w:shd w:val="clear" w:color="auto" w:fill="auto"/>
            <w:vAlign w:val="center"/>
          </w:tcPr>
          <w:p w14:paraId="7670057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Show Online Status </w:t>
            </w:r>
          </w:p>
        </w:tc>
        <w:tc>
          <w:tcPr>
            <w:tcW w:w="5245" w:type="dxa"/>
            <w:tcBorders>
              <w:top w:val="single" w:sz="4" w:space="0" w:color="auto"/>
              <w:left w:val="nil"/>
              <w:bottom w:val="single" w:sz="4" w:space="0" w:color="auto"/>
              <w:right w:val="single" w:sz="4" w:space="0" w:color="auto"/>
            </w:tcBorders>
            <w:shd w:val="clear" w:color="auto" w:fill="auto"/>
            <w:vAlign w:val="center"/>
          </w:tcPr>
          <w:p w14:paraId="428EB87E"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online status (Online , Offline )</w:t>
            </w:r>
          </w:p>
        </w:tc>
        <w:tc>
          <w:tcPr>
            <w:tcW w:w="1275" w:type="dxa"/>
            <w:tcBorders>
              <w:top w:val="single" w:sz="4" w:space="0" w:color="auto"/>
              <w:left w:val="nil"/>
              <w:bottom w:val="single" w:sz="4" w:space="0" w:color="auto"/>
              <w:right w:val="single" w:sz="4" w:space="0" w:color="auto"/>
            </w:tcBorders>
            <w:shd w:val="clear" w:color="auto" w:fill="auto"/>
            <w:vAlign w:val="center"/>
          </w:tcPr>
          <w:p w14:paraId="784882D3"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10CFDCAE"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1151B4CA"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5A8CA752"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0E95E01"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59" w:type="dxa"/>
            <w:tcBorders>
              <w:top w:val="single" w:sz="4" w:space="0" w:color="auto"/>
              <w:left w:val="nil"/>
              <w:bottom w:val="single" w:sz="4" w:space="0" w:color="auto"/>
              <w:right w:val="single" w:sz="4" w:space="0" w:color="auto"/>
            </w:tcBorders>
            <w:shd w:val="clear" w:color="auto" w:fill="auto"/>
            <w:vAlign w:val="center"/>
          </w:tcPr>
          <w:p w14:paraId="63C7FEB7"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Manage Profile </w:t>
            </w:r>
          </w:p>
        </w:tc>
        <w:tc>
          <w:tcPr>
            <w:tcW w:w="5245" w:type="dxa"/>
            <w:tcBorders>
              <w:top w:val="single" w:sz="4" w:space="0" w:color="auto"/>
              <w:left w:val="nil"/>
              <w:bottom w:val="single" w:sz="4" w:space="0" w:color="auto"/>
              <w:right w:val="single" w:sz="4" w:space="0" w:color="auto"/>
            </w:tcBorders>
            <w:shd w:val="clear" w:color="auto" w:fill="auto"/>
            <w:vAlign w:val="center"/>
          </w:tcPr>
          <w:p w14:paraId="0A838EB9"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Put information in profile</w:t>
            </w:r>
          </w:p>
        </w:tc>
        <w:tc>
          <w:tcPr>
            <w:tcW w:w="1275" w:type="dxa"/>
            <w:tcBorders>
              <w:top w:val="single" w:sz="4" w:space="0" w:color="auto"/>
              <w:left w:val="nil"/>
              <w:bottom w:val="single" w:sz="4" w:space="0" w:color="auto"/>
              <w:right w:val="single" w:sz="4" w:space="0" w:color="auto"/>
            </w:tcBorders>
            <w:shd w:val="clear" w:color="auto" w:fill="auto"/>
            <w:vAlign w:val="center"/>
          </w:tcPr>
          <w:p w14:paraId="7406F35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49B17FC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397F0FC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03A89974"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FBDBD0"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559" w:type="dxa"/>
            <w:tcBorders>
              <w:top w:val="single" w:sz="4" w:space="0" w:color="auto"/>
              <w:left w:val="nil"/>
              <w:bottom w:val="single" w:sz="4" w:space="0" w:color="auto"/>
              <w:right w:val="single" w:sz="4" w:space="0" w:color="auto"/>
            </w:tcBorders>
            <w:shd w:val="clear" w:color="auto" w:fill="auto"/>
            <w:vAlign w:val="center"/>
          </w:tcPr>
          <w:p w14:paraId="392CB166"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w:t>
            </w:r>
          </w:p>
        </w:tc>
        <w:tc>
          <w:tcPr>
            <w:tcW w:w="5245" w:type="dxa"/>
            <w:tcBorders>
              <w:top w:val="single" w:sz="4" w:space="0" w:color="auto"/>
              <w:left w:val="nil"/>
              <w:bottom w:val="single" w:sz="4" w:space="0" w:color="auto"/>
              <w:right w:val="single" w:sz="4" w:space="0" w:color="auto"/>
            </w:tcBorders>
            <w:shd w:val="clear" w:color="auto" w:fill="auto"/>
            <w:vAlign w:val="center"/>
          </w:tcPr>
          <w:p w14:paraId="029E730B"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anything within system</w:t>
            </w:r>
          </w:p>
        </w:tc>
        <w:tc>
          <w:tcPr>
            <w:tcW w:w="1275" w:type="dxa"/>
            <w:tcBorders>
              <w:top w:val="single" w:sz="4" w:space="0" w:color="auto"/>
              <w:left w:val="nil"/>
              <w:bottom w:val="single" w:sz="4" w:space="0" w:color="auto"/>
              <w:right w:val="single" w:sz="4" w:space="0" w:color="auto"/>
            </w:tcBorders>
            <w:shd w:val="clear" w:color="auto" w:fill="auto"/>
            <w:vAlign w:val="center"/>
          </w:tcPr>
          <w:p w14:paraId="13B0306F"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693ED81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2AF4929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4B3A18A6"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13AE8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559" w:type="dxa"/>
            <w:tcBorders>
              <w:top w:val="single" w:sz="4" w:space="0" w:color="auto"/>
              <w:left w:val="nil"/>
              <w:bottom w:val="single" w:sz="4" w:space="0" w:color="auto"/>
              <w:right w:val="single" w:sz="4" w:space="0" w:color="auto"/>
            </w:tcBorders>
            <w:shd w:val="clear" w:color="auto" w:fill="auto"/>
            <w:vAlign w:val="center"/>
          </w:tcPr>
          <w:p w14:paraId="6C1ABA5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Profile</w:t>
            </w:r>
          </w:p>
        </w:tc>
        <w:tc>
          <w:tcPr>
            <w:tcW w:w="5245" w:type="dxa"/>
            <w:tcBorders>
              <w:top w:val="single" w:sz="4" w:space="0" w:color="auto"/>
              <w:left w:val="nil"/>
              <w:bottom w:val="single" w:sz="4" w:space="0" w:color="auto"/>
              <w:right w:val="single" w:sz="4" w:space="0" w:color="auto"/>
            </w:tcBorders>
            <w:shd w:val="clear" w:color="auto" w:fill="auto"/>
            <w:vAlign w:val="center"/>
          </w:tcPr>
          <w:p w14:paraId="586BAB64"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author profile and his/her information</w:t>
            </w:r>
          </w:p>
        </w:tc>
        <w:tc>
          <w:tcPr>
            <w:tcW w:w="1275" w:type="dxa"/>
            <w:tcBorders>
              <w:top w:val="single" w:sz="4" w:space="0" w:color="auto"/>
              <w:left w:val="nil"/>
              <w:bottom w:val="single" w:sz="4" w:space="0" w:color="auto"/>
              <w:right w:val="single" w:sz="4" w:space="0" w:color="auto"/>
            </w:tcBorders>
            <w:shd w:val="clear" w:color="auto" w:fill="auto"/>
            <w:vAlign w:val="center"/>
          </w:tcPr>
          <w:p w14:paraId="359B0B0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18039E8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5DE592B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784F8077"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D06B8E"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559" w:type="dxa"/>
            <w:tcBorders>
              <w:top w:val="single" w:sz="4" w:space="0" w:color="auto"/>
              <w:left w:val="nil"/>
              <w:bottom w:val="single" w:sz="4" w:space="0" w:color="auto"/>
              <w:right w:val="single" w:sz="4" w:space="0" w:color="auto"/>
            </w:tcBorders>
            <w:shd w:val="clear" w:color="auto" w:fill="auto"/>
            <w:vAlign w:val="center"/>
          </w:tcPr>
          <w:p w14:paraId="6CBAD27E"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Older form</w:t>
            </w:r>
          </w:p>
        </w:tc>
        <w:tc>
          <w:tcPr>
            <w:tcW w:w="5245" w:type="dxa"/>
            <w:tcBorders>
              <w:top w:val="single" w:sz="4" w:space="0" w:color="auto"/>
              <w:left w:val="nil"/>
              <w:bottom w:val="single" w:sz="4" w:space="0" w:color="auto"/>
              <w:right w:val="single" w:sz="4" w:space="0" w:color="auto"/>
            </w:tcBorders>
            <w:shd w:val="clear" w:color="auto" w:fill="auto"/>
            <w:vAlign w:val="center"/>
          </w:tcPr>
          <w:p w14:paraId="562A168C"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form that already have to be reuse </w:t>
            </w:r>
          </w:p>
        </w:tc>
        <w:tc>
          <w:tcPr>
            <w:tcW w:w="1275" w:type="dxa"/>
            <w:tcBorders>
              <w:top w:val="single" w:sz="4" w:space="0" w:color="auto"/>
              <w:left w:val="nil"/>
              <w:bottom w:val="single" w:sz="4" w:space="0" w:color="auto"/>
              <w:right w:val="single" w:sz="4" w:space="0" w:color="auto"/>
            </w:tcBorders>
            <w:shd w:val="clear" w:color="auto" w:fill="auto"/>
            <w:vAlign w:val="center"/>
          </w:tcPr>
          <w:p w14:paraId="27AFCC8E"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1E47394E"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14:paraId="2D6E376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51FC5FA8"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005B9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559" w:type="dxa"/>
            <w:tcBorders>
              <w:top w:val="single" w:sz="4" w:space="0" w:color="auto"/>
              <w:left w:val="nil"/>
              <w:bottom w:val="single" w:sz="4" w:space="0" w:color="auto"/>
              <w:right w:val="single" w:sz="4" w:space="0" w:color="auto"/>
            </w:tcBorders>
            <w:shd w:val="clear" w:color="auto" w:fill="auto"/>
            <w:vAlign w:val="center"/>
          </w:tcPr>
          <w:p w14:paraId="31C60A7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w:t>
            </w:r>
          </w:p>
        </w:tc>
        <w:tc>
          <w:tcPr>
            <w:tcW w:w="5245" w:type="dxa"/>
            <w:tcBorders>
              <w:top w:val="single" w:sz="4" w:space="0" w:color="auto"/>
              <w:left w:val="nil"/>
              <w:bottom w:val="single" w:sz="4" w:space="0" w:color="auto"/>
              <w:right w:val="single" w:sz="4" w:space="0" w:color="auto"/>
            </w:tcBorders>
            <w:shd w:val="clear" w:color="auto" w:fill="auto"/>
            <w:vAlign w:val="center"/>
          </w:tcPr>
          <w:p w14:paraId="158C5EEF" w14:textId="77777777" w:rsidR="00FF5EC7" w:rsidRPr="008C66F2" w:rsidRDefault="00FF5EC7" w:rsidP="00FF5EC7">
            <w:pPr>
              <w:spacing w:after="0" w:line="240" w:lineRule="auto"/>
              <w:rPr>
                <w:rFonts w:ascii="Times New Roman" w:eastAsia="Times New Roman" w:hAnsi="Times New Roman" w:cs="Times New Roman"/>
                <w:color w:val="000000"/>
                <w:sz w:val="24"/>
                <w:szCs w:val="24"/>
              </w:rPr>
            </w:pPr>
            <w:r w:rsidRPr="008C66F2">
              <w:rPr>
                <w:rFonts w:ascii="Times New Roman" w:hAnsi="Times New Roman" w:cs="Times New Roman"/>
                <w:sz w:val="24"/>
                <w:szCs w:val="24"/>
              </w:rPr>
              <w:t>The room chat to exchange the experience of each users</w:t>
            </w:r>
          </w:p>
        </w:tc>
        <w:tc>
          <w:tcPr>
            <w:tcW w:w="1275" w:type="dxa"/>
            <w:tcBorders>
              <w:top w:val="single" w:sz="4" w:space="0" w:color="auto"/>
              <w:left w:val="nil"/>
              <w:bottom w:val="single" w:sz="4" w:space="0" w:color="auto"/>
              <w:right w:val="single" w:sz="4" w:space="0" w:color="auto"/>
            </w:tcBorders>
            <w:shd w:val="clear" w:color="auto" w:fill="auto"/>
            <w:vAlign w:val="center"/>
          </w:tcPr>
          <w:p w14:paraId="4522B94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602B03C7"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6D3CD676"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6857C4A5"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EE945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559" w:type="dxa"/>
            <w:tcBorders>
              <w:top w:val="single" w:sz="4" w:space="0" w:color="auto"/>
              <w:left w:val="nil"/>
              <w:bottom w:val="single" w:sz="4" w:space="0" w:color="auto"/>
              <w:right w:val="single" w:sz="4" w:space="0" w:color="auto"/>
            </w:tcBorders>
            <w:shd w:val="clear" w:color="auto" w:fill="auto"/>
            <w:vAlign w:val="center"/>
          </w:tcPr>
          <w:p w14:paraId="30BE6F9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Status</w:t>
            </w:r>
          </w:p>
        </w:tc>
        <w:tc>
          <w:tcPr>
            <w:tcW w:w="5245" w:type="dxa"/>
            <w:tcBorders>
              <w:top w:val="single" w:sz="4" w:space="0" w:color="auto"/>
              <w:left w:val="nil"/>
              <w:bottom w:val="single" w:sz="4" w:space="0" w:color="auto"/>
              <w:right w:val="single" w:sz="4" w:space="0" w:color="auto"/>
            </w:tcBorders>
            <w:shd w:val="clear" w:color="auto" w:fill="auto"/>
            <w:vAlign w:val="center"/>
          </w:tcPr>
          <w:p w14:paraId="14CB58A9"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Freelance to set status to get job or not (EX .working ,available work)</w:t>
            </w:r>
          </w:p>
        </w:tc>
        <w:tc>
          <w:tcPr>
            <w:tcW w:w="1275" w:type="dxa"/>
            <w:tcBorders>
              <w:top w:val="single" w:sz="4" w:space="0" w:color="auto"/>
              <w:left w:val="nil"/>
              <w:bottom w:val="single" w:sz="4" w:space="0" w:color="auto"/>
              <w:right w:val="single" w:sz="4" w:space="0" w:color="auto"/>
            </w:tcBorders>
            <w:shd w:val="clear" w:color="auto" w:fill="auto"/>
            <w:vAlign w:val="center"/>
          </w:tcPr>
          <w:p w14:paraId="58150157"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14:paraId="38E15E6B"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38EFF35B"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3633FA81"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1FDEF0"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559" w:type="dxa"/>
            <w:tcBorders>
              <w:top w:val="single" w:sz="4" w:space="0" w:color="auto"/>
              <w:left w:val="nil"/>
              <w:bottom w:val="single" w:sz="4" w:space="0" w:color="auto"/>
              <w:right w:val="single" w:sz="4" w:space="0" w:color="auto"/>
            </w:tcBorders>
            <w:shd w:val="clear" w:color="auto" w:fill="auto"/>
            <w:vAlign w:val="center"/>
          </w:tcPr>
          <w:p w14:paraId="03B84D5F"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Project</w:t>
            </w:r>
          </w:p>
        </w:tc>
        <w:tc>
          <w:tcPr>
            <w:tcW w:w="5245" w:type="dxa"/>
            <w:tcBorders>
              <w:top w:val="single" w:sz="4" w:space="0" w:color="auto"/>
              <w:left w:val="nil"/>
              <w:bottom w:val="single" w:sz="4" w:space="0" w:color="auto"/>
              <w:right w:val="single" w:sz="4" w:space="0" w:color="auto"/>
            </w:tcBorders>
            <w:shd w:val="clear" w:color="auto" w:fill="auto"/>
            <w:vAlign w:val="center"/>
          </w:tcPr>
          <w:p w14:paraId="507CE11F"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project to publish and put detail on this.</w:t>
            </w:r>
          </w:p>
        </w:tc>
        <w:tc>
          <w:tcPr>
            <w:tcW w:w="1275" w:type="dxa"/>
            <w:tcBorders>
              <w:top w:val="single" w:sz="4" w:space="0" w:color="auto"/>
              <w:left w:val="nil"/>
              <w:bottom w:val="single" w:sz="4" w:space="0" w:color="auto"/>
              <w:right w:val="single" w:sz="4" w:space="0" w:color="auto"/>
            </w:tcBorders>
            <w:shd w:val="clear" w:color="auto" w:fill="auto"/>
            <w:vAlign w:val="center"/>
          </w:tcPr>
          <w:p w14:paraId="61D5312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4ACBD600"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14:paraId="08DD8B41"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43D10ADA"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1E020E"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559" w:type="dxa"/>
            <w:tcBorders>
              <w:top w:val="single" w:sz="4" w:space="0" w:color="auto"/>
              <w:left w:val="nil"/>
              <w:bottom w:val="single" w:sz="4" w:space="0" w:color="auto"/>
              <w:right w:val="single" w:sz="4" w:space="0" w:color="auto"/>
            </w:tcBorders>
            <w:shd w:val="clear" w:color="auto" w:fill="auto"/>
            <w:vAlign w:val="center"/>
          </w:tcPr>
          <w:p w14:paraId="314188B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 freelance</w:t>
            </w:r>
          </w:p>
        </w:tc>
        <w:tc>
          <w:tcPr>
            <w:tcW w:w="5245" w:type="dxa"/>
            <w:tcBorders>
              <w:top w:val="single" w:sz="4" w:space="0" w:color="auto"/>
              <w:left w:val="nil"/>
              <w:bottom w:val="single" w:sz="4" w:space="0" w:color="auto"/>
              <w:right w:val="single" w:sz="4" w:space="0" w:color="auto"/>
            </w:tcBorders>
            <w:shd w:val="clear" w:color="auto" w:fill="auto"/>
            <w:vAlign w:val="center"/>
          </w:tcPr>
          <w:p w14:paraId="3A27703D"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request to freelance that interest to work on project</w:t>
            </w:r>
          </w:p>
        </w:tc>
        <w:tc>
          <w:tcPr>
            <w:tcW w:w="1275" w:type="dxa"/>
            <w:tcBorders>
              <w:top w:val="single" w:sz="4" w:space="0" w:color="auto"/>
              <w:left w:val="nil"/>
              <w:bottom w:val="single" w:sz="4" w:space="0" w:color="auto"/>
              <w:right w:val="single" w:sz="4" w:space="0" w:color="auto"/>
            </w:tcBorders>
            <w:shd w:val="clear" w:color="auto" w:fill="auto"/>
            <w:vAlign w:val="center"/>
          </w:tcPr>
          <w:p w14:paraId="160999C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095CEA9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14:paraId="4CA07C6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0EA0A90D"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9A3712"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559" w:type="dxa"/>
            <w:tcBorders>
              <w:top w:val="single" w:sz="4" w:space="0" w:color="auto"/>
              <w:left w:val="nil"/>
              <w:bottom w:val="single" w:sz="4" w:space="0" w:color="auto"/>
              <w:right w:val="single" w:sz="4" w:space="0" w:color="auto"/>
            </w:tcBorders>
            <w:shd w:val="clear" w:color="auto" w:fill="auto"/>
            <w:vAlign w:val="center"/>
          </w:tcPr>
          <w:p w14:paraId="483F7A4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message</w:t>
            </w:r>
          </w:p>
        </w:tc>
        <w:tc>
          <w:tcPr>
            <w:tcW w:w="5245" w:type="dxa"/>
            <w:tcBorders>
              <w:top w:val="single" w:sz="4" w:space="0" w:color="auto"/>
              <w:left w:val="nil"/>
              <w:bottom w:val="single" w:sz="4" w:space="0" w:color="auto"/>
              <w:right w:val="single" w:sz="4" w:space="0" w:color="auto"/>
            </w:tcBorders>
            <w:shd w:val="clear" w:color="auto" w:fill="auto"/>
            <w:vAlign w:val="center"/>
          </w:tcPr>
          <w:p w14:paraId="46425C8B"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Send message to author in system </w:t>
            </w:r>
          </w:p>
        </w:tc>
        <w:tc>
          <w:tcPr>
            <w:tcW w:w="1275" w:type="dxa"/>
            <w:tcBorders>
              <w:top w:val="single" w:sz="4" w:space="0" w:color="auto"/>
              <w:left w:val="nil"/>
              <w:bottom w:val="single" w:sz="4" w:space="0" w:color="auto"/>
              <w:right w:val="single" w:sz="4" w:space="0" w:color="auto"/>
            </w:tcBorders>
            <w:shd w:val="clear" w:color="auto" w:fill="auto"/>
            <w:vAlign w:val="center"/>
          </w:tcPr>
          <w:p w14:paraId="7AE5122A"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40F6D503"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5856A26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412ABA3D"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4821F94"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559" w:type="dxa"/>
            <w:tcBorders>
              <w:top w:val="single" w:sz="4" w:space="0" w:color="auto"/>
              <w:left w:val="nil"/>
              <w:bottom w:val="single" w:sz="4" w:space="0" w:color="auto"/>
              <w:right w:val="single" w:sz="4" w:space="0" w:color="auto"/>
            </w:tcBorders>
            <w:shd w:val="clear" w:color="auto" w:fill="auto"/>
            <w:vAlign w:val="center"/>
          </w:tcPr>
          <w:p w14:paraId="4F025206"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 project</w:t>
            </w:r>
          </w:p>
        </w:tc>
        <w:tc>
          <w:tcPr>
            <w:tcW w:w="5245" w:type="dxa"/>
            <w:tcBorders>
              <w:top w:val="single" w:sz="4" w:space="0" w:color="auto"/>
              <w:left w:val="nil"/>
              <w:bottom w:val="single" w:sz="4" w:space="0" w:color="auto"/>
              <w:right w:val="single" w:sz="4" w:space="0" w:color="auto"/>
            </w:tcBorders>
            <w:shd w:val="clear" w:color="auto" w:fill="auto"/>
            <w:vAlign w:val="center"/>
          </w:tcPr>
          <w:p w14:paraId="2711812E" w14:textId="77777777" w:rsidR="00FF5EC7" w:rsidRPr="009D51DC" w:rsidRDefault="00FF5EC7" w:rsidP="00FF5EC7">
            <w:pPr>
              <w:spacing w:after="0" w:line="24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rPr>
              <w:t xml:space="preserve">Send request </w:t>
            </w:r>
            <w:r w:rsidRPr="005F0181">
              <w:rPr>
                <w:rFonts w:ascii="Times New Roman" w:eastAsia="Times New Roman" w:hAnsi="Times New Roman" w:cs="Times New Roman"/>
                <w:color w:val="000000"/>
                <w:sz w:val="24"/>
                <w:szCs w:val="24"/>
              </w:rPr>
              <w:t xml:space="preserve">to </w:t>
            </w:r>
            <w:r w:rsidRPr="005F0181">
              <w:rPr>
                <w:rFonts w:ascii="Times New Roman" w:hAnsi="Times New Roman" w:cs="Times New Roman"/>
                <w:sz w:val="24"/>
                <w:szCs w:val="24"/>
                <w:lang w:val="en-GB"/>
              </w:rPr>
              <w:t>service request customer</w:t>
            </w:r>
            <w:r>
              <w:rPr>
                <w:rFonts w:ascii="Times New Roman" w:eastAsia="Times New Roman" w:hAnsi="Times New Roman" w:cs="Times New Roman"/>
                <w:color w:val="000000"/>
                <w:sz w:val="24"/>
                <w:szCs w:val="24"/>
                <w:lang w:val="en-GB"/>
              </w:rPr>
              <w:t>(want to do project)</w:t>
            </w:r>
          </w:p>
        </w:tc>
        <w:tc>
          <w:tcPr>
            <w:tcW w:w="1275" w:type="dxa"/>
            <w:tcBorders>
              <w:top w:val="single" w:sz="4" w:space="0" w:color="auto"/>
              <w:left w:val="nil"/>
              <w:bottom w:val="single" w:sz="4" w:space="0" w:color="auto"/>
              <w:right w:val="single" w:sz="4" w:space="0" w:color="auto"/>
            </w:tcBorders>
            <w:shd w:val="clear" w:color="auto" w:fill="auto"/>
            <w:vAlign w:val="center"/>
          </w:tcPr>
          <w:p w14:paraId="659582BF"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14:paraId="33C5CCB4"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464ADDC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00FAD9A4"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3790AD"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559" w:type="dxa"/>
            <w:tcBorders>
              <w:top w:val="single" w:sz="4" w:space="0" w:color="auto"/>
              <w:left w:val="nil"/>
              <w:bottom w:val="single" w:sz="4" w:space="0" w:color="auto"/>
              <w:right w:val="single" w:sz="4" w:space="0" w:color="auto"/>
            </w:tcBorders>
            <w:shd w:val="clear" w:color="auto" w:fill="auto"/>
            <w:vAlign w:val="center"/>
          </w:tcPr>
          <w:p w14:paraId="31B6008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4F1877">
              <w:rPr>
                <w:rFonts w:ascii="Times New Roman" w:eastAsia="Times New Roman" w:hAnsi="Times New Roman" w:cs="Times New Roman"/>
                <w:color w:val="000000"/>
                <w:sz w:val="24"/>
                <w:szCs w:val="24"/>
              </w:rPr>
              <w:t xml:space="preserve">Authentication </w:t>
            </w:r>
            <w:r>
              <w:rPr>
                <w:rFonts w:ascii="Times New Roman" w:eastAsia="Times New Roman" w:hAnsi="Times New Roman" w:cs="Times New Roman"/>
                <w:color w:val="000000"/>
                <w:sz w:val="24"/>
                <w:szCs w:val="24"/>
              </w:rPr>
              <w:t>freelancer</w:t>
            </w:r>
          </w:p>
        </w:tc>
        <w:tc>
          <w:tcPr>
            <w:tcW w:w="5245" w:type="dxa"/>
            <w:tcBorders>
              <w:top w:val="single" w:sz="4" w:space="0" w:color="auto"/>
              <w:left w:val="nil"/>
              <w:bottom w:val="single" w:sz="4" w:space="0" w:color="auto"/>
              <w:right w:val="single" w:sz="4" w:space="0" w:color="auto"/>
            </w:tcBorders>
            <w:shd w:val="clear" w:color="auto" w:fill="auto"/>
            <w:vAlign w:val="center"/>
          </w:tcPr>
          <w:p w14:paraId="2E3E55E4"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admin to validate freelance  </w:t>
            </w:r>
          </w:p>
        </w:tc>
        <w:tc>
          <w:tcPr>
            <w:tcW w:w="1275" w:type="dxa"/>
            <w:tcBorders>
              <w:top w:val="single" w:sz="4" w:space="0" w:color="auto"/>
              <w:left w:val="nil"/>
              <w:bottom w:val="single" w:sz="4" w:space="0" w:color="auto"/>
              <w:right w:val="single" w:sz="4" w:space="0" w:color="auto"/>
            </w:tcBorders>
            <w:shd w:val="clear" w:color="auto" w:fill="auto"/>
            <w:vAlign w:val="center"/>
          </w:tcPr>
          <w:p w14:paraId="2871DD6D"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14:paraId="33487105"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14:paraId="7D249F2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FF5EC7" w:rsidRPr="00FA120D" w14:paraId="04145BDA"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7C11DD"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15</w:t>
            </w:r>
          </w:p>
        </w:tc>
        <w:tc>
          <w:tcPr>
            <w:tcW w:w="1559" w:type="dxa"/>
            <w:tcBorders>
              <w:top w:val="single" w:sz="4" w:space="0" w:color="auto"/>
              <w:left w:val="nil"/>
              <w:bottom w:val="single" w:sz="4" w:space="0" w:color="auto"/>
              <w:right w:val="single" w:sz="4" w:space="0" w:color="auto"/>
            </w:tcBorders>
            <w:shd w:val="clear" w:color="auto" w:fill="auto"/>
            <w:vAlign w:val="center"/>
          </w:tcPr>
          <w:p w14:paraId="5CC6285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Vote</w:t>
            </w:r>
          </w:p>
        </w:tc>
        <w:tc>
          <w:tcPr>
            <w:tcW w:w="5245" w:type="dxa"/>
            <w:tcBorders>
              <w:top w:val="single" w:sz="4" w:space="0" w:color="auto"/>
              <w:left w:val="nil"/>
              <w:bottom w:val="single" w:sz="4" w:space="0" w:color="auto"/>
              <w:right w:val="single" w:sz="4" w:space="0" w:color="auto"/>
            </w:tcBorders>
            <w:shd w:val="clear" w:color="auto" w:fill="auto"/>
            <w:vAlign w:val="center"/>
          </w:tcPr>
          <w:p w14:paraId="3906B43D"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Vote to guaranty quality of freelance    </w:t>
            </w:r>
          </w:p>
        </w:tc>
        <w:tc>
          <w:tcPr>
            <w:tcW w:w="1275" w:type="dxa"/>
            <w:tcBorders>
              <w:top w:val="single" w:sz="4" w:space="0" w:color="auto"/>
              <w:left w:val="nil"/>
              <w:bottom w:val="single" w:sz="4" w:space="0" w:color="auto"/>
              <w:right w:val="single" w:sz="4" w:space="0" w:color="auto"/>
            </w:tcBorders>
            <w:shd w:val="clear" w:color="auto" w:fill="auto"/>
            <w:vAlign w:val="center"/>
          </w:tcPr>
          <w:p w14:paraId="513D587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39785C19"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14:paraId="5971F6C2"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305D550F"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1478D6"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559" w:type="dxa"/>
            <w:tcBorders>
              <w:top w:val="single" w:sz="4" w:space="0" w:color="auto"/>
              <w:left w:val="nil"/>
              <w:bottom w:val="single" w:sz="4" w:space="0" w:color="auto"/>
              <w:right w:val="single" w:sz="4" w:space="0" w:color="auto"/>
            </w:tcBorders>
            <w:shd w:val="clear" w:color="auto" w:fill="auto"/>
            <w:vAlign w:val="center"/>
          </w:tcPr>
          <w:p w14:paraId="586C7DE3"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Comment</w:t>
            </w:r>
          </w:p>
        </w:tc>
        <w:tc>
          <w:tcPr>
            <w:tcW w:w="5245" w:type="dxa"/>
            <w:tcBorders>
              <w:top w:val="single" w:sz="4" w:space="0" w:color="auto"/>
              <w:left w:val="nil"/>
              <w:bottom w:val="single" w:sz="4" w:space="0" w:color="auto"/>
              <w:right w:val="single" w:sz="4" w:space="0" w:color="auto"/>
            </w:tcBorders>
            <w:shd w:val="clear" w:color="auto" w:fill="auto"/>
            <w:vAlign w:val="center"/>
          </w:tcPr>
          <w:p w14:paraId="552646A1"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Comment below project and shared opinion in project</w:t>
            </w:r>
          </w:p>
        </w:tc>
        <w:tc>
          <w:tcPr>
            <w:tcW w:w="1275" w:type="dxa"/>
            <w:tcBorders>
              <w:top w:val="single" w:sz="4" w:space="0" w:color="auto"/>
              <w:left w:val="nil"/>
              <w:bottom w:val="single" w:sz="4" w:space="0" w:color="auto"/>
              <w:right w:val="single" w:sz="4" w:space="0" w:color="auto"/>
            </w:tcBorders>
            <w:shd w:val="clear" w:color="auto" w:fill="auto"/>
            <w:vAlign w:val="center"/>
          </w:tcPr>
          <w:p w14:paraId="38706E2C"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14:paraId="4C3F661A"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373CBE4D"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28973FF9"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94E610"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559" w:type="dxa"/>
            <w:tcBorders>
              <w:top w:val="single" w:sz="4" w:space="0" w:color="auto"/>
              <w:left w:val="nil"/>
              <w:bottom w:val="single" w:sz="4" w:space="0" w:color="auto"/>
              <w:right w:val="single" w:sz="4" w:space="0" w:color="auto"/>
            </w:tcBorders>
            <w:shd w:val="clear" w:color="auto" w:fill="auto"/>
            <w:vAlign w:val="center"/>
          </w:tcPr>
          <w:p w14:paraId="764A9D78"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sidRPr="004F1877">
              <w:rPr>
                <w:rFonts w:ascii="Times New Roman" w:eastAsia="Times New Roman" w:hAnsi="Times New Roman" w:cs="Times New Roman"/>
                <w:color w:val="000000"/>
                <w:sz w:val="24"/>
                <w:szCs w:val="24"/>
              </w:rPr>
              <w:t>Identity verification</w:t>
            </w:r>
          </w:p>
        </w:tc>
        <w:tc>
          <w:tcPr>
            <w:tcW w:w="5245" w:type="dxa"/>
            <w:tcBorders>
              <w:top w:val="single" w:sz="4" w:space="0" w:color="auto"/>
              <w:left w:val="nil"/>
              <w:bottom w:val="single" w:sz="4" w:space="0" w:color="auto"/>
              <w:right w:val="single" w:sz="4" w:space="0" w:color="auto"/>
            </w:tcBorders>
            <w:shd w:val="clear" w:color="auto" w:fill="auto"/>
            <w:vAlign w:val="center"/>
          </w:tcPr>
          <w:p w14:paraId="27880480"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Freelance to identify themselves to add more service</w:t>
            </w:r>
          </w:p>
        </w:tc>
        <w:tc>
          <w:tcPr>
            <w:tcW w:w="1275" w:type="dxa"/>
            <w:tcBorders>
              <w:top w:val="single" w:sz="4" w:space="0" w:color="auto"/>
              <w:left w:val="nil"/>
              <w:bottom w:val="single" w:sz="4" w:space="0" w:color="auto"/>
              <w:right w:val="single" w:sz="4" w:space="0" w:color="auto"/>
            </w:tcBorders>
            <w:shd w:val="clear" w:color="auto" w:fill="auto"/>
            <w:vAlign w:val="center"/>
          </w:tcPr>
          <w:p w14:paraId="28215860"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14:paraId="2248255B"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44CDDCAA"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14:paraId="1159B6AB" w14:textId="77777777"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7E019B"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559" w:type="dxa"/>
            <w:tcBorders>
              <w:top w:val="single" w:sz="4" w:space="0" w:color="auto"/>
              <w:left w:val="nil"/>
              <w:bottom w:val="single" w:sz="4" w:space="0" w:color="auto"/>
              <w:right w:val="single" w:sz="4" w:space="0" w:color="auto"/>
            </w:tcBorders>
            <w:shd w:val="clear" w:color="auto" w:fill="auto"/>
            <w:vAlign w:val="center"/>
          </w:tcPr>
          <w:p w14:paraId="76108274" w14:textId="77777777" w:rsidR="00FF5EC7" w:rsidRPr="004F187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 work</w:t>
            </w:r>
          </w:p>
        </w:tc>
        <w:tc>
          <w:tcPr>
            <w:tcW w:w="5245" w:type="dxa"/>
            <w:tcBorders>
              <w:top w:val="single" w:sz="4" w:space="0" w:color="auto"/>
              <w:left w:val="nil"/>
              <w:bottom w:val="single" w:sz="4" w:space="0" w:color="auto"/>
              <w:right w:val="single" w:sz="4" w:space="0" w:color="auto"/>
            </w:tcBorders>
            <w:shd w:val="clear" w:color="auto" w:fill="auto"/>
            <w:vAlign w:val="center"/>
          </w:tcPr>
          <w:p w14:paraId="72699299" w14:textId="77777777"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freelance to upload work or their </w:t>
            </w:r>
            <w:r w:rsidRPr="00FF5EC7">
              <w:rPr>
                <w:rFonts w:ascii="Times New Roman" w:hAnsi="Times New Roman" w:cs="Times New Roman"/>
                <w:sz w:val="24"/>
                <w:szCs w:val="24"/>
                <w:shd w:val="clear" w:color="auto" w:fill="FFFFFF"/>
              </w:rPr>
              <w:t>portfolio</w:t>
            </w:r>
          </w:p>
        </w:tc>
        <w:tc>
          <w:tcPr>
            <w:tcW w:w="1275" w:type="dxa"/>
            <w:tcBorders>
              <w:top w:val="single" w:sz="4" w:space="0" w:color="auto"/>
              <w:left w:val="nil"/>
              <w:bottom w:val="single" w:sz="4" w:space="0" w:color="auto"/>
              <w:right w:val="single" w:sz="4" w:space="0" w:color="auto"/>
            </w:tcBorders>
            <w:shd w:val="clear" w:color="auto" w:fill="auto"/>
            <w:vAlign w:val="center"/>
          </w:tcPr>
          <w:p w14:paraId="5729FE87"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14:paraId="01166022" w14:textId="77777777"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14:paraId="527298B8" w14:textId="77777777"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bl>
    <w:p w14:paraId="39C18BAC" w14:textId="77777777" w:rsidR="009A7DE1" w:rsidRPr="0040782E" w:rsidRDefault="002459BF" w:rsidP="009A7DE1">
      <w:pPr>
        <w:spacing w:after="0" w:line="276" w:lineRule="auto"/>
        <w:rPr>
          <w:rFonts w:ascii="Times New Roman" w:hAnsi="Times New Roman" w:cs="Times New Roman"/>
          <w:sz w:val="24"/>
          <w:szCs w:val="24"/>
        </w:rPr>
      </w:pPr>
      <w:r>
        <w:rPr>
          <w:rStyle w:val="CommentReference"/>
        </w:rPr>
        <w:lastRenderedPageBreak/>
        <w:commentReference w:id="187"/>
      </w:r>
      <w:r w:rsidR="009A7DE1" w:rsidRPr="00FA120D">
        <w:rPr>
          <w:rFonts w:ascii="Times New Roman" w:hAnsi="Times New Roman" w:cs="Times New Roman"/>
          <w:cs/>
        </w:rPr>
        <w:br/>
        <w:t xml:space="preserve">   </w:t>
      </w:r>
    </w:p>
    <w:p w14:paraId="51181F3F" w14:textId="77777777" w:rsidR="009A7DE1" w:rsidRPr="0040782E" w:rsidRDefault="0040782E" w:rsidP="009A7DE1">
      <w:pPr>
        <w:spacing w:after="0" w:line="276" w:lineRule="auto"/>
        <w:rPr>
          <w:rFonts w:ascii="Times New Roman" w:hAnsi="Times New Roman" w:cs="Times New Roman"/>
          <w:sz w:val="24"/>
          <w:szCs w:val="24"/>
        </w:rPr>
      </w:pPr>
      <w:r>
        <w:rPr>
          <w:rFonts w:ascii="Times New Roman" w:hAnsi="Times New Roman" w:cs="Times New Roman"/>
          <w:sz w:val="24"/>
          <w:szCs w:val="24"/>
        </w:rPr>
        <w:tab/>
      </w:r>
    </w:p>
    <w:p w14:paraId="2573A4F5" w14:textId="77777777" w:rsidR="00F336C0" w:rsidRPr="005E43A7" w:rsidRDefault="00975598" w:rsidP="005E43A7">
      <w:pPr>
        <w:spacing w:after="0"/>
        <w:rPr>
          <w:rFonts w:ascii="Times New Roman" w:hAnsi="Times New Roman"/>
        </w:rPr>
      </w:pPr>
      <w:r w:rsidRPr="005E43A7">
        <w:rPr>
          <w:rFonts w:ascii="Times New Roman" w:hAnsi="Times New Roman"/>
        </w:rPr>
        <w:t>v</w:t>
      </w:r>
      <w:r w:rsidR="00CC5A93" w:rsidRPr="005E43A7">
        <w:rPr>
          <w:rFonts w:ascii="Times New Roman" w:hAnsi="Times New Roman"/>
        </w:rPr>
        <w:t xml:space="preserve"> = can do</w:t>
      </w:r>
    </w:p>
    <w:p w14:paraId="608C0226" w14:textId="77777777" w:rsidR="005F0181" w:rsidRDefault="005F0181" w:rsidP="001F0AC8">
      <w:pPr>
        <w:pStyle w:val="ListParagraph"/>
        <w:spacing w:after="0"/>
        <w:rPr>
          <w:rFonts w:ascii="Times New Roman" w:hAnsi="Times New Roman"/>
        </w:rPr>
      </w:pPr>
    </w:p>
    <w:p w14:paraId="763B6004" w14:textId="77777777" w:rsidR="006B5846" w:rsidRPr="005F0181" w:rsidRDefault="006B5846" w:rsidP="001F0AC8">
      <w:pPr>
        <w:pStyle w:val="ListParagraph"/>
        <w:spacing w:after="0"/>
        <w:rPr>
          <w:rFonts w:ascii="Times New Roman" w:hAnsi="Times New Roman"/>
        </w:rPr>
      </w:pPr>
    </w:p>
    <w:p w14:paraId="5EDF6F17" w14:textId="77777777" w:rsidR="005E43A7" w:rsidRP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lastRenderedPageBreak/>
        <w:t>Account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 xml:space="preserve">will be allowed 2 type user can do is </w:t>
      </w:r>
      <w:r w:rsidRPr="005E43A7">
        <w:rPr>
          <w:rFonts w:ascii="Times New Roman" w:hAnsi="Times New Roman" w:cs="Times New Roman"/>
          <w:sz w:val="24"/>
          <w:szCs w:val="24"/>
          <w:lang w:val="en-GB"/>
        </w:rPr>
        <w:t>service request customer</w:t>
      </w:r>
      <w:r w:rsidRPr="005E43A7">
        <w:rPr>
          <w:rFonts w:ascii="Times New Roman" w:eastAsia="Times-Roman" w:hAnsi="Times New Roman" w:cs="Times New Roman"/>
          <w:color w:val="000000"/>
          <w:sz w:val="24"/>
          <w:szCs w:val="24"/>
          <w:lang w:val="en-GB"/>
        </w:rPr>
        <w:t xml:space="preserve"> and </w:t>
      </w:r>
      <w:r w:rsidRPr="005E43A7">
        <w:rPr>
          <w:rFonts w:ascii="Times New Roman" w:eastAsia="Times-Roman" w:hAnsi="Times New Roman" w:cs="Times New Roman"/>
          <w:sz w:val="24"/>
          <w:szCs w:val="24"/>
        </w:rPr>
        <w:t>freelance supply team</w:t>
      </w:r>
      <w:r w:rsidRPr="005E43A7">
        <w:rPr>
          <w:rFonts w:ascii="Times New Roman" w:eastAsia="Times-Roman" w:hAnsi="Times New Roman" w:cs="Times New Roman"/>
          <w:color w:val="000000"/>
          <w:sz w:val="24"/>
          <w:szCs w:val="24"/>
        </w:rPr>
        <w:t xml:space="preserve"> can do</w:t>
      </w:r>
    </w:p>
    <w:p w14:paraId="3CB5A617" w14:textId="77777777" w:rsidR="005E43A7" w:rsidRPr="005E43A7" w:rsidRDefault="005E43A7" w:rsidP="005E43A7">
      <w:pPr>
        <w:rPr>
          <w:rFonts w:ascii="Times New Roman" w:eastAsia="Times-Roman" w:hAnsi="Times New Roman" w:cs="Times New Roman"/>
          <w:color w:val="000000"/>
          <w:sz w:val="24"/>
          <w:szCs w:val="24"/>
        </w:rPr>
      </w:pPr>
      <w:r w:rsidRPr="00FA120D">
        <w:rPr>
          <w:rFonts w:ascii="Times New Roman" w:hAnsi="Times New Roman" w:cs="Times New Roman"/>
          <w:b/>
          <w:bCs/>
          <w:sz w:val="24"/>
          <w:szCs w:val="24"/>
          <w:lang w:val="en-GB"/>
        </w:rPr>
        <w:t>Software-service request customer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 xml:space="preserve">only </w:t>
      </w:r>
      <w:r w:rsidRPr="005E43A7">
        <w:rPr>
          <w:rFonts w:ascii="Times New Roman" w:hAnsi="Times New Roman" w:cs="Times New Roman"/>
          <w:sz w:val="24"/>
          <w:szCs w:val="24"/>
          <w:lang w:val="en-GB"/>
        </w:rPr>
        <w:t xml:space="preserve">service request customer can do </w:t>
      </w:r>
    </w:p>
    <w:p w14:paraId="1FB186F1" w14:textId="77777777" w:rsidR="005E43A7" w:rsidRP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Software- freelance supply team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only freelance supply team</w:t>
      </w:r>
      <w:r w:rsidRPr="005E43A7">
        <w:rPr>
          <w:rFonts w:ascii="Times New Roman" w:hAnsi="Times New Roman" w:cs="Times New Roman"/>
          <w:sz w:val="24"/>
          <w:szCs w:val="24"/>
          <w:lang w:val="en-GB"/>
        </w:rPr>
        <w:t xml:space="preserve"> </w:t>
      </w:r>
      <w:r w:rsidRPr="005E43A7">
        <w:rPr>
          <w:rFonts w:ascii="Times New Roman" w:eastAsia="Times-Roman" w:hAnsi="Times New Roman" w:cs="Times New Roman"/>
          <w:color w:val="000000"/>
          <w:sz w:val="24"/>
          <w:szCs w:val="24"/>
        </w:rPr>
        <w:t>can do</w:t>
      </w:r>
    </w:p>
    <w:p w14:paraId="78928312" w14:textId="77777777" w:rsid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 xml:space="preserve">Software- </w:t>
      </w:r>
      <w:r>
        <w:rPr>
          <w:rFonts w:ascii="Times New Roman" w:eastAsia="Times-Roman" w:hAnsi="Times New Roman" w:cs="Times New Roman"/>
          <w:b/>
          <w:bCs/>
          <w:color w:val="000000"/>
          <w:sz w:val="24"/>
          <w:szCs w:val="24"/>
        </w:rPr>
        <w:t xml:space="preserve">Administrator </w:t>
      </w:r>
      <w:r w:rsidRPr="00FA120D">
        <w:rPr>
          <w:rFonts w:ascii="Times New Roman" w:eastAsia="Times-Roman" w:hAnsi="Times New Roman" w:cs="Times New Roman"/>
          <w:b/>
          <w:bCs/>
          <w:color w:val="000000"/>
          <w:sz w:val="24"/>
          <w:szCs w:val="24"/>
        </w:rPr>
        <w:t>management system:</w:t>
      </w:r>
      <w:r>
        <w:rPr>
          <w:rFonts w:ascii="Times New Roman" w:eastAsia="Times-Roman" w:hAnsi="Times New Roman" w:cs="Times New Roman"/>
          <w:color w:val="000000"/>
          <w:sz w:val="24"/>
          <w:szCs w:val="24"/>
        </w:rPr>
        <w:t xml:space="preserve"> only administrator can do</w:t>
      </w:r>
    </w:p>
    <w:p w14:paraId="27BB3A3C" w14:textId="77777777" w:rsidR="00F336C0" w:rsidRPr="00F336C0" w:rsidRDefault="00F336C0" w:rsidP="00F336C0">
      <w:pPr>
        <w:spacing w:after="0" w:line="276" w:lineRule="auto"/>
        <w:rPr>
          <w:rFonts w:ascii="Times New Roman" w:hAnsi="Times New Roman"/>
          <w:b/>
          <w:bCs/>
          <w:sz w:val="24"/>
          <w:szCs w:val="30"/>
          <w:u w:val="single"/>
        </w:rPr>
      </w:pPr>
    </w:p>
    <w:p w14:paraId="54B5CA77" w14:textId="77777777" w:rsidR="009A7DE1" w:rsidRPr="00F336C0" w:rsidRDefault="009A7DE1" w:rsidP="009A7DE1">
      <w:pPr>
        <w:spacing w:after="0" w:line="276" w:lineRule="auto"/>
        <w:rPr>
          <w:rFonts w:ascii="Times New Roman" w:hAnsi="Times New Roman"/>
          <w:cs/>
        </w:rPr>
      </w:pPr>
      <w:r w:rsidRPr="00FA120D">
        <w:rPr>
          <w:rFonts w:ascii="Times New Roman" w:hAnsi="Times New Roman" w:cs="Times New Roman"/>
          <w:cs/>
        </w:rPr>
        <w:br/>
        <w:t xml:space="preserve"> </w:t>
      </w:r>
      <w:r w:rsidRPr="00FA120D">
        <w:rPr>
          <w:rFonts w:ascii="Times New Roman" w:hAnsi="Times New Roman" w:cs="Times New Roman"/>
          <w:cs/>
        </w:rPr>
        <w:tab/>
      </w:r>
      <w:r w:rsidRPr="00FA120D">
        <w:rPr>
          <w:rFonts w:ascii="Times New Roman" w:hAnsi="Times New Roman" w:cs="Times New Roman"/>
          <w:cs/>
        </w:rPr>
        <w:br/>
        <w:t xml:space="preserve"> </w:t>
      </w:r>
      <w:r w:rsidRPr="00FA120D">
        <w:rPr>
          <w:rFonts w:ascii="Times New Roman" w:hAnsi="Times New Roman" w:cs="Times New Roman"/>
          <w:cs/>
        </w:rPr>
        <w:tab/>
      </w:r>
    </w:p>
    <w:p w14:paraId="5D2519AF" w14:textId="77777777" w:rsidR="009A7DE1" w:rsidRPr="00FA120D" w:rsidRDefault="009A7DE1" w:rsidP="009A7DE1">
      <w:pPr>
        <w:spacing w:after="0" w:line="276" w:lineRule="auto"/>
        <w:ind w:firstLine="720"/>
        <w:rPr>
          <w:rFonts w:ascii="Times New Roman" w:hAnsi="Times New Roman" w:cs="Times New Roman"/>
        </w:rPr>
      </w:pPr>
    </w:p>
    <w:p w14:paraId="73574256" w14:textId="77777777" w:rsidR="003C70E3" w:rsidRDefault="003C70E3" w:rsidP="009A7DE1">
      <w:pPr>
        <w:spacing w:after="0" w:line="276" w:lineRule="auto"/>
        <w:ind w:firstLine="720"/>
        <w:rPr>
          <w:rFonts w:ascii="Times New Roman" w:hAnsi="Times New Roman" w:cs="Times New Roman"/>
        </w:rPr>
      </w:pPr>
    </w:p>
    <w:p w14:paraId="7598CF6E" w14:textId="77777777" w:rsidR="00596E7D" w:rsidRDefault="00596E7D" w:rsidP="009A7DE1">
      <w:pPr>
        <w:rPr>
          <w:rFonts w:ascii="Times New Roman" w:hAnsi="Times New Roman" w:cs="Times New Roman"/>
          <w:b/>
          <w:sz w:val="28"/>
          <w:lang w:val="en-GB"/>
        </w:rPr>
      </w:pPr>
    </w:p>
    <w:p w14:paraId="025AA846" w14:textId="77777777" w:rsidR="00596E7D" w:rsidRDefault="00596E7D" w:rsidP="009A7DE1">
      <w:pPr>
        <w:rPr>
          <w:rFonts w:ascii="Times New Roman" w:hAnsi="Times New Roman" w:cs="Times New Roman"/>
          <w:b/>
          <w:sz w:val="28"/>
          <w:lang w:val="en-GB"/>
        </w:rPr>
      </w:pPr>
    </w:p>
    <w:p w14:paraId="6AF63BE6" w14:textId="77777777" w:rsidR="00596E7D" w:rsidRDefault="00596E7D" w:rsidP="009A7DE1">
      <w:pPr>
        <w:rPr>
          <w:rFonts w:ascii="Times New Roman" w:hAnsi="Times New Roman" w:cs="Times New Roman"/>
          <w:b/>
          <w:sz w:val="28"/>
          <w:lang w:val="en-GB"/>
        </w:rPr>
      </w:pPr>
    </w:p>
    <w:p w14:paraId="0364E8C9" w14:textId="77777777" w:rsidR="00596E7D" w:rsidRDefault="00596E7D" w:rsidP="009A7DE1">
      <w:pPr>
        <w:rPr>
          <w:rFonts w:ascii="Times New Roman" w:hAnsi="Times New Roman" w:cs="Times New Roman"/>
          <w:b/>
          <w:sz w:val="28"/>
          <w:lang w:val="en-GB"/>
        </w:rPr>
      </w:pPr>
    </w:p>
    <w:p w14:paraId="514325BC" w14:textId="77777777" w:rsidR="003537F4" w:rsidRDefault="003537F4" w:rsidP="009A7DE1">
      <w:pPr>
        <w:rPr>
          <w:rFonts w:ascii="Times New Roman" w:hAnsi="Times New Roman" w:cs="Times New Roman"/>
          <w:b/>
          <w:sz w:val="28"/>
          <w:lang w:val="en-GB"/>
        </w:rPr>
      </w:pPr>
    </w:p>
    <w:p w14:paraId="180B786A" w14:textId="77777777" w:rsidR="003537F4" w:rsidRDefault="003537F4" w:rsidP="009A7DE1">
      <w:pPr>
        <w:rPr>
          <w:rFonts w:ascii="Times New Roman" w:hAnsi="Times New Roman" w:cs="Times New Roman"/>
          <w:b/>
          <w:sz w:val="28"/>
          <w:lang w:val="en-GB"/>
        </w:rPr>
      </w:pPr>
    </w:p>
    <w:p w14:paraId="0B172931" w14:textId="77777777" w:rsidR="009A7DE1" w:rsidRPr="003C70E3" w:rsidRDefault="009A7DE1" w:rsidP="009A7DE1">
      <w:pPr>
        <w:rPr>
          <w:rFonts w:ascii="Times New Roman" w:hAnsi="Times New Roman" w:cs="Times New Roman"/>
        </w:rPr>
      </w:pPr>
    </w:p>
    <w:p w14:paraId="1293F680" w14:textId="77777777" w:rsidR="009A7DE1" w:rsidRPr="00FA120D" w:rsidRDefault="009A7DE1" w:rsidP="009A7DE1">
      <w:pPr>
        <w:rPr>
          <w:rFonts w:ascii="Times New Roman" w:hAnsi="Times New Roman" w:cs="Times New Roman"/>
          <w:b/>
          <w:sz w:val="28"/>
          <w:lang w:val="en-GB"/>
        </w:rPr>
      </w:pPr>
    </w:p>
    <w:p w14:paraId="51643ABB" w14:textId="77777777" w:rsidR="009A7DE1" w:rsidRDefault="009A7DE1">
      <w:pPr>
        <w:rPr>
          <w:rFonts w:ascii="Times New Roman" w:hAnsi="Times New Roman" w:cs="Times New Roman"/>
          <w:sz w:val="24"/>
          <w:szCs w:val="24"/>
        </w:rPr>
      </w:pPr>
    </w:p>
    <w:p w14:paraId="0D2DF48C" w14:textId="77777777" w:rsidR="003537F4" w:rsidRDefault="003537F4">
      <w:pPr>
        <w:rPr>
          <w:rFonts w:ascii="Times New Roman" w:hAnsi="Times New Roman" w:cs="Times New Roman"/>
          <w:sz w:val="24"/>
          <w:szCs w:val="24"/>
        </w:rPr>
      </w:pPr>
    </w:p>
    <w:p w14:paraId="370B65D1" w14:textId="77777777" w:rsidR="003537F4" w:rsidRDefault="003537F4">
      <w:pPr>
        <w:rPr>
          <w:rFonts w:ascii="Times New Roman" w:hAnsi="Times New Roman" w:cs="Times New Roman"/>
          <w:sz w:val="24"/>
          <w:szCs w:val="24"/>
        </w:rPr>
      </w:pPr>
    </w:p>
    <w:p w14:paraId="4B4DDD4A" w14:textId="77777777" w:rsidR="003537F4" w:rsidRDefault="003537F4">
      <w:pPr>
        <w:rPr>
          <w:rFonts w:ascii="Times New Roman" w:hAnsi="Times New Roman" w:cs="Times New Roman"/>
          <w:sz w:val="24"/>
          <w:szCs w:val="24"/>
        </w:rPr>
      </w:pPr>
    </w:p>
    <w:p w14:paraId="052F3BF9" w14:textId="77777777" w:rsidR="00192911" w:rsidRDefault="00192911">
      <w:pPr>
        <w:rPr>
          <w:rFonts w:ascii="Times New Roman" w:hAnsi="Times New Roman" w:cs="Times New Roman"/>
          <w:b/>
          <w:sz w:val="28"/>
          <w:lang w:val="en-GB"/>
        </w:rPr>
      </w:pPr>
    </w:p>
    <w:tbl>
      <w:tblPr>
        <w:tblpPr w:leftFromText="180" w:rightFromText="180" w:vertAnchor="page" w:horzAnchor="margin" w:tblpXSpec="center" w:tblpY="3451"/>
        <w:tblW w:w="9934" w:type="dxa"/>
        <w:tblLook w:val="04A0" w:firstRow="1" w:lastRow="0" w:firstColumn="1" w:lastColumn="0" w:noHBand="0" w:noVBand="1"/>
      </w:tblPr>
      <w:tblGrid>
        <w:gridCol w:w="1223"/>
        <w:gridCol w:w="2168"/>
        <w:gridCol w:w="4500"/>
        <w:gridCol w:w="2043"/>
      </w:tblGrid>
      <w:tr w:rsidR="005E43A7" w:rsidRPr="00FA120D" w14:paraId="0B59FFB7" w14:textId="77777777" w:rsidTr="005E43A7">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14:paraId="001C7C01" w14:textId="77777777"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lastRenderedPageBreak/>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5FCDDCD9" w14:textId="77777777"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779E4A4B" w14:textId="77777777"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0E952931" w14:textId="77777777"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Planned date</w:t>
            </w:r>
          </w:p>
        </w:tc>
      </w:tr>
      <w:tr w:rsidR="005E43A7" w:rsidRPr="00FA120D" w14:paraId="059F6177" w14:textId="77777777"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6B3CAD4"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14:paraId="0A78D51A"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5893EEC1"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14:paraId="3E3B57AD"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February </w:t>
            </w:r>
          </w:p>
        </w:tc>
      </w:tr>
      <w:tr w:rsidR="005E43A7" w:rsidRPr="00FA120D" w14:paraId="2945CA47" w14:textId="77777777" w:rsidTr="005E43A7">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4E6ACEFF"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14:paraId="7293F263"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30C6B36E"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reviewed   </w:t>
            </w:r>
          </w:p>
          <w:p w14:paraId="51DE595A"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submitted     </w:t>
            </w:r>
          </w:p>
          <w:p w14:paraId="5A16BC18"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14:paraId="353ABBDD"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March </w:t>
            </w:r>
          </w:p>
        </w:tc>
      </w:tr>
      <w:tr w:rsidR="005E43A7" w:rsidRPr="00FA120D" w14:paraId="6FA7CA70" w14:textId="77777777"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56DDA16"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14:paraId="12546519"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14:paraId="4AB72129"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Software requirement specification</w:t>
            </w:r>
          </w:p>
          <w:p w14:paraId="6E7FFAC2" w14:textId="77777777" w:rsidR="005E43A7" w:rsidRPr="00FA120D" w:rsidRDefault="005E43A7" w:rsidP="005E43A7">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 Feature#1 - 6</w:t>
            </w:r>
          </w:p>
          <w:p w14:paraId="3EC3CEA6"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14:paraId="78DB9EFA"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14:paraId="1C6ED382"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14:paraId="62B4F146"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14:paraId="5298FC78"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14:paraId="521A72F7"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5BB952BC"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May </w:t>
            </w:r>
          </w:p>
        </w:tc>
      </w:tr>
      <w:tr w:rsidR="005E43A7" w:rsidRPr="00FA120D" w14:paraId="010B66A8" w14:textId="77777777"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30E2A38"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14:paraId="21765FD1"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14:paraId="5546949D"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7-11</w:t>
            </w:r>
          </w:p>
          <w:p w14:paraId="0FC03403"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14:paraId="5B981CEC"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14:paraId="759A6EA9"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14:paraId="40943CEF"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14:paraId="11F27A43"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14:paraId="1E492339"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76D91519"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July </w:t>
            </w:r>
          </w:p>
        </w:tc>
      </w:tr>
      <w:tr w:rsidR="005E43A7" w:rsidRPr="00FA120D" w14:paraId="5368B9A8" w14:textId="77777777" w:rsidTr="005E43A7">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14:paraId="2D6DF733"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14:paraId="6EB133E5"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proofErr w:type="spellStart"/>
            <w:r w:rsidRPr="00FA120D">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14:paraId="1F20D1C4" w14:textId="77777777" w:rsidR="005E43A7" w:rsidRPr="00FA120D" w:rsidRDefault="005E43A7" w:rsidP="005E43A7">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14:paraId="491C07EC"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Beginning of September</w:t>
            </w:r>
          </w:p>
        </w:tc>
      </w:tr>
      <w:tr w:rsidR="005E43A7" w:rsidRPr="00FA120D" w14:paraId="74ED5719" w14:textId="77777777" w:rsidTr="005E43A7">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3A74276"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6</w:t>
            </w:r>
          </w:p>
        </w:tc>
        <w:tc>
          <w:tcPr>
            <w:tcW w:w="2168" w:type="dxa"/>
            <w:tcBorders>
              <w:top w:val="nil"/>
              <w:left w:val="nil"/>
              <w:bottom w:val="single" w:sz="4" w:space="0" w:color="auto"/>
              <w:right w:val="single" w:sz="4" w:space="0" w:color="auto"/>
            </w:tcBorders>
            <w:shd w:val="clear" w:color="auto" w:fill="auto"/>
            <w:vAlign w:val="center"/>
            <w:hideMark/>
          </w:tcPr>
          <w:p w14:paraId="72ADA04D"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III</w:t>
            </w:r>
          </w:p>
        </w:tc>
        <w:tc>
          <w:tcPr>
            <w:tcW w:w="4500" w:type="dxa"/>
            <w:tcBorders>
              <w:top w:val="nil"/>
              <w:left w:val="nil"/>
              <w:bottom w:val="single" w:sz="4" w:space="0" w:color="auto"/>
              <w:right w:val="single" w:sz="4" w:space="0" w:color="auto"/>
            </w:tcBorders>
            <w:shd w:val="clear" w:color="auto" w:fill="auto"/>
            <w:vAlign w:val="center"/>
            <w:hideMark/>
          </w:tcPr>
          <w:p w14:paraId="09EB987F" w14:textId="77777777" w:rsidR="005E43A7" w:rsidRPr="00FA120D" w:rsidRDefault="005E43A7" w:rsidP="005E43A7">
            <w:pPr>
              <w:spacing w:after="0" w:line="240" w:lineRule="auto"/>
              <w:rPr>
                <w:rFonts w:ascii="Times New Roman" w:eastAsia="Times New Roman" w:hAnsi="Times New Roman" w:cs="Times New Roman"/>
                <w:color w:val="000000"/>
                <w:sz w:val="24"/>
                <w:szCs w:val="24"/>
                <w:cs/>
              </w:rPr>
            </w:pPr>
            <w:r w:rsidRPr="00FA120D">
              <w:rPr>
                <w:rFonts w:ascii="Times New Roman" w:eastAsia="Times New Roman" w:hAnsi="Times New Roman" w:cs="Times New Roman"/>
                <w:color w:val="000000"/>
                <w:sz w:val="24"/>
                <w:szCs w:val="24"/>
              </w:rPr>
              <w:t>- Feature#12-18</w:t>
            </w:r>
          </w:p>
          <w:p w14:paraId="2E45F09E"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Integrate and review all documents.</w:t>
            </w:r>
          </w:p>
          <w:p w14:paraId="4C2CA4E1"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Integrate and review all documents. </w:t>
            </w:r>
          </w:p>
          <w:p w14:paraId="67BE3084"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Tests all features.</w:t>
            </w:r>
          </w:p>
          <w:p w14:paraId="06581D8F"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Reviews documents are completed.        </w:t>
            </w:r>
          </w:p>
          <w:p w14:paraId="7D72B61C"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14:paraId="34C15518" w14:textId="77777777"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77EA5C8C" w14:textId="77777777"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End of September </w:t>
            </w:r>
          </w:p>
        </w:tc>
      </w:tr>
    </w:tbl>
    <w:p w14:paraId="50335E2E" w14:textId="77777777" w:rsidR="003537F4" w:rsidRPr="00FA120D" w:rsidRDefault="003537F4">
      <w:pPr>
        <w:rPr>
          <w:rFonts w:ascii="Times New Roman" w:hAnsi="Times New Roman" w:cs="Times New Roman"/>
          <w:sz w:val="24"/>
          <w:szCs w:val="24"/>
        </w:rPr>
        <w:sectPr w:rsidR="003537F4" w:rsidRPr="00FA120D">
          <w:footerReference w:type="default" r:id="rId42"/>
          <w:pgSz w:w="11906" w:h="16838"/>
          <w:pgMar w:top="1440" w:right="1440" w:bottom="1440" w:left="1440" w:header="708" w:footer="708" w:gutter="0"/>
          <w:cols w:space="708"/>
          <w:docGrid w:linePitch="360"/>
        </w:sectPr>
      </w:pPr>
      <w:r w:rsidRPr="00FA120D">
        <w:rPr>
          <w:rFonts w:ascii="Times New Roman" w:hAnsi="Times New Roman" w:cs="Times New Roman"/>
          <w:b/>
          <w:sz w:val="28"/>
          <w:lang w:val="en-GB"/>
        </w:rPr>
        <w:t>4.5.1 Schedules</w:t>
      </w:r>
    </w:p>
    <w:p w14:paraId="5DB0ED8A" w14:textId="77777777"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lastRenderedPageBreak/>
        <w:t xml:space="preserve">4.5.2 </w:t>
      </w:r>
      <w:r w:rsidRPr="00FA120D">
        <w:rPr>
          <w:rFonts w:ascii="Times New Roman" w:hAnsi="Times New Roman" w:cs="Times New Roman"/>
          <w:b/>
          <w:bCs/>
          <w:sz w:val="28"/>
        </w:rPr>
        <w:t>Milestones</w:t>
      </w:r>
    </w:p>
    <w:p w14:paraId="6795B760" w14:textId="77777777" w:rsidR="009A7DE1" w:rsidRPr="00FA120D" w:rsidRDefault="009A7DE1" w:rsidP="009A7DE1">
      <w:pPr>
        <w:rPr>
          <w:rFonts w:ascii="Times New Roman" w:hAnsi="Times New Roman" w:cs="Times New Roman"/>
          <w:b/>
          <w:sz w:val="28"/>
        </w:rPr>
      </w:pPr>
    </w:p>
    <w:p w14:paraId="75A8BB75" w14:textId="77777777" w:rsidR="009A7DE1" w:rsidRPr="00FA120D" w:rsidRDefault="00147BCA" w:rsidP="009A7DE1">
      <w:pPr>
        <w:spacing w:after="0" w:line="276" w:lineRule="auto"/>
        <w:rPr>
          <w:rFonts w:ascii="Times New Roman" w:hAnsi="Times New Roman" w:cs="Times New Roman"/>
        </w:rPr>
      </w:pPr>
      <w:r>
        <w:rPr>
          <w:noProof/>
        </w:rPr>
        <w:drawing>
          <wp:anchor distT="0" distB="0" distL="114300" distR="114300" simplePos="0" relativeHeight="251679744" behindDoc="0" locked="0" layoutInCell="1" allowOverlap="1" wp14:anchorId="5A331FEA" wp14:editId="765C2CA5">
            <wp:simplePos x="0" y="0"/>
            <wp:positionH relativeFrom="margin">
              <wp:align>center</wp:align>
            </wp:positionH>
            <wp:positionV relativeFrom="paragraph">
              <wp:posOffset>402590</wp:posOffset>
            </wp:positionV>
            <wp:extent cx="10380986" cy="362902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200" t="17775" r="2422" b="26032"/>
                    <a:stretch/>
                  </pic:blipFill>
                  <pic:spPr bwMode="auto">
                    <a:xfrm>
                      <a:off x="0" y="0"/>
                      <a:ext cx="10380986"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4.5.2.1 Proposal Milestones</w:t>
      </w:r>
    </w:p>
    <w:p w14:paraId="652C72AF" w14:textId="77777777" w:rsidR="009A7DE1" w:rsidRDefault="009A7DE1" w:rsidP="002661A2">
      <w:pPr>
        <w:pPrChange w:id="188" w:author="SAMSUNG" w:date="2014-03-25T10:17:00Z">
          <w:pPr>
            <w:pStyle w:val="Heading2"/>
            <w:spacing w:before="0" w:after="200" w:line="276" w:lineRule="auto"/>
          </w:pPr>
        </w:pPrChange>
      </w:pPr>
    </w:p>
    <w:p w14:paraId="75389516" w14:textId="77777777" w:rsidR="00147BCA" w:rsidRDefault="00147BCA" w:rsidP="00147BCA"/>
    <w:p w14:paraId="16BC7451" w14:textId="77777777" w:rsidR="00147BCA" w:rsidRDefault="00147BCA" w:rsidP="00147BCA"/>
    <w:p w14:paraId="56C6FCB3" w14:textId="77777777" w:rsidR="00147BCA" w:rsidRPr="00FA120D" w:rsidRDefault="00147BCA" w:rsidP="00147BCA">
      <w:pPr>
        <w:spacing w:after="0" w:line="276" w:lineRule="auto"/>
        <w:rPr>
          <w:rFonts w:ascii="Times New Roman" w:hAnsi="Times New Roman" w:cs="Times New Roman"/>
        </w:rPr>
      </w:pPr>
      <w:r>
        <w:rPr>
          <w:rFonts w:ascii="Times New Roman" w:hAnsi="Times New Roman" w:cs="Times New Roman"/>
        </w:rPr>
        <w:t>4.5.2.2 Progress 1 Milestones</w:t>
      </w:r>
    </w:p>
    <w:p w14:paraId="2AD93E7D" w14:textId="77777777" w:rsidR="00147BCA" w:rsidRDefault="00147BCA" w:rsidP="00147BCA">
      <w:r w:rsidRPr="00FA120D">
        <w:rPr>
          <w:rFonts w:ascii="Times New Roman" w:hAnsi="Times New Roman" w:cs="Times New Roman"/>
          <w:noProof/>
          <w:sz w:val="32"/>
          <w:szCs w:val="32"/>
        </w:rPr>
        <w:lastRenderedPageBreak/>
        <w:drawing>
          <wp:anchor distT="0" distB="0" distL="114300" distR="114300" simplePos="0" relativeHeight="251673600" behindDoc="0" locked="0" layoutInCell="1" allowOverlap="1" wp14:anchorId="4929BF36" wp14:editId="61994B77">
            <wp:simplePos x="0" y="0"/>
            <wp:positionH relativeFrom="margin">
              <wp:posOffset>-704850</wp:posOffset>
            </wp:positionH>
            <wp:positionV relativeFrom="paragraph">
              <wp:posOffset>288925</wp:posOffset>
            </wp:positionV>
            <wp:extent cx="10368280" cy="42621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98DFB3.tmp"/>
                    <pic:cNvPicPr/>
                  </pic:nvPicPr>
                  <pic:blipFill rotWithShape="1">
                    <a:blip r:embed="rId44">
                      <a:extLst>
                        <a:ext uri="{28A0092B-C50C-407E-A947-70E740481C1C}">
                          <a14:useLocalDpi xmlns:a14="http://schemas.microsoft.com/office/drawing/2010/main" val="0"/>
                        </a:ext>
                      </a:extLst>
                    </a:blip>
                    <a:srcRect l="5869"/>
                    <a:stretch/>
                  </pic:blipFill>
                  <pic:spPr bwMode="auto">
                    <a:xfrm>
                      <a:off x="0" y="0"/>
                      <a:ext cx="10368280" cy="426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F049E" w14:textId="77777777" w:rsidR="00147BCA" w:rsidRDefault="00147BCA" w:rsidP="00147BCA"/>
    <w:p w14:paraId="6BA11EFA" w14:textId="77777777" w:rsidR="00147BCA" w:rsidRPr="00147BCA" w:rsidRDefault="00147BCA" w:rsidP="00147BCA"/>
    <w:p w14:paraId="1F2E4725" w14:textId="77777777" w:rsidR="00147BCA" w:rsidRDefault="00147BCA" w:rsidP="00147BCA">
      <w:pPr>
        <w:spacing w:after="0" w:line="276" w:lineRule="auto"/>
        <w:rPr>
          <w:rFonts w:ascii="Times New Roman" w:hAnsi="Times New Roman" w:cs="Times New Roman"/>
        </w:rPr>
      </w:pPr>
    </w:p>
    <w:p w14:paraId="4D6C26B0" w14:textId="77777777" w:rsidR="00147BCA" w:rsidRPr="00FA120D" w:rsidRDefault="00147BCA" w:rsidP="00147BCA">
      <w:pPr>
        <w:spacing w:after="0" w:line="276" w:lineRule="auto"/>
        <w:rPr>
          <w:rFonts w:ascii="Times New Roman" w:hAnsi="Times New Roman" w:cs="Times New Roman"/>
        </w:rPr>
      </w:pPr>
      <w:r w:rsidRPr="00FA120D">
        <w:rPr>
          <w:rFonts w:ascii="Times New Roman" w:hAnsi="Times New Roman" w:cs="Times New Roman"/>
          <w:noProof/>
          <w:sz w:val="32"/>
          <w:szCs w:val="32"/>
        </w:rPr>
        <w:lastRenderedPageBreak/>
        <w:drawing>
          <wp:anchor distT="0" distB="0" distL="114300" distR="114300" simplePos="0" relativeHeight="251674624" behindDoc="0" locked="0" layoutInCell="1" allowOverlap="1" wp14:anchorId="50F0EDB2" wp14:editId="45DB9ADC">
            <wp:simplePos x="0" y="0"/>
            <wp:positionH relativeFrom="margin">
              <wp:align>center</wp:align>
            </wp:positionH>
            <wp:positionV relativeFrom="paragraph">
              <wp:posOffset>264160</wp:posOffset>
            </wp:positionV>
            <wp:extent cx="10472420" cy="421005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8FBA.tmp"/>
                    <pic:cNvPicPr/>
                  </pic:nvPicPr>
                  <pic:blipFill>
                    <a:blip r:embed="rId45">
                      <a:extLst>
                        <a:ext uri="{28A0092B-C50C-407E-A947-70E740481C1C}">
                          <a14:useLocalDpi xmlns:a14="http://schemas.microsoft.com/office/drawing/2010/main" val="0"/>
                        </a:ext>
                      </a:extLst>
                    </a:blip>
                    <a:stretch>
                      <a:fillRect/>
                    </a:stretch>
                  </pic:blipFill>
                  <pic:spPr>
                    <a:xfrm>
                      <a:off x="0" y="0"/>
                      <a:ext cx="10472420" cy="4210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4.5.2.3 Progress 2 Milestones</w:t>
      </w:r>
    </w:p>
    <w:p w14:paraId="49151C62" w14:textId="77777777" w:rsidR="00147BCA" w:rsidRDefault="00147BCA" w:rsidP="00147BCA">
      <w:pPr>
        <w:spacing w:after="0" w:line="276" w:lineRule="auto"/>
        <w:rPr>
          <w:rFonts w:ascii="Times New Roman" w:hAnsi="Times New Roman" w:cs="Times New Roman"/>
        </w:rPr>
      </w:pPr>
    </w:p>
    <w:p w14:paraId="49EEAB66" w14:textId="77777777" w:rsidR="00147BCA" w:rsidRDefault="00147BCA" w:rsidP="00147BCA">
      <w:pPr>
        <w:spacing w:after="0" w:line="276" w:lineRule="auto"/>
        <w:rPr>
          <w:rFonts w:ascii="Times New Roman" w:hAnsi="Times New Roman" w:cs="Times New Roman"/>
        </w:rPr>
      </w:pPr>
    </w:p>
    <w:p w14:paraId="6432530D" w14:textId="77777777" w:rsidR="00147BCA" w:rsidRDefault="00147BCA" w:rsidP="00147BCA">
      <w:pPr>
        <w:spacing w:after="0" w:line="276" w:lineRule="auto"/>
        <w:rPr>
          <w:rFonts w:ascii="Times New Roman" w:hAnsi="Times New Roman" w:cs="Times New Roman"/>
        </w:rPr>
      </w:pPr>
    </w:p>
    <w:p w14:paraId="79A9023F" w14:textId="77777777" w:rsidR="00147BCA" w:rsidRDefault="00147BCA" w:rsidP="00147BCA">
      <w:pPr>
        <w:spacing w:after="0" w:line="276" w:lineRule="auto"/>
        <w:rPr>
          <w:rFonts w:ascii="Times New Roman" w:hAnsi="Times New Roman" w:cs="Times New Roman"/>
        </w:rPr>
      </w:pPr>
    </w:p>
    <w:p w14:paraId="63C813A2" w14:textId="77777777" w:rsidR="00147BCA" w:rsidRDefault="00147BCA" w:rsidP="00147BCA">
      <w:pPr>
        <w:spacing w:after="0" w:line="276" w:lineRule="auto"/>
        <w:rPr>
          <w:rFonts w:ascii="Times New Roman" w:hAnsi="Times New Roman" w:cs="Times New Roman"/>
        </w:rPr>
      </w:pPr>
    </w:p>
    <w:p w14:paraId="0DA62BA9" w14:textId="77777777" w:rsidR="00147BCA" w:rsidRDefault="00147BCA" w:rsidP="00147BCA">
      <w:pPr>
        <w:spacing w:after="0" w:line="276" w:lineRule="auto"/>
        <w:rPr>
          <w:rFonts w:ascii="Times New Roman" w:hAnsi="Times New Roman" w:cs="Times New Roman"/>
        </w:rPr>
      </w:pPr>
    </w:p>
    <w:p w14:paraId="3AE5A4E6" w14:textId="77777777" w:rsidR="00147BCA" w:rsidRPr="00FA120D" w:rsidRDefault="00147BCA" w:rsidP="00147BCA">
      <w:pPr>
        <w:spacing w:after="0" w:line="276" w:lineRule="auto"/>
        <w:rPr>
          <w:rFonts w:ascii="Times New Roman" w:hAnsi="Times New Roman" w:cs="Times New Roman"/>
        </w:rPr>
      </w:pPr>
      <w:r w:rsidRPr="00FA120D">
        <w:rPr>
          <w:rFonts w:ascii="Times New Roman" w:hAnsi="Times New Roman" w:cs="Times New Roman"/>
          <w:noProof/>
          <w:sz w:val="32"/>
          <w:szCs w:val="32"/>
        </w:rPr>
        <w:lastRenderedPageBreak/>
        <w:drawing>
          <wp:anchor distT="0" distB="0" distL="114300" distR="114300" simplePos="0" relativeHeight="251678720" behindDoc="0" locked="0" layoutInCell="1" allowOverlap="1" wp14:anchorId="14D0B18E" wp14:editId="253860F1">
            <wp:simplePos x="0" y="0"/>
            <wp:positionH relativeFrom="margin">
              <wp:posOffset>171450</wp:posOffset>
            </wp:positionH>
            <wp:positionV relativeFrom="paragraph">
              <wp:posOffset>407035</wp:posOffset>
            </wp:positionV>
            <wp:extent cx="8863330" cy="4890049"/>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8A640.tmp"/>
                    <pic:cNvPicPr/>
                  </pic:nvPicPr>
                  <pic:blipFill>
                    <a:blip r:embed="rId46">
                      <a:extLst>
                        <a:ext uri="{28A0092B-C50C-407E-A947-70E740481C1C}">
                          <a14:useLocalDpi xmlns:a14="http://schemas.microsoft.com/office/drawing/2010/main" val="0"/>
                        </a:ext>
                      </a:extLst>
                    </a:blip>
                    <a:stretch>
                      <a:fillRect/>
                    </a:stretch>
                  </pic:blipFill>
                  <pic:spPr>
                    <a:xfrm>
                      <a:off x="0" y="0"/>
                      <a:ext cx="8863330" cy="48900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4.5.2.4 Progress 3 Milestones</w:t>
      </w:r>
    </w:p>
    <w:p w14:paraId="16F3CF5E" w14:textId="77777777" w:rsidR="00767459" w:rsidRPr="00FA120D" w:rsidRDefault="00767459" w:rsidP="009A7DE1">
      <w:pPr>
        <w:pStyle w:val="Heading2"/>
        <w:spacing w:before="0" w:after="200" w:line="276" w:lineRule="auto"/>
        <w:rPr>
          <w:rFonts w:ascii="Times New Roman" w:hAnsi="Times New Roman" w:cs="Times New Roman"/>
          <w:color w:val="auto"/>
          <w:sz w:val="32"/>
          <w:szCs w:val="32"/>
        </w:rPr>
        <w:sectPr w:rsidR="00767459" w:rsidRPr="00FA120D" w:rsidSect="009A7DE1">
          <w:pgSz w:w="16838" w:h="11906" w:orient="landscape"/>
          <w:pgMar w:top="1440" w:right="1440" w:bottom="1440" w:left="1440" w:header="708" w:footer="708" w:gutter="0"/>
          <w:cols w:space="708"/>
          <w:docGrid w:linePitch="360"/>
        </w:sectPr>
      </w:pPr>
    </w:p>
    <w:p w14:paraId="22670B63" w14:textId="77777777" w:rsidR="00767459" w:rsidRDefault="00767459" w:rsidP="00767459">
      <w:pPr>
        <w:pStyle w:val="Heading1"/>
        <w:rPr>
          <w:rFonts w:ascii="Times New Roman" w:hAnsi="Times New Roman" w:cs="Times New Roman"/>
        </w:rPr>
      </w:pPr>
      <w:r w:rsidRPr="00FA120D">
        <w:rPr>
          <w:rFonts w:ascii="Times New Roman" w:hAnsi="Times New Roman" w:cs="Times New Roman"/>
        </w:rPr>
        <w:lastRenderedPageBreak/>
        <w:t>Chapter Five | References</w:t>
      </w:r>
      <w:r w:rsidR="00546BAB" w:rsidRPr="00FA120D">
        <w:rPr>
          <w:rFonts w:ascii="Times New Roman" w:hAnsi="Times New Roman" w:cs="Times New Roman"/>
        </w:rPr>
        <w:br/>
      </w:r>
    </w:p>
    <w:p w14:paraId="662C9E51" w14:textId="77777777" w:rsidR="00E01679" w:rsidRPr="00E01679" w:rsidRDefault="00E01679" w:rsidP="00E01679">
      <w:pPr>
        <w:spacing w:after="0" w:line="360" w:lineRule="auto"/>
        <w:jc w:val="thaiDistribute"/>
        <w:rPr>
          <w:rFonts w:ascii="Times New Roman" w:hAnsi="Times New Roman" w:cs="Times New Roman"/>
          <w:sz w:val="24"/>
          <w:szCs w:val="24"/>
        </w:rPr>
      </w:pPr>
      <w:r w:rsidRPr="00E01679">
        <w:rPr>
          <w:rFonts w:ascii="Times New Roman" w:hAnsi="Times New Roman" w:cs="Times New Roman"/>
          <w:sz w:val="24"/>
          <w:szCs w:val="24"/>
          <w:vertAlign w:val="superscript"/>
        </w:rPr>
        <w:t>[1]</w:t>
      </w:r>
      <w:r w:rsidRPr="00E01679">
        <w:rPr>
          <w:rFonts w:ascii="Times New Roman" w:hAnsi="Times New Roman" w:cs="Times New Roman"/>
          <w:sz w:val="24"/>
          <w:szCs w:val="24"/>
        </w:rPr>
        <w:t xml:space="preserve"> homebusiness.about.com/od/homebusinessglossar1/g/freelancer.htm</w:t>
      </w:r>
    </w:p>
    <w:p w14:paraId="58C282F5" w14:textId="77777777" w:rsidR="00546BAB" w:rsidRPr="00E01679" w:rsidRDefault="00E01679" w:rsidP="00E01679">
      <w:pPr>
        <w:spacing w:after="0" w:line="360" w:lineRule="auto"/>
        <w:jc w:val="thaiDistribute"/>
        <w:rPr>
          <w:rFonts w:ascii="Times New Roman" w:hAnsi="Times New Roman" w:cs="Times New Roman"/>
          <w:sz w:val="24"/>
          <w:szCs w:val="24"/>
        </w:rPr>
      </w:pPr>
      <w:r w:rsidRPr="00E01679">
        <w:rPr>
          <w:rFonts w:ascii="Times New Roman" w:hAnsi="Times New Roman" w:cs="Times New Roman"/>
          <w:sz w:val="24"/>
          <w:szCs w:val="24"/>
          <w:vertAlign w:val="superscript"/>
          <w:lang w:bidi="ar-SA"/>
        </w:rPr>
        <w:t>[2]</w:t>
      </w:r>
      <w:r w:rsidRPr="00E01679">
        <w:rPr>
          <w:rFonts w:ascii="Times New Roman" w:hAnsi="Times New Roman" w:cs="Times New Roman"/>
          <w:sz w:val="24"/>
          <w:szCs w:val="24"/>
          <w:lang w:bidi="ar-SA"/>
        </w:rPr>
        <w:t xml:space="preserve"> </w:t>
      </w:r>
      <w:hyperlink r:id="rId47" w:history="1">
        <w:r w:rsidR="00546BAB" w:rsidRPr="00E01679">
          <w:rPr>
            <w:rStyle w:val="Hyperlink"/>
            <w:rFonts w:ascii="Times New Roman" w:hAnsi="Times New Roman" w:cs="Times New Roman"/>
            <w:color w:val="auto"/>
            <w:sz w:val="24"/>
            <w:szCs w:val="24"/>
            <w:u w:val="none"/>
          </w:rPr>
          <w:t>www.freelancer.com/</w:t>
        </w:r>
      </w:hyperlink>
    </w:p>
    <w:p w14:paraId="3926E2AC" w14:textId="77777777" w:rsidR="00E01679" w:rsidRPr="00E01679" w:rsidRDefault="00E01679" w:rsidP="002661A2">
      <w:pPr>
        <w:rPr>
          <w:rFonts w:ascii="Times New Roman" w:hAnsi="Times New Roman" w:cs="Times New Roman"/>
          <w:sz w:val="24"/>
          <w:szCs w:val="24"/>
          <w:vertAlign w:val="superscript"/>
          <w:lang w:bidi="ar-SA"/>
        </w:rPr>
        <w:pPrChange w:id="189" w:author="SAMSUNG" w:date="2014-03-25T10:17:00Z">
          <w:pPr>
            <w:pStyle w:val="Heading2"/>
            <w:spacing w:line="360" w:lineRule="auto"/>
            <w:jc w:val="thaiDistribute"/>
          </w:pPr>
        </w:pPrChange>
      </w:pPr>
      <w:r w:rsidRPr="00E01679">
        <w:rPr>
          <w:rFonts w:ascii="Times New Roman" w:hAnsi="Times New Roman" w:cs="Times New Roman"/>
          <w:sz w:val="24"/>
          <w:szCs w:val="24"/>
          <w:vertAlign w:val="superscript"/>
          <w:lang w:bidi="ar-SA"/>
        </w:rPr>
        <w:t>[3]</w:t>
      </w:r>
      <w:r w:rsidRPr="00E01679">
        <w:rPr>
          <w:rFonts w:ascii="Times New Roman" w:hAnsi="Times New Roman" w:cs="Times New Roman"/>
          <w:sz w:val="24"/>
          <w:szCs w:val="24"/>
          <w:lang w:bidi="ar-SA"/>
        </w:rPr>
        <w:t xml:space="preserve"> </w:t>
      </w:r>
      <w:r w:rsidR="0095537F">
        <w:fldChar w:fldCharType="begin"/>
      </w:r>
      <w:r w:rsidR="0095537F">
        <w:instrText xml:space="preserve"> HYPERLINK "http://www.108freelance.com" </w:instrText>
      </w:r>
      <w:r w:rsidR="0095537F">
        <w:fldChar w:fldCharType="separate"/>
      </w:r>
      <w:r w:rsidRPr="00E01679">
        <w:rPr>
          <w:rStyle w:val="Hyperlink"/>
          <w:rFonts w:ascii="Times New Roman" w:hAnsi="Times New Roman" w:cs="Times New Roman"/>
          <w:color w:val="auto"/>
          <w:sz w:val="24"/>
          <w:szCs w:val="24"/>
          <w:u w:val="none"/>
        </w:rPr>
        <w:t>www.108freelance.com</w:t>
      </w:r>
      <w:r w:rsidR="0095537F">
        <w:rPr>
          <w:rStyle w:val="Hyperlink"/>
          <w:rFonts w:ascii="Times New Roman" w:hAnsi="Times New Roman" w:cs="Times New Roman"/>
          <w:color w:val="auto"/>
          <w:sz w:val="24"/>
          <w:szCs w:val="24"/>
          <w:u w:val="none"/>
        </w:rPr>
        <w:fldChar w:fldCharType="end"/>
      </w:r>
    </w:p>
    <w:p w14:paraId="23D2A904" w14:textId="77777777" w:rsidR="00E01679" w:rsidRPr="00E01679" w:rsidRDefault="00E01679" w:rsidP="00E01679">
      <w:pPr>
        <w:spacing w:after="0" w:line="360" w:lineRule="auto"/>
        <w:jc w:val="thaiDistribute"/>
        <w:rPr>
          <w:lang w:bidi="ar-SA"/>
        </w:rPr>
      </w:pPr>
      <w:r w:rsidRPr="00E01679">
        <w:rPr>
          <w:rFonts w:ascii="Times New Roman" w:hAnsi="Times New Roman" w:cs="Times New Roman"/>
          <w:sz w:val="24"/>
          <w:szCs w:val="24"/>
          <w:vertAlign w:val="superscript"/>
          <w:lang w:bidi="ar-SA"/>
        </w:rPr>
        <w:t>[4]</w:t>
      </w:r>
      <w:r w:rsidRPr="00E01679">
        <w:rPr>
          <w:rFonts w:ascii="Times New Roman" w:hAnsi="Times New Roman" w:cs="Times New Roman"/>
          <w:sz w:val="24"/>
          <w:szCs w:val="24"/>
          <w:lang w:bidi="ar-SA"/>
        </w:rPr>
        <w:t xml:space="preserve"> </w:t>
      </w:r>
      <w:r w:rsidRPr="00E01679">
        <w:rPr>
          <w:rFonts w:ascii="Times New Roman" w:hAnsi="Times New Roman" w:cs="Times New Roman"/>
          <w:sz w:val="24"/>
          <w:szCs w:val="24"/>
          <w:lang w:val="en-GB"/>
        </w:rPr>
        <w:t>www.bamboohr.com</w:t>
      </w:r>
    </w:p>
    <w:p w14:paraId="63AAD1B2" w14:textId="77777777" w:rsidR="00767459" w:rsidRPr="00E01679" w:rsidRDefault="0069333F" w:rsidP="002661A2">
      <w:pPr>
        <w:pPrChange w:id="190" w:author="SAMSUNG" w:date="2014-03-25T10:17:00Z">
          <w:pPr>
            <w:pStyle w:val="Heading2"/>
            <w:spacing w:after="200" w:line="276" w:lineRule="auto"/>
          </w:pPr>
        </w:pPrChange>
      </w:pPr>
      <w:r w:rsidRPr="00E01679">
        <w:rPr>
          <w:vertAlign w:val="superscript"/>
          <w:lang w:bidi="ar-SA"/>
        </w:rPr>
        <w:t>[</w:t>
      </w:r>
      <w:r w:rsidR="00E01679" w:rsidRPr="00E01679">
        <w:rPr>
          <w:vertAlign w:val="superscript"/>
          <w:lang w:bidi="ar-SA"/>
        </w:rPr>
        <w:t>5</w:t>
      </w:r>
      <w:r w:rsidRPr="00E01679">
        <w:rPr>
          <w:vertAlign w:val="superscript"/>
          <w:lang w:bidi="ar-SA"/>
        </w:rPr>
        <w:t>]</w:t>
      </w:r>
      <w:r w:rsidRPr="00E01679">
        <w:rPr>
          <w:lang w:bidi="ar-SA"/>
        </w:rPr>
        <w:t xml:space="preserve"> </w:t>
      </w:r>
      <w:r w:rsidR="00767459" w:rsidRPr="00E01679">
        <w:t>www.w3schools.com/html/html_intro.asp</w:t>
      </w:r>
    </w:p>
    <w:p w14:paraId="2B3B924D" w14:textId="77777777" w:rsidR="00767459" w:rsidRPr="00FA120D" w:rsidRDefault="00761F5C" w:rsidP="002661A2">
      <w:pPr>
        <w:pPrChange w:id="191" w:author="SAMSUNG" w:date="2014-03-25T10:17:00Z">
          <w:pPr>
            <w:pStyle w:val="Heading2"/>
            <w:spacing w:after="200" w:line="276" w:lineRule="auto"/>
          </w:pPr>
        </w:pPrChange>
      </w:pPr>
      <w:r>
        <w:rPr>
          <w:vertAlign w:val="superscript"/>
          <w:lang w:bidi="ar-SA"/>
        </w:rPr>
        <w:t>[5</w:t>
      </w:r>
      <w:r w:rsidR="00546BAB" w:rsidRPr="00FA120D">
        <w:rPr>
          <w:vertAlign w:val="superscript"/>
          <w:lang w:bidi="ar-SA"/>
        </w:rPr>
        <w:t>]</w:t>
      </w:r>
      <w:r w:rsidR="00546BAB" w:rsidRPr="00FA120D">
        <w:rPr>
          <w:lang w:bidi="ar-SA"/>
        </w:rPr>
        <w:t xml:space="preserve"> </w:t>
      </w:r>
      <w:r w:rsidR="00767459" w:rsidRPr="00FA120D">
        <w:t>http://evincetech.wordpress.com/2013/02/02/pros-cons-of-html5/</w:t>
      </w:r>
    </w:p>
    <w:p w14:paraId="27685862" w14:textId="77777777" w:rsidR="00767459" w:rsidRPr="00FA120D" w:rsidRDefault="00546BAB" w:rsidP="002661A2">
      <w:pPr>
        <w:pPrChange w:id="192" w:author="SAMSUNG" w:date="2014-03-25T10:17:00Z">
          <w:pPr>
            <w:pStyle w:val="Heading2"/>
            <w:spacing w:after="200" w:line="276" w:lineRule="auto"/>
          </w:pPr>
        </w:pPrChange>
      </w:pPr>
      <w:r w:rsidRPr="00FA120D">
        <w:rPr>
          <w:vertAlign w:val="superscript"/>
          <w:lang w:bidi="ar-SA"/>
        </w:rPr>
        <w:t>[5]</w:t>
      </w:r>
      <w:r w:rsidRPr="00FA120D">
        <w:rPr>
          <w:lang w:bidi="ar-SA"/>
        </w:rPr>
        <w:t xml:space="preserve"> </w:t>
      </w:r>
      <w:r w:rsidR="00767459" w:rsidRPr="00FA120D">
        <w:t>http://en.wikipedia.org/wiki/HTML5#cite_note-HTML5-20110405-2</w:t>
      </w:r>
    </w:p>
    <w:p w14:paraId="69137B38" w14:textId="77777777" w:rsidR="00767459" w:rsidRPr="00761F5C" w:rsidRDefault="00546BAB" w:rsidP="002661A2">
      <w:pPr>
        <w:rPr>
          <w:rFonts w:ascii="Times New Roman" w:hAnsi="Times New Roman" w:cs="Times New Roman"/>
          <w:sz w:val="24"/>
          <w:szCs w:val="24"/>
        </w:rPr>
        <w:pPrChange w:id="193" w:author="SAMSUNG" w:date="2014-03-25T10:17:00Z">
          <w:pPr>
            <w:pStyle w:val="Heading2"/>
            <w:spacing w:after="200" w:line="276" w:lineRule="auto"/>
          </w:pPr>
        </w:pPrChange>
      </w:pPr>
      <w:r w:rsidRPr="00761F5C">
        <w:rPr>
          <w:rFonts w:ascii="Times New Roman" w:hAnsi="Times New Roman" w:cs="Times New Roman"/>
          <w:sz w:val="24"/>
          <w:szCs w:val="24"/>
          <w:vertAlign w:val="superscript"/>
          <w:lang w:bidi="ar-SA"/>
        </w:rPr>
        <w:t>[6]</w:t>
      </w:r>
      <w:r w:rsidRPr="001477A5">
        <w:rPr>
          <w:rFonts w:ascii="Times New Roman" w:hAnsi="Times New Roman" w:cs="Times New Roman"/>
          <w:sz w:val="24"/>
          <w:szCs w:val="24"/>
          <w:lang w:bidi="ar-SA"/>
        </w:rPr>
        <w:t xml:space="preserve"> </w:t>
      </w:r>
      <w:r w:rsidR="0095537F">
        <w:fldChar w:fldCharType="begin"/>
      </w:r>
      <w:r w:rsidR="0095537F">
        <w:instrText xml:space="preserve"> HYPERLINK "http://www.w3schools.com/css/css_intro.asp" </w:instrText>
      </w:r>
      <w:r w:rsidR="0095537F">
        <w:fldChar w:fldCharType="separate"/>
      </w:r>
      <w:r w:rsidR="00034A0E" w:rsidRPr="001477A5">
        <w:rPr>
          <w:rStyle w:val="Hyperlink"/>
          <w:rFonts w:ascii="Times New Roman" w:hAnsi="Times New Roman" w:cs="Times New Roman"/>
          <w:color w:val="auto"/>
          <w:sz w:val="24"/>
          <w:szCs w:val="24"/>
          <w:u w:val="none"/>
        </w:rPr>
        <w:t>http://www.w3schools.com/css/css_intro.asp</w:t>
      </w:r>
      <w:r w:rsidR="0095537F">
        <w:rPr>
          <w:rStyle w:val="Hyperlink"/>
          <w:rFonts w:ascii="Times New Roman" w:hAnsi="Times New Roman" w:cs="Times New Roman"/>
          <w:color w:val="auto"/>
          <w:sz w:val="24"/>
          <w:szCs w:val="24"/>
          <w:u w:val="none"/>
        </w:rPr>
        <w:fldChar w:fldCharType="end"/>
      </w:r>
    </w:p>
    <w:p w14:paraId="2B6B0875" w14:textId="77777777" w:rsidR="00761F5C" w:rsidRPr="00761F5C" w:rsidRDefault="00761F5C" w:rsidP="00761F5C">
      <w:pPr>
        <w:rPr>
          <w:rFonts w:ascii="Times New Roman" w:hAnsi="Times New Roman" w:cs="Times New Roman"/>
          <w:sz w:val="24"/>
          <w:szCs w:val="24"/>
        </w:rPr>
      </w:pPr>
      <w:r w:rsidRPr="00761F5C">
        <w:rPr>
          <w:rFonts w:ascii="Times New Roman" w:hAnsi="Times New Roman" w:cs="Times New Roman"/>
          <w:sz w:val="24"/>
          <w:szCs w:val="24"/>
          <w:vertAlign w:val="superscript"/>
          <w:lang w:bidi="ar-SA"/>
        </w:rPr>
        <w:t>[6]</w:t>
      </w:r>
      <w:r w:rsidRPr="00761F5C">
        <w:rPr>
          <w:rFonts w:ascii="Times New Roman" w:hAnsi="Times New Roman" w:cs="Times New Roman"/>
          <w:sz w:val="24"/>
          <w:szCs w:val="24"/>
        </w:rPr>
        <w:t xml:space="preserve"> http://en.wikipedia.org/wiki/Cascading_Style_Sheets</w:t>
      </w:r>
    </w:p>
    <w:p w14:paraId="443046AC" w14:textId="77777777" w:rsidR="00034A0E" w:rsidRPr="00034A0E" w:rsidRDefault="00761F5C" w:rsidP="00034A0E">
      <w:r>
        <w:rPr>
          <w:rFonts w:ascii="Times New Roman" w:hAnsi="Times New Roman" w:cs="Times New Roman"/>
          <w:sz w:val="24"/>
          <w:szCs w:val="24"/>
          <w:vertAlign w:val="superscript"/>
          <w:lang w:bidi="ar-SA"/>
        </w:rPr>
        <w:t>[7</w:t>
      </w:r>
      <w:r w:rsidR="00034A0E" w:rsidRPr="00FA120D">
        <w:rPr>
          <w:rFonts w:ascii="Times New Roman" w:hAnsi="Times New Roman" w:cs="Times New Roman"/>
          <w:sz w:val="24"/>
          <w:szCs w:val="24"/>
          <w:vertAlign w:val="superscript"/>
          <w:lang w:bidi="ar-SA"/>
        </w:rPr>
        <w:t>]</w:t>
      </w:r>
      <w:r w:rsidR="00034A0E" w:rsidRPr="00FA120D">
        <w:rPr>
          <w:rFonts w:ascii="Times New Roman" w:hAnsi="Times New Roman" w:cs="Times New Roman"/>
          <w:sz w:val="24"/>
          <w:szCs w:val="24"/>
          <w:lang w:bidi="ar-SA"/>
        </w:rPr>
        <w:t xml:space="preserve"> </w:t>
      </w:r>
      <w:r w:rsidR="00034A0E" w:rsidRPr="00034A0E">
        <w:rPr>
          <w:rFonts w:ascii="Times New Roman" w:hAnsi="Times New Roman" w:cs="Times New Roman"/>
          <w:sz w:val="24"/>
          <w:szCs w:val="24"/>
        </w:rPr>
        <w:t>http://en.wikipedia.org/wiki/JavaScript</w:t>
      </w:r>
    </w:p>
    <w:p w14:paraId="0B1409FB" w14:textId="77777777" w:rsidR="00767459" w:rsidRPr="00FA120D" w:rsidRDefault="00FA71B3" w:rsidP="002661A2">
      <w:pPr>
        <w:pPrChange w:id="194" w:author="SAMSUNG" w:date="2014-03-25T10:17:00Z">
          <w:pPr>
            <w:pStyle w:val="Heading2"/>
            <w:spacing w:after="200" w:line="276" w:lineRule="auto"/>
          </w:pPr>
        </w:pPrChange>
      </w:pPr>
      <w:r>
        <w:rPr>
          <w:vertAlign w:val="superscript"/>
          <w:lang w:bidi="ar-SA"/>
        </w:rPr>
        <w:t>[8</w:t>
      </w:r>
      <w:r w:rsidR="00546BAB" w:rsidRPr="00FA120D">
        <w:rPr>
          <w:vertAlign w:val="superscript"/>
          <w:lang w:bidi="ar-SA"/>
        </w:rPr>
        <w:t>]</w:t>
      </w:r>
      <w:r w:rsidR="00546BAB" w:rsidRPr="00FA120D">
        <w:rPr>
          <w:lang w:bidi="ar-SA"/>
        </w:rPr>
        <w:t xml:space="preserve"> </w:t>
      </w:r>
      <w:r w:rsidR="00767459" w:rsidRPr="00FA120D">
        <w:t>http://www.asp.net/mvc/mvc4</w:t>
      </w:r>
    </w:p>
    <w:p w14:paraId="1ACF9F54" w14:textId="77777777" w:rsidR="00FA71B3" w:rsidRDefault="00FA71B3" w:rsidP="002661A2">
      <w:pPr>
        <w:rPr>
          <w:vertAlign w:val="superscript"/>
          <w:lang w:bidi="ar-SA"/>
        </w:rPr>
        <w:pPrChange w:id="195" w:author="SAMSUNG" w:date="2014-03-25T10:17:00Z">
          <w:pPr>
            <w:pStyle w:val="Heading2"/>
            <w:spacing w:after="200" w:line="276" w:lineRule="auto"/>
          </w:pPr>
        </w:pPrChange>
      </w:pPr>
      <w:r>
        <w:rPr>
          <w:vertAlign w:val="superscript"/>
          <w:lang w:bidi="ar-SA"/>
        </w:rPr>
        <w:t>[9</w:t>
      </w:r>
      <w:r w:rsidR="00546BAB" w:rsidRPr="00FA120D">
        <w:rPr>
          <w:vertAlign w:val="superscript"/>
          <w:lang w:bidi="ar-SA"/>
        </w:rPr>
        <w:t>]</w:t>
      </w:r>
      <w:r w:rsidR="00546BAB" w:rsidRPr="00FA120D">
        <w:rPr>
          <w:lang w:bidi="ar-SA"/>
        </w:rPr>
        <w:t xml:space="preserve"> </w:t>
      </w:r>
      <w:r w:rsidRPr="00FA71B3">
        <w:t>http://msdn.microsoft.com/en-us/library/</w:t>
      </w:r>
      <w:proofErr w:type="gramStart"/>
      <w:r w:rsidRPr="00FA71B3">
        <w:t>aa983532(</w:t>
      </w:r>
      <w:proofErr w:type="gramEnd"/>
      <w:r w:rsidRPr="00FA71B3">
        <w:t xml:space="preserve">v=vs.71).aspx </w:t>
      </w:r>
    </w:p>
    <w:p w14:paraId="2A201563" w14:textId="77777777" w:rsidR="00767459" w:rsidRPr="00FA120D" w:rsidRDefault="00546BAB" w:rsidP="002661A2">
      <w:pPr>
        <w:pPrChange w:id="196" w:author="SAMSUNG" w:date="2014-03-25T10:17:00Z">
          <w:pPr>
            <w:pStyle w:val="Heading2"/>
            <w:spacing w:after="200" w:line="276" w:lineRule="auto"/>
          </w:pPr>
        </w:pPrChange>
      </w:pPr>
      <w:r w:rsidRPr="00FA120D">
        <w:rPr>
          <w:vertAlign w:val="superscript"/>
          <w:lang w:bidi="ar-SA"/>
        </w:rPr>
        <w:t>[9]</w:t>
      </w:r>
      <w:r w:rsidRPr="00FA120D">
        <w:rPr>
          <w:lang w:bidi="ar-SA"/>
        </w:rPr>
        <w:t xml:space="preserve"> </w:t>
      </w:r>
      <w:r w:rsidR="00767459" w:rsidRPr="00FA120D">
        <w:t>http://msdn.microsoft.com/en-us/library/kx37x362.aspx</w:t>
      </w:r>
    </w:p>
    <w:p w14:paraId="2BE12F76" w14:textId="77777777" w:rsidR="00767459" w:rsidRPr="00FA120D" w:rsidRDefault="00546BAB" w:rsidP="002661A2">
      <w:pPr>
        <w:pPrChange w:id="197" w:author="SAMSUNG" w:date="2014-03-25T10:17:00Z">
          <w:pPr>
            <w:pStyle w:val="Heading2"/>
            <w:spacing w:after="200" w:line="276" w:lineRule="auto"/>
          </w:pPr>
        </w:pPrChange>
      </w:pPr>
      <w:r w:rsidRPr="00FA120D">
        <w:rPr>
          <w:vertAlign w:val="superscript"/>
          <w:lang w:bidi="ar-SA"/>
        </w:rPr>
        <w:t>[10]</w:t>
      </w:r>
      <w:r w:rsidRPr="00FA120D">
        <w:rPr>
          <w:lang w:bidi="ar-SA"/>
        </w:rPr>
        <w:t xml:space="preserve"> </w:t>
      </w:r>
      <w:r w:rsidR="00767459" w:rsidRPr="00FA120D">
        <w:t>http://www.visualstudio.com/</w:t>
      </w:r>
    </w:p>
    <w:p w14:paraId="78E69A0E" w14:textId="77777777" w:rsidR="00767459" w:rsidRPr="000E319D" w:rsidRDefault="00546BAB" w:rsidP="002661A2">
      <w:pPr>
        <w:rPr>
          <w:rFonts w:ascii="Times New Roman" w:hAnsi="Times New Roman" w:cs="Times New Roman"/>
          <w:sz w:val="24"/>
          <w:szCs w:val="24"/>
        </w:rPr>
        <w:pPrChange w:id="198" w:author="SAMSUNG" w:date="2014-03-25T10:17:00Z">
          <w:pPr>
            <w:pStyle w:val="Heading2"/>
            <w:spacing w:after="200" w:line="276" w:lineRule="auto"/>
          </w:pPr>
        </w:pPrChange>
      </w:pPr>
      <w:bookmarkStart w:id="199" w:name="_GoBack"/>
      <w:bookmarkEnd w:id="199"/>
      <w:r w:rsidRPr="000E319D">
        <w:rPr>
          <w:rFonts w:ascii="Times New Roman" w:hAnsi="Times New Roman" w:cs="Times New Roman"/>
          <w:sz w:val="24"/>
          <w:szCs w:val="24"/>
          <w:vertAlign w:val="superscript"/>
          <w:lang w:bidi="ar-SA"/>
        </w:rPr>
        <w:t>[11]</w:t>
      </w:r>
      <w:r w:rsidRPr="000E319D">
        <w:rPr>
          <w:rFonts w:ascii="Times New Roman" w:hAnsi="Times New Roman" w:cs="Times New Roman"/>
          <w:sz w:val="24"/>
          <w:szCs w:val="24"/>
          <w:lang w:bidi="ar-SA"/>
        </w:rPr>
        <w:t xml:space="preserve"> </w:t>
      </w:r>
      <w:r w:rsidR="0095537F">
        <w:fldChar w:fldCharType="begin"/>
      </w:r>
      <w:r w:rsidR="0095537F">
        <w:instrText xml:space="preserve"> HYPERLINK "https://www.google.com/intl/en/chrome/browser/" </w:instrText>
      </w:r>
      <w:r w:rsidR="0095537F">
        <w:fldChar w:fldCharType="separate"/>
      </w:r>
      <w:r w:rsidR="001477A5" w:rsidRPr="000E319D">
        <w:rPr>
          <w:rStyle w:val="Hyperlink"/>
          <w:rFonts w:ascii="Times New Roman" w:hAnsi="Times New Roman" w:cs="Times New Roman"/>
          <w:color w:val="auto"/>
          <w:sz w:val="24"/>
          <w:szCs w:val="24"/>
          <w:u w:val="none"/>
        </w:rPr>
        <w:t>https://www.google.com/intl/en/chrome/browser/</w:t>
      </w:r>
      <w:r w:rsidR="0095537F">
        <w:rPr>
          <w:rStyle w:val="Hyperlink"/>
          <w:rFonts w:ascii="Times New Roman" w:hAnsi="Times New Roman" w:cs="Times New Roman"/>
          <w:color w:val="auto"/>
          <w:sz w:val="24"/>
          <w:szCs w:val="24"/>
          <w:u w:val="none"/>
        </w:rPr>
        <w:fldChar w:fldCharType="end"/>
      </w:r>
    </w:p>
    <w:p w14:paraId="41B10345" w14:textId="77777777" w:rsidR="001477A5" w:rsidRPr="00F4159E" w:rsidRDefault="001477A5" w:rsidP="001477A5">
      <w:pPr>
        <w:rPr>
          <w:rFonts w:ascii="Times New Roman" w:hAnsi="Times New Roman" w:cs="Times New Roman"/>
          <w:sz w:val="24"/>
          <w:szCs w:val="24"/>
        </w:rPr>
      </w:pPr>
      <w:r w:rsidRPr="000E319D">
        <w:rPr>
          <w:rFonts w:ascii="Times New Roman" w:hAnsi="Times New Roman" w:cs="Times New Roman"/>
          <w:sz w:val="24"/>
          <w:szCs w:val="24"/>
          <w:vertAlign w:val="superscript"/>
          <w:lang w:bidi="ar-SA"/>
        </w:rPr>
        <w:t>[12]</w:t>
      </w:r>
      <w:r w:rsidRPr="000E319D">
        <w:rPr>
          <w:rFonts w:ascii="Times New Roman" w:hAnsi="Times New Roman" w:cs="Times New Roman"/>
          <w:sz w:val="24"/>
          <w:szCs w:val="24"/>
          <w:lang w:bidi="ar-SA"/>
        </w:rPr>
        <w:t xml:space="preserve"> </w:t>
      </w:r>
      <w:hyperlink r:id="rId48" w:history="1">
        <w:r w:rsidR="00B854E2" w:rsidRPr="00F4159E">
          <w:rPr>
            <w:rStyle w:val="Hyperlink"/>
            <w:rFonts w:ascii="Times New Roman" w:hAnsi="Times New Roman" w:cs="Times New Roman"/>
            <w:color w:val="auto"/>
            <w:sz w:val="24"/>
            <w:szCs w:val="24"/>
            <w:u w:val="none"/>
          </w:rPr>
          <w:t>http://en.wikipedia.org/wiki/GitHub</w:t>
        </w:r>
      </w:hyperlink>
    </w:p>
    <w:p w14:paraId="3ED75565" w14:textId="77777777" w:rsidR="00B854E2" w:rsidRDefault="00B854E2"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[13</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F4159E">
        <w:rPr>
          <w:rStyle w:val="HTMLCite"/>
          <w:rFonts w:ascii="Times New Roman" w:hAnsi="Times New Roman" w:cs="Times New Roman"/>
          <w:i w:val="0"/>
          <w:iCs w:val="0"/>
          <w:sz w:val="24"/>
          <w:szCs w:val="24"/>
          <w:shd w:val="clear" w:color="auto" w:fill="FFFFFF"/>
        </w:rPr>
        <w:t>www.etsmtl.ca/</w:t>
      </w:r>
      <w:proofErr w:type="spellStart"/>
      <w:r w:rsidRPr="00F4159E">
        <w:rPr>
          <w:rStyle w:val="HTMLCite"/>
          <w:rFonts w:ascii="Times New Roman" w:hAnsi="Times New Roman" w:cs="Times New Roman"/>
          <w:i w:val="0"/>
          <w:iCs w:val="0"/>
          <w:sz w:val="24"/>
          <w:szCs w:val="24"/>
          <w:shd w:val="clear" w:color="auto" w:fill="FFFFFF"/>
        </w:rPr>
        <w:t>Professeurs</w:t>
      </w:r>
      <w:proofErr w:type="spellEnd"/>
      <w:r w:rsidRPr="00F4159E">
        <w:rPr>
          <w:rStyle w:val="HTMLCite"/>
          <w:rFonts w:ascii="Times New Roman" w:hAnsi="Times New Roman" w:cs="Times New Roman"/>
          <w:i w:val="0"/>
          <w:iCs w:val="0"/>
          <w:sz w:val="24"/>
          <w:szCs w:val="24"/>
          <w:shd w:val="clear" w:color="auto" w:fill="FFFFFF"/>
        </w:rPr>
        <w:t>/</w:t>
      </w:r>
      <w:proofErr w:type="spellStart"/>
      <w:r w:rsidRPr="00F4159E">
        <w:rPr>
          <w:rStyle w:val="HTMLCite"/>
          <w:rFonts w:ascii="Times New Roman" w:hAnsi="Times New Roman" w:cs="Times New Roman"/>
          <w:i w:val="0"/>
          <w:iCs w:val="0"/>
          <w:sz w:val="24"/>
          <w:szCs w:val="24"/>
          <w:shd w:val="clear" w:color="auto" w:fill="FFFFFF"/>
        </w:rPr>
        <w:t>claporte</w:t>
      </w:r>
      <w:proofErr w:type="spellEnd"/>
      <w:r w:rsidRPr="00F4159E">
        <w:rPr>
          <w:rStyle w:val="HTMLCite"/>
          <w:rFonts w:ascii="Times New Roman" w:hAnsi="Times New Roman" w:cs="Times New Roman"/>
          <w:i w:val="0"/>
          <w:iCs w:val="0"/>
          <w:sz w:val="24"/>
          <w:szCs w:val="24"/>
          <w:shd w:val="clear" w:color="auto" w:fill="FFFFFF"/>
        </w:rPr>
        <w:t>/.../These_UBO_Volume-I.pdf</w:t>
      </w:r>
      <w:r w:rsidRPr="00F4159E">
        <w:rPr>
          <w:rFonts w:ascii="Times New Roman" w:hAnsi="Times New Roman" w:cs="Times New Roman"/>
          <w:sz w:val="24"/>
          <w:szCs w:val="24"/>
          <w:shd w:val="clear" w:color="auto" w:fill="FFFFFF"/>
          <w:cs/>
        </w:rPr>
        <w:t>‎</w:t>
      </w:r>
    </w:p>
    <w:p w14:paraId="65F3C9AC" w14:textId="77777777" w:rsidR="00F4159E" w:rsidRDefault="00F4159E"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[14</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F4159E">
        <w:rPr>
          <w:rStyle w:val="HTMLCite"/>
          <w:rFonts w:ascii="Times New Roman" w:hAnsi="Times New Roman" w:cs="Times New Roman"/>
          <w:i w:val="0"/>
          <w:iCs w:val="0"/>
          <w:sz w:val="24"/>
          <w:szCs w:val="24"/>
          <w:shd w:val="clear" w:color="auto" w:fill="FFFFFF"/>
        </w:rPr>
        <w:t>msdn.microsoft.com/en-us/.../</w:t>
      </w:r>
      <w:proofErr w:type="gramStart"/>
      <w:r w:rsidRPr="00F4159E">
        <w:rPr>
          <w:rStyle w:val="HTMLCite"/>
          <w:rFonts w:ascii="Times New Roman" w:hAnsi="Times New Roman" w:cs="Times New Roman"/>
          <w:i w:val="0"/>
          <w:iCs w:val="0"/>
          <w:sz w:val="24"/>
          <w:szCs w:val="24"/>
          <w:shd w:val="clear" w:color="auto" w:fill="FFFFFF"/>
        </w:rPr>
        <w:t>dd381412(</w:t>
      </w:r>
      <w:proofErr w:type="gramEnd"/>
      <w:r w:rsidRPr="00F4159E">
        <w:rPr>
          <w:rStyle w:val="HTMLCite"/>
          <w:rFonts w:ascii="Times New Roman" w:hAnsi="Times New Roman" w:cs="Times New Roman"/>
          <w:i w:val="0"/>
          <w:iCs w:val="0"/>
          <w:sz w:val="24"/>
          <w:szCs w:val="24"/>
          <w:shd w:val="clear" w:color="auto" w:fill="FFFFFF"/>
        </w:rPr>
        <w:t>v=vs.108).aspx</w:t>
      </w:r>
      <w:r w:rsidRPr="00F4159E">
        <w:rPr>
          <w:rFonts w:ascii="Times New Roman" w:hAnsi="Times New Roman" w:cs="Times New Roman"/>
          <w:sz w:val="24"/>
          <w:szCs w:val="24"/>
          <w:shd w:val="clear" w:color="auto" w:fill="FFFFFF"/>
          <w:cs/>
        </w:rPr>
        <w:t>‎</w:t>
      </w:r>
    </w:p>
    <w:p w14:paraId="548CBE59" w14:textId="77777777" w:rsidR="00E440A0" w:rsidRPr="00F4159E" w:rsidRDefault="00E440A0"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[15</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E440A0">
        <w:rPr>
          <w:rFonts w:ascii="Times New Roman" w:hAnsi="Times New Roman" w:cs="Times New Roman"/>
          <w:sz w:val="24"/>
          <w:szCs w:val="24"/>
        </w:rPr>
        <w:t>http://www.108freelance.com/about.aspx</w:t>
      </w:r>
    </w:p>
    <w:p w14:paraId="366F47A1" w14:textId="77777777" w:rsidR="009A7DE1" w:rsidRPr="00FA120D" w:rsidRDefault="009A7DE1">
      <w:pPr>
        <w:rPr>
          <w:rFonts w:ascii="Times New Roman" w:hAnsi="Times New Roman" w:cs="Times New Roman"/>
          <w:sz w:val="24"/>
          <w:szCs w:val="24"/>
          <w:cs/>
        </w:rPr>
      </w:pPr>
    </w:p>
    <w:sectPr w:rsidR="009A7DE1" w:rsidRPr="00FA120D" w:rsidSect="0076745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AMT" w:date="2014-03-24T10:40:00Z" w:initials="C">
    <w:p w14:paraId="5705CFBA" w14:textId="77777777" w:rsidR="007D2254" w:rsidRDefault="007D2254">
      <w:pPr>
        <w:pStyle w:val="CommentText"/>
      </w:pPr>
      <w:r>
        <w:rPr>
          <w:rStyle w:val="CommentReference"/>
        </w:rPr>
        <w:annotationRef/>
      </w:r>
      <w:r>
        <w:t xml:space="preserve">I’ve corrected your English a bit…grammar only… Some sentences do not flow nicely, which you will need to fix. </w:t>
      </w:r>
    </w:p>
    <w:p w14:paraId="14FF0776" w14:textId="77777777" w:rsidR="007D2254" w:rsidRDefault="007D2254">
      <w:pPr>
        <w:pStyle w:val="CommentText"/>
      </w:pPr>
    </w:p>
    <w:p w14:paraId="16CDFB22" w14:textId="77777777" w:rsidR="007D2254" w:rsidRDefault="007D2254">
      <w:pPr>
        <w:pStyle w:val="CommentText"/>
      </w:pPr>
      <w:r>
        <w:t xml:space="preserve">The reason I corrected your writing here is because this is the very first page of your proposal, which has a big impact to the overall impression of your document. </w:t>
      </w:r>
    </w:p>
    <w:p w14:paraId="772802D7" w14:textId="77777777" w:rsidR="007D2254" w:rsidRDefault="007D2254">
      <w:pPr>
        <w:pStyle w:val="CommentText"/>
      </w:pPr>
    </w:p>
    <w:p w14:paraId="5501FAD9" w14:textId="77777777" w:rsidR="007D2254" w:rsidRDefault="007D2254">
      <w:pPr>
        <w:pStyle w:val="CommentText"/>
      </w:pPr>
      <w:r>
        <w:t xml:space="preserve">Check your writing with </w:t>
      </w:r>
      <w:proofErr w:type="spellStart"/>
      <w:r>
        <w:t>Grammarly</w:t>
      </w:r>
      <w:proofErr w:type="spellEnd"/>
      <w:r>
        <w:t xml:space="preserve"> and improve it as much as you can. </w:t>
      </w:r>
    </w:p>
  </w:comment>
  <w:comment w:id="54" w:author="CAMT" w:date="2014-03-24T10:08:00Z" w:initials="C">
    <w:p w14:paraId="480143B4" w14:textId="77777777" w:rsidR="00F703E7" w:rsidRDefault="00F703E7">
      <w:pPr>
        <w:pStyle w:val="CommentText"/>
      </w:pPr>
      <w:r>
        <w:rPr>
          <w:rStyle w:val="CommentReference"/>
        </w:rPr>
        <w:annotationRef/>
      </w:r>
      <w:proofErr w:type="gramStart"/>
      <w:r>
        <w:t>person</w:t>
      </w:r>
      <w:proofErr w:type="gramEnd"/>
      <w:r>
        <w:t>? Or personnel?</w:t>
      </w:r>
    </w:p>
  </w:comment>
  <w:comment w:id="79" w:author="CAMT" w:date="2014-03-24T10:23:00Z" w:initials="C">
    <w:p w14:paraId="738F274E" w14:textId="77777777" w:rsidR="0026733D" w:rsidRDefault="0026733D">
      <w:pPr>
        <w:pStyle w:val="CommentText"/>
      </w:pPr>
      <w:r>
        <w:rPr>
          <w:rStyle w:val="CommentReference"/>
        </w:rPr>
        <w:annotationRef/>
      </w:r>
      <w:r>
        <w:t xml:space="preserve">Is it correct? Any process? </w:t>
      </w:r>
    </w:p>
  </w:comment>
  <w:comment w:id="152" w:author="CAMT" w:date="2014-03-24T10:44:00Z" w:initials="C">
    <w:p w14:paraId="55E3D026" w14:textId="77777777" w:rsidR="007D2254" w:rsidRDefault="007D2254" w:rsidP="007D2254">
      <w:pPr>
        <w:pStyle w:val="CommentText"/>
      </w:pPr>
      <w:r>
        <w:rPr>
          <w:rStyle w:val="CommentReference"/>
        </w:rPr>
        <w:annotationRef/>
      </w:r>
      <w:r>
        <w:t xml:space="preserve">After this, can you add a </w:t>
      </w:r>
      <w:r w:rsidR="00F30FC9">
        <w:t xml:space="preserve">few sentences </w:t>
      </w:r>
      <w:r>
        <w:t xml:space="preserve">about </w:t>
      </w:r>
      <w:r w:rsidR="00F30FC9">
        <w:t>why the systems like yours are needed</w:t>
      </w:r>
      <w:r>
        <w:t xml:space="preserve">? </w:t>
      </w:r>
    </w:p>
  </w:comment>
  <w:comment w:id="162" w:author="CAMT" w:date="2014-03-24T10:51:00Z" w:initials="C">
    <w:p w14:paraId="1FB5228A" w14:textId="77777777" w:rsidR="00F30FC9" w:rsidRDefault="00F30FC9">
      <w:pPr>
        <w:pStyle w:val="CommentText"/>
      </w:pPr>
      <w:r>
        <w:rPr>
          <w:rStyle w:val="CommentReference"/>
        </w:rPr>
        <w:annotationRef/>
      </w:r>
      <w:r>
        <w:t xml:space="preserve">What about database? </w:t>
      </w:r>
    </w:p>
    <w:p w14:paraId="02FACEB8" w14:textId="77777777" w:rsidR="00F30FC9" w:rsidRDefault="00F30FC9">
      <w:pPr>
        <w:pStyle w:val="CommentText"/>
      </w:pPr>
      <w:r>
        <w:t>What about webserver (IIS)?</w:t>
      </w:r>
    </w:p>
  </w:comment>
  <w:comment w:id="163" w:author="CAMT" w:date="2014-03-24T10:50:00Z" w:initials="C">
    <w:p w14:paraId="6AD9205D" w14:textId="77777777" w:rsidR="00F30FC9" w:rsidRDefault="00F30FC9">
      <w:pPr>
        <w:pStyle w:val="CommentText"/>
      </w:pPr>
      <w:r>
        <w:rPr>
          <w:rStyle w:val="CommentReference"/>
        </w:rPr>
        <w:annotationRef/>
      </w:r>
      <w:r>
        <w:t xml:space="preserve">This is not a development tool, isn’t it? </w:t>
      </w:r>
    </w:p>
  </w:comment>
  <w:comment w:id="176" w:author="CAMT" w:date="2014-03-24T10:54:00Z" w:initials="C">
    <w:p w14:paraId="26BB807B" w14:textId="77777777" w:rsidR="00F30FC9" w:rsidRDefault="00F30FC9">
      <w:pPr>
        <w:pStyle w:val="CommentText"/>
      </w:pPr>
      <w:r>
        <w:rPr>
          <w:rStyle w:val="CommentReference"/>
        </w:rPr>
        <w:annotationRef/>
      </w:r>
      <w:r>
        <w:t>Client and user mean different things. Shouldn’</w:t>
      </w:r>
      <w:r w:rsidR="002459BF">
        <w:t xml:space="preserve">t it be user? </w:t>
      </w:r>
    </w:p>
  </w:comment>
  <w:comment w:id="178" w:author="CAMT" w:date="2014-03-24T10:59:00Z" w:initials="C">
    <w:p w14:paraId="023CC06F" w14:textId="77777777" w:rsidR="002459BF" w:rsidRPr="002459BF" w:rsidRDefault="002459BF" w:rsidP="002459BF">
      <w:pPr>
        <w:rPr>
          <w:rFonts w:ascii="Times New Roman" w:eastAsia="Times-Roman" w:hAnsi="Times New Roman" w:cs="Times New Roman"/>
          <w:color w:val="000000"/>
          <w:sz w:val="24"/>
          <w:szCs w:val="24"/>
        </w:rPr>
      </w:pPr>
      <w:r>
        <w:rPr>
          <w:rStyle w:val="CommentReference"/>
        </w:rPr>
        <w:annotationRef/>
      </w:r>
      <w:r>
        <w:t>How is this different from “</w:t>
      </w:r>
      <w:r w:rsidRPr="00FA120D">
        <w:rPr>
          <w:rFonts w:ascii="Times New Roman" w:eastAsia="Times-Roman" w:hAnsi="Times New Roman" w:cs="Times New Roman"/>
          <w:b/>
          <w:bCs/>
          <w:color w:val="000000"/>
          <w:sz w:val="24"/>
          <w:szCs w:val="24"/>
        </w:rPr>
        <w:t xml:space="preserve">Software- </w:t>
      </w:r>
      <w:r>
        <w:rPr>
          <w:rFonts w:ascii="Times New Roman" w:eastAsia="Times-Roman" w:hAnsi="Times New Roman" w:cs="Times New Roman"/>
          <w:b/>
          <w:bCs/>
          <w:color w:val="000000"/>
          <w:sz w:val="24"/>
          <w:szCs w:val="24"/>
        </w:rPr>
        <w:t xml:space="preserve">Administrator management system” </w:t>
      </w:r>
      <w:r w:rsidRPr="002459BF">
        <w:rPr>
          <w:rFonts w:ascii="Times New Roman" w:eastAsia="Times-Roman" w:hAnsi="Times New Roman" w:cs="Times New Roman"/>
          <w:color w:val="000000"/>
          <w:sz w:val="24"/>
          <w:szCs w:val="24"/>
        </w:rPr>
        <w:t>below?</w:t>
      </w:r>
    </w:p>
  </w:comment>
  <w:comment w:id="179" w:author="CAMT" w:date="2014-03-24T11:00:00Z" w:initials="C">
    <w:p w14:paraId="6FAF1C51" w14:textId="77777777" w:rsidR="002459BF" w:rsidRDefault="002459BF">
      <w:pPr>
        <w:pStyle w:val="CommentText"/>
      </w:pPr>
      <w:r>
        <w:rPr>
          <w:rStyle w:val="CommentReference"/>
        </w:rPr>
        <w:annotationRef/>
      </w:r>
      <w:r>
        <w:t xml:space="preserve">I guess this system is for freelancers. What do you mean by “team”? They should form a team? Or is this feature for individuals? </w:t>
      </w:r>
    </w:p>
  </w:comment>
  <w:comment w:id="187" w:author="CAMT" w:date="2014-03-24T11:04:00Z" w:initials="C">
    <w:p w14:paraId="2BDE3FE6" w14:textId="77777777" w:rsidR="002459BF" w:rsidRDefault="002459BF">
      <w:pPr>
        <w:pStyle w:val="CommentText"/>
      </w:pPr>
      <w:r>
        <w:rPr>
          <w:rStyle w:val="CommentReference"/>
        </w:rPr>
        <w:annotationRef/>
      </w:r>
      <w:r w:rsidR="00387B1F">
        <w:t>The feature names and descriptions are still a bit unclear</w:t>
      </w:r>
      <w:proofErr w:type="gramStart"/>
      <w:r w:rsidR="00387B1F">
        <w:t>..</w:t>
      </w:r>
      <w:proofErr w:type="gramEnd"/>
      <w:r w:rsidR="00387B1F">
        <w:t xml:space="preserve"> For example, search anything… anything what</w:t>
      </w:r>
      <w:proofErr w:type="gramStart"/>
      <w:r w:rsidR="00387B1F">
        <w:t>?,</w:t>
      </w:r>
      <w:proofErr w:type="gramEnd"/>
      <w:r w:rsidR="00387B1F">
        <w:t xml:space="preserve"> use older form.. </w:t>
      </w:r>
      <w:proofErr w:type="gramStart"/>
      <w:r w:rsidR="00387B1F">
        <w:t>what</w:t>
      </w:r>
      <w:proofErr w:type="gramEnd"/>
      <w:r w:rsidR="00387B1F">
        <w:t xml:space="preserve"> form?, for admin to validate freelancer.. </w:t>
      </w:r>
      <w:proofErr w:type="gramStart"/>
      <w:r w:rsidR="00387B1F">
        <w:t>what</w:t>
      </w:r>
      <w:proofErr w:type="gramEnd"/>
      <w:r w:rsidR="00387B1F">
        <w:t xml:space="preserve"> do you mean by validate?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01FAD9" w15:done="0"/>
  <w15:commentEx w15:paraId="480143B4" w15:done="0"/>
  <w15:commentEx w15:paraId="738F274E" w15:done="0"/>
  <w15:commentEx w15:paraId="55E3D026" w15:done="0"/>
  <w15:commentEx w15:paraId="02FACEB8" w15:done="0"/>
  <w15:commentEx w15:paraId="6AD9205D" w15:done="0"/>
  <w15:commentEx w15:paraId="26BB807B" w15:done="0"/>
  <w15:commentEx w15:paraId="023CC06F" w15:done="0"/>
  <w15:commentEx w15:paraId="6FAF1C51" w15:done="0"/>
  <w15:commentEx w15:paraId="2BDE3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49869" w14:textId="77777777" w:rsidR="0095537F" w:rsidRDefault="0095537F" w:rsidP="00BB0565">
      <w:pPr>
        <w:spacing w:after="0" w:line="240" w:lineRule="auto"/>
      </w:pPr>
      <w:r>
        <w:separator/>
      </w:r>
    </w:p>
  </w:endnote>
  <w:endnote w:type="continuationSeparator" w:id="0">
    <w:p w14:paraId="13EC507E" w14:textId="77777777" w:rsidR="0095537F" w:rsidRDefault="0095537F"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287" w:usb1="00000000" w:usb2="00000000" w:usb3="00000000" w:csb0="0000009F"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4F7A6B" w:rsidRPr="007E4BD1" w14:paraId="2F56D273" w14:textId="77777777" w:rsidTr="00523329">
      <w:trPr>
        <w:cantSplit/>
        <w:trHeight w:val="170"/>
        <w:jc w:val="center"/>
      </w:trPr>
      <w:tc>
        <w:tcPr>
          <w:tcW w:w="1455" w:type="dxa"/>
          <w:tcBorders>
            <w:bottom w:val="single" w:sz="4" w:space="0" w:color="auto"/>
          </w:tcBorders>
          <w:shd w:val="clear" w:color="auto" w:fill="CCFFFF"/>
          <w:vAlign w:val="center"/>
        </w:tcPr>
        <w:p w14:paraId="1776F989" w14:textId="77777777" w:rsidR="004F7A6B" w:rsidRPr="007E4BD1" w:rsidRDefault="004F7A6B"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14:paraId="4A4FC0E1" w14:textId="77777777" w:rsidR="004F7A6B" w:rsidRPr="007E4BD1" w:rsidRDefault="004F7A6B" w:rsidP="00BB0565">
          <w:pPr>
            <w:spacing w:after="0"/>
            <w:ind w:right="-108"/>
            <w:outlineLvl w:val="0"/>
            <w:rPr>
              <w:rFonts w:ascii="Times New Roman" w:hAnsi="Times New Roman" w:cs="Times New Roman"/>
              <w:b/>
              <w:bCs/>
              <w:sz w:val="18"/>
              <w:szCs w:val="18"/>
              <w:cs/>
              <w:lang w:val="fr-FR"/>
            </w:rPr>
          </w:pPr>
          <w:r>
            <w:rPr>
              <w:bCs/>
              <w:sz w:val="18"/>
              <w:szCs w:val="18"/>
            </w:rPr>
            <w:t>TEAMDUTY-Proposal-V.0.4</w:t>
          </w:r>
          <w:r w:rsidRPr="007E4BD1">
            <w:rPr>
              <w:bCs/>
              <w:sz w:val="18"/>
              <w:szCs w:val="18"/>
            </w:rPr>
            <w:t>.docx</w:t>
          </w:r>
        </w:p>
      </w:tc>
      <w:tc>
        <w:tcPr>
          <w:tcW w:w="1335" w:type="dxa"/>
          <w:shd w:val="clear" w:color="auto" w:fill="CCFFFF"/>
          <w:vAlign w:val="center"/>
        </w:tcPr>
        <w:p w14:paraId="70A755D8" w14:textId="77777777" w:rsidR="004F7A6B" w:rsidRPr="007E4BD1" w:rsidRDefault="004F7A6B"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5E954510" w14:textId="77777777" w:rsidR="004F7A6B" w:rsidRPr="007E4BD1" w:rsidRDefault="004F7A6B"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14:paraId="1F8771EC" w14:textId="77777777" w:rsidR="004F7A6B" w:rsidRPr="007E4BD1" w:rsidRDefault="004F7A6B"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14:paraId="2A2A2EEC" w14:textId="77777777" w:rsidR="004F7A6B" w:rsidRPr="007E4BD1" w:rsidRDefault="004F7A6B"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2661A2">
            <w:rPr>
              <w:rStyle w:val="PageNumber"/>
              <w:rFonts w:ascii="Times New Roman" w:hAnsi="Times New Roman" w:cs="Times New Roman"/>
              <w:noProof/>
              <w:sz w:val="18"/>
              <w:szCs w:val="18"/>
            </w:rPr>
            <w:t>32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2661A2">
            <w:rPr>
              <w:rStyle w:val="PageNumber"/>
              <w:rFonts w:ascii="Times New Roman" w:hAnsi="Times New Roman" w:cs="Times New Roman"/>
              <w:noProof/>
              <w:sz w:val="18"/>
              <w:szCs w:val="18"/>
            </w:rPr>
            <w:t>33</w:t>
          </w:r>
          <w:r w:rsidRPr="007E4BD1">
            <w:rPr>
              <w:rStyle w:val="PageNumber"/>
              <w:rFonts w:ascii="Times New Roman" w:hAnsi="Times New Roman" w:cs="Times New Roman"/>
              <w:sz w:val="18"/>
              <w:szCs w:val="18"/>
            </w:rPr>
            <w:fldChar w:fldCharType="end"/>
          </w:r>
        </w:p>
      </w:tc>
    </w:tr>
    <w:tr w:rsidR="004F7A6B" w:rsidRPr="007E4BD1" w14:paraId="3FB78160" w14:textId="77777777" w:rsidTr="00523329">
      <w:trPr>
        <w:cantSplit/>
        <w:trHeight w:val="257"/>
        <w:jc w:val="center"/>
      </w:trPr>
      <w:tc>
        <w:tcPr>
          <w:tcW w:w="1455" w:type="dxa"/>
          <w:tcBorders>
            <w:top w:val="single" w:sz="4" w:space="0" w:color="auto"/>
          </w:tcBorders>
          <w:shd w:val="clear" w:color="auto" w:fill="CCFFFF"/>
          <w:vAlign w:val="center"/>
        </w:tcPr>
        <w:p w14:paraId="30D460E4" w14:textId="77777777" w:rsidR="004F7A6B" w:rsidRPr="007E4BD1" w:rsidRDefault="004F7A6B"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14:paraId="5E95DFDF" w14:textId="77777777" w:rsidR="004F7A6B" w:rsidRPr="007E4BD1" w:rsidRDefault="004F7A6B"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14:paraId="36BA4E12" w14:textId="77777777" w:rsidR="004F7A6B" w:rsidRPr="007E4BD1" w:rsidRDefault="004F7A6B"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2451DD23" w14:textId="77777777" w:rsidR="004F7A6B" w:rsidRPr="007E4BD1" w:rsidRDefault="004F7A6B"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19 March 2014</w:t>
          </w:r>
        </w:p>
      </w:tc>
      <w:tc>
        <w:tcPr>
          <w:tcW w:w="1080" w:type="dxa"/>
          <w:shd w:val="clear" w:color="auto" w:fill="CCFFFF"/>
          <w:vAlign w:val="center"/>
        </w:tcPr>
        <w:p w14:paraId="739D3DF6" w14:textId="77777777" w:rsidR="004F7A6B" w:rsidRPr="007E4BD1" w:rsidRDefault="004F7A6B"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725EF3AF" w14:textId="77777777" w:rsidR="004F7A6B" w:rsidRPr="007E4BD1" w:rsidRDefault="004F7A6B" w:rsidP="00BB0565">
          <w:pPr>
            <w:spacing w:after="0"/>
            <w:ind w:left="-108" w:right="-108"/>
            <w:jc w:val="center"/>
            <w:rPr>
              <w:rFonts w:ascii="Times New Roman" w:hAnsi="Times New Roman" w:cs="Times New Roman"/>
              <w:sz w:val="18"/>
              <w:szCs w:val="18"/>
            </w:rPr>
          </w:pPr>
        </w:p>
      </w:tc>
    </w:tr>
  </w:tbl>
  <w:p w14:paraId="7DEB2300" w14:textId="77777777" w:rsidR="004F7A6B" w:rsidRDefault="004F7A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A2D27" w14:textId="77777777" w:rsidR="0095537F" w:rsidRDefault="0095537F" w:rsidP="00BB0565">
      <w:pPr>
        <w:spacing w:after="0" w:line="240" w:lineRule="auto"/>
      </w:pPr>
      <w:r>
        <w:separator/>
      </w:r>
    </w:p>
  </w:footnote>
  <w:footnote w:type="continuationSeparator" w:id="0">
    <w:p w14:paraId="31DAF6F3" w14:textId="77777777" w:rsidR="0095537F" w:rsidRDefault="0095537F"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rson w15:author="SAMSUNG">
    <w15:presenceInfo w15:providerId="None" w15:userId="SAM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18CE"/>
    <w:rsid w:val="00003ACF"/>
    <w:rsid w:val="00014085"/>
    <w:rsid w:val="00016784"/>
    <w:rsid w:val="0002198B"/>
    <w:rsid w:val="0002732B"/>
    <w:rsid w:val="00034A0E"/>
    <w:rsid w:val="000535DD"/>
    <w:rsid w:val="00076CB2"/>
    <w:rsid w:val="000803FF"/>
    <w:rsid w:val="00097F77"/>
    <w:rsid w:val="000A055E"/>
    <w:rsid w:val="000C5736"/>
    <w:rsid w:val="000E319D"/>
    <w:rsid w:val="000E7610"/>
    <w:rsid w:val="00105D17"/>
    <w:rsid w:val="001118E8"/>
    <w:rsid w:val="00115068"/>
    <w:rsid w:val="00130B36"/>
    <w:rsid w:val="00142764"/>
    <w:rsid w:val="001477A5"/>
    <w:rsid w:val="00147BCA"/>
    <w:rsid w:val="00153825"/>
    <w:rsid w:val="001574FD"/>
    <w:rsid w:val="001850F0"/>
    <w:rsid w:val="0018530F"/>
    <w:rsid w:val="00192911"/>
    <w:rsid w:val="0019312E"/>
    <w:rsid w:val="0019710C"/>
    <w:rsid w:val="001A190C"/>
    <w:rsid w:val="001A736E"/>
    <w:rsid w:val="001B1658"/>
    <w:rsid w:val="001C3787"/>
    <w:rsid w:val="001F0AC8"/>
    <w:rsid w:val="00203B8E"/>
    <w:rsid w:val="00221269"/>
    <w:rsid w:val="00221C69"/>
    <w:rsid w:val="002459BF"/>
    <w:rsid w:val="00257792"/>
    <w:rsid w:val="002661A2"/>
    <w:rsid w:val="0026733D"/>
    <w:rsid w:val="00272540"/>
    <w:rsid w:val="00290A5E"/>
    <w:rsid w:val="002921CC"/>
    <w:rsid w:val="002A4A9E"/>
    <w:rsid w:val="002E2CD3"/>
    <w:rsid w:val="003156DC"/>
    <w:rsid w:val="00315AEF"/>
    <w:rsid w:val="00331F77"/>
    <w:rsid w:val="003339AF"/>
    <w:rsid w:val="003472FD"/>
    <w:rsid w:val="003537F4"/>
    <w:rsid w:val="00382CEC"/>
    <w:rsid w:val="00387B1F"/>
    <w:rsid w:val="003A2D6D"/>
    <w:rsid w:val="003C23C1"/>
    <w:rsid w:val="003C70E3"/>
    <w:rsid w:val="0040782E"/>
    <w:rsid w:val="00422186"/>
    <w:rsid w:val="0042645A"/>
    <w:rsid w:val="00431BB0"/>
    <w:rsid w:val="004341BD"/>
    <w:rsid w:val="00470C60"/>
    <w:rsid w:val="004A395C"/>
    <w:rsid w:val="004E4213"/>
    <w:rsid w:val="004F1877"/>
    <w:rsid w:val="004F1EF4"/>
    <w:rsid w:val="004F6B3E"/>
    <w:rsid w:val="004F7A6B"/>
    <w:rsid w:val="00515993"/>
    <w:rsid w:val="00523329"/>
    <w:rsid w:val="005249C0"/>
    <w:rsid w:val="00546BAB"/>
    <w:rsid w:val="00552F82"/>
    <w:rsid w:val="005866BD"/>
    <w:rsid w:val="00596E7D"/>
    <w:rsid w:val="005A7F9A"/>
    <w:rsid w:val="005B5774"/>
    <w:rsid w:val="005E43A7"/>
    <w:rsid w:val="005F0181"/>
    <w:rsid w:val="00624CE6"/>
    <w:rsid w:val="00634D75"/>
    <w:rsid w:val="00640838"/>
    <w:rsid w:val="0064179B"/>
    <w:rsid w:val="00670556"/>
    <w:rsid w:val="0069333F"/>
    <w:rsid w:val="006B5846"/>
    <w:rsid w:val="006C1554"/>
    <w:rsid w:val="006C49A8"/>
    <w:rsid w:val="006D6F40"/>
    <w:rsid w:val="006F1B18"/>
    <w:rsid w:val="006F45EE"/>
    <w:rsid w:val="006F50D7"/>
    <w:rsid w:val="00700150"/>
    <w:rsid w:val="00711E80"/>
    <w:rsid w:val="00736C45"/>
    <w:rsid w:val="00753009"/>
    <w:rsid w:val="00761F5C"/>
    <w:rsid w:val="00764370"/>
    <w:rsid w:val="00767459"/>
    <w:rsid w:val="00784E38"/>
    <w:rsid w:val="00790389"/>
    <w:rsid w:val="00790CF8"/>
    <w:rsid w:val="007D2254"/>
    <w:rsid w:val="007E03E5"/>
    <w:rsid w:val="0083436E"/>
    <w:rsid w:val="0083627E"/>
    <w:rsid w:val="00846A92"/>
    <w:rsid w:val="008669ED"/>
    <w:rsid w:val="00886976"/>
    <w:rsid w:val="008C66F2"/>
    <w:rsid w:val="00902F69"/>
    <w:rsid w:val="00910B9F"/>
    <w:rsid w:val="00920C3A"/>
    <w:rsid w:val="009332AC"/>
    <w:rsid w:val="00937AED"/>
    <w:rsid w:val="00951AF4"/>
    <w:rsid w:val="0095537F"/>
    <w:rsid w:val="00967399"/>
    <w:rsid w:val="00975598"/>
    <w:rsid w:val="009A7DE1"/>
    <w:rsid w:val="009D51DC"/>
    <w:rsid w:val="009E1534"/>
    <w:rsid w:val="009E1B5C"/>
    <w:rsid w:val="00A04555"/>
    <w:rsid w:val="00A32CD9"/>
    <w:rsid w:val="00A67FE5"/>
    <w:rsid w:val="00A86E1A"/>
    <w:rsid w:val="00A90BA0"/>
    <w:rsid w:val="00AB08FF"/>
    <w:rsid w:val="00AC50DC"/>
    <w:rsid w:val="00AE06B0"/>
    <w:rsid w:val="00AE4360"/>
    <w:rsid w:val="00B540C2"/>
    <w:rsid w:val="00B618DB"/>
    <w:rsid w:val="00B659C6"/>
    <w:rsid w:val="00B772E5"/>
    <w:rsid w:val="00B80E84"/>
    <w:rsid w:val="00B854E2"/>
    <w:rsid w:val="00B86588"/>
    <w:rsid w:val="00B95659"/>
    <w:rsid w:val="00BA6419"/>
    <w:rsid w:val="00BA6A47"/>
    <w:rsid w:val="00BB0565"/>
    <w:rsid w:val="00BD2D93"/>
    <w:rsid w:val="00BE17A4"/>
    <w:rsid w:val="00BF16D0"/>
    <w:rsid w:val="00C075D4"/>
    <w:rsid w:val="00C1005B"/>
    <w:rsid w:val="00C2023B"/>
    <w:rsid w:val="00C76024"/>
    <w:rsid w:val="00C7725A"/>
    <w:rsid w:val="00C8308C"/>
    <w:rsid w:val="00C83B41"/>
    <w:rsid w:val="00C96E06"/>
    <w:rsid w:val="00CA3973"/>
    <w:rsid w:val="00CA439C"/>
    <w:rsid w:val="00CA5726"/>
    <w:rsid w:val="00CC5A93"/>
    <w:rsid w:val="00D01273"/>
    <w:rsid w:val="00D261BD"/>
    <w:rsid w:val="00D27F3F"/>
    <w:rsid w:val="00D727F8"/>
    <w:rsid w:val="00D95A7C"/>
    <w:rsid w:val="00DA6772"/>
    <w:rsid w:val="00DC7F19"/>
    <w:rsid w:val="00DF3FFA"/>
    <w:rsid w:val="00E01679"/>
    <w:rsid w:val="00E440A0"/>
    <w:rsid w:val="00E50886"/>
    <w:rsid w:val="00E52EAC"/>
    <w:rsid w:val="00E530F9"/>
    <w:rsid w:val="00EB7DCC"/>
    <w:rsid w:val="00ED717B"/>
    <w:rsid w:val="00EE1D7C"/>
    <w:rsid w:val="00EE2138"/>
    <w:rsid w:val="00F00FA6"/>
    <w:rsid w:val="00F02CDB"/>
    <w:rsid w:val="00F04189"/>
    <w:rsid w:val="00F219F9"/>
    <w:rsid w:val="00F30FC9"/>
    <w:rsid w:val="00F336C0"/>
    <w:rsid w:val="00F4159E"/>
    <w:rsid w:val="00F66457"/>
    <w:rsid w:val="00F703E7"/>
    <w:rsid w:val="00F86A49"/>
    <w:rsid w:val="00FA120D"/>
    <w:rsid w:val="00FA45D9"/>
    <w:rsid w:val="00FA71B3"/>
    <w:rsid w:val="00FC35F3"/>
    <w:rsid w:val="00FE1DB8"/>
    <w:rsid w:val="00FE560B"/>
    <w:rsid w:val="00FF5E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6F9AE"/>
  <w15:chartTrackingRefBased/>
  <w15:docId w15:val="{250EC34D-50BE-4B26-A26D-5600222F9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189"/>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6B5846"/>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640838"/>
    <w:pPr>
      <w:spacing w:after="100"/>
      <w:ind w:left="446"/>
    </w:pPr>
    <w:rPr>
      <w:rFonts w:eastAsiaTheme="minorEastAsia" w:cs="Times New Roman"/>
      <w:sz w:val="44"/>
      <w:szCs w:val="44"/>
      <w:lang w:bidi="ar-SA"/>
    </w:rPr>
  </w:style>
  <w:style w:type="character" w:styleId="CommentReference">
    <w:name w:val="annotation reference"/>
    <w:basedOn w:val="DefaultParagraphFont"/>
    <w:uiPriority w:val="99"/>
    <w:semiHidden/>
    <w:unhideWhenUsed/>
    <w:rsid w:val="005A7F9A"/>
    <w:rPr>
      <w:sz w:val="16"/>
      <w:szCs w:val="18"/>
    </w:rPr>
  </w:style>
  <w:style w:type="paragraph" w:styleId="CommentText">
    <w:name w:val="annotation text"/>
    <w:basedOn w:val="Normal"/>
    <w:link w:val="CommentTextChar"/>
    <w:uiPriority w:val="99"/>
    <w:unhideWhenUsed/>
    <w:rsid w:val="005A7F9A"/>
    <w:pPr>
      <w:spacing w:line="240" w:lineRule="auto"/>
    </w:pPr>
    <w:rPr>
      <w:sz w:val="20"/>
      <w:szCs w:val="25"/>
    </w:rPr>
  </w:style>
  <w:style w:type="character" w:customStyle="1" w:styleId="CommentTextChar">
    <w:name w:val="Comment Text Char"/>
    <w:basedOn w:val="DefaultParagraphFont"/>
    <w:link w:val="CommentText"/>
    <w:uiPriority w:val="99"/>
    <w:rsid w:val="005A7F9A"/>
    <w:rPr>
      <w:sz w:val="20"/>
      <w:szCs w:val="25"/>
    </w:rPr>
  </w:style>
  <w:style w:type="paragraph" w:styleId="BalloonText">
    <w:name w:val="Balloon Text"/>
    <w:basedOn w:val="Normal"/>
    <w:link w:val="BalloonTextChar"/>
    <w:uiPriority w:val="99"/>
    <w:semiHidden/>
    <w:unhideWhenUsed/>
    <w:rsid w:val="005A7F9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A7F9A"/>
    <w:rPr>
      <w:rFonts w:ascii="Segoe UI" w:hAnsi="Segoe UI" w:cs="Angsana New"/>
      <w:sz w:val="18"/>
      <w:szCs w:val="22"/>
    </w:rPr>
  </w:style>
  <w:style w:type="character" w:styleId="HTMLCite">
    <w:name w:val="HTML Cite"/>
    <w:basedOn w:val="DefaultParagraphFont"/>
    <w:uiPriority w:val="99"/>
    <w:semiHidden/>
    <w:unhideWhenUsed/>
    <w:rsid w:val="00B854E2"/>
    <w:rPr>
      <w:i/>
      <w:iCs/>
    </w:rPr>
  </w:style>
  <w:style w:type="character" w:customStyle="1" w:styleId="Heading3Char">
    <w:name w:val="Heading 3 Char"/>
    <w:basedOn w:val="DefaultParagraphFont"/>
    <w:link w:val="Heading3"/>
    <w:uiPriority w:val="9"/>
    <w:semiHidden/>
    <w:rsid w:val="006B5846"/>
    <w:rPr>
      <w:rFonts w:asciiTheme="majorHAnsi" w:eastAsiaTheme="majorEastAsia" w:hAnsiTheme="majorHAnsi" w:cstheme="majorBidi"/>
      <w:color w:val="1F4D78" w:themeColor="accent1" w:themeShade="7F"/>
      <w:sz w:val="24"/>
      <w:szCs w:val="30"/>
    </w:rPr>
  </w:style>
  <w:style w:type="paragraph" w:styleId="CommentSubject">
    <w:name w:val="annotation subject"/>
    <w:basedOn w:val="CommentText"/>
    <w:next w:val="CommentText"/>
    <w:link w:val="CommentSubjectChar"/>
    <w:uiPriority w:val="99"/>
    <w:semiHidden/>
    <w:unhideWhenUsed/>
    <w:rsid w:val="00F703E7"/>
    <w:rPr>
      <w:b/>
      <w:bCs/>
    </w:rPr>
  </w:style>
  <w:style w:type="character" w:customStyle="1" w:styleId="CommentSubjectChar">
    <w:name w:val="Comment Subject Char"/>
    <w:basedOn w:val="CommentTextChar"/>
    <w:link w:val="CommentSubject"/>
    <w:uiPriority w:val="99"/>
    <w:semiHidden/>
    <w:rsid w:val="00F703E7"/>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 w:id="204512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108freelance.com" TargetMode="External"/><Relationship Id="rId18" Type="http://schemas.openxmlformats.org/officeDocument/2006/relationships/hyperlink" Target="http://en.wikipedia.org/wiki/Presentation_semantics" TargetMode="External"/><Relationship Id="rId26" Type="http://schemas.openxmlformats.org/officeDocument/2006/relationships/hyperlink" Target="http://en.wikipedia.org/wiki/Scalable_Vector_Graphics"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Interface_(computing)" TargetMode="External"/><Relationship Id="rId34" Type="http://schemas.openxmlformats.org/officeDocument/2006/relationships/image" Target="media/image11.png"/><Relationship Id="rId42" Type="http://schemas.openxmlformats.org/officeDocument/2006/relationships/footer" Target="footer1.xml"/><Relationship Id="rId47" Type="http://schemas.openxmlformats.org/officeDocument/2006/relationships/hyperlink" Target="https://www.freelancer.com/"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en.wikipedia.org/wiki/Style_sheet_language" TargetMode="External"/><Relationship Id="rId25" Type="http://schemas.openxmlformats.org/officeDocument/2006/relationships/hyperlink" Target="http://en.wikipedia.org/wiki/Plain_Old_XML" TargetMode="External"/><Relationship Id="rId33" Type="http://schemas.openxmlformats.org/officeDocument/2006/relationships/image" Target="media/image10.jpeg"/><Relationship Id="rId38" Type="http://schemas.openxmlformats.org/officeDocument/2006/relationships/hyperlink" Target="http://en.wikipedia.org/wiki/Software" TargetMode="External"/><Relationship Id="rId46"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en.wikipedia.org/wiki/Web_page" TargetMode="External"/><Relationship Id="rId29" Type="http://schemas.openxmlformats.org/officeDocument/2006/relationships/image" Target="media/image6.jpeg"/><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en.wikipedia.org/wiki/XML" TargetMode="External"/><Relationship Id="rId32" Type="http://schemas.openxmlformats.org/officeDocument/2006/relationships/image" Target="media/image9.jpeg"/><Relationship Id="rId37" Type="http://schemas.openxmlformats.org/officeDocument/2006/relationships/hyperlink" Target="http://en.wikipedia.org/wiki/Open_source" TargetMode="External"/><Relationship Id="rId40" Type="http://schemas.openxmlformats.org/officeDocument/2006/relationships/image" Target="media/image13.png"/><Relationship Id="rId45"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XHTML" TargetMode="External"/><Relationship Id="rId28" Type="http://schemas.openxmlformats.org/officeDocument/2006/relationships/hyperlink" Target="http://en.wikipedia.org/wiki/The_web" TargetMode="External"/><Relationship Id="rId36" Type="http://schemas.openxmlformats.org/officeDocument/2006/relationships/hyperlink" Target="http://en.wikipedia.org/wiki/Revision_control" TargetMode="External"/><Relationship Id="rId49" Type="http://schemas.openxmlformats.org/officeDocument/2006/relationships/fontTable" Target="fontTable.xml"/><Relationship Id="rId10" Type="http://schemas.openxmlformats.org/officeDocument/2006/relationships/hyperlink" Target="http://en.wikipedia.org/wiki/Contracts" TargetMode="External"/><Relationship Id="rId19" Type="http://schemas.openxmlformats.org/officeDocument/2006/relationships/hyperlink" Target="http://en.wikipedia.org/wiki/Markup_language" TargetMode="External"/><Relationship Id="rId31" Type="http://schemas.openxmlformats.org/officeDocument/2006/relationships/image" Target="media/image8.jpeg"/><Relationship Id="rId44" Type="http://schemas.openxmlformats.org/officeDocument/2006/relationships/image" Target="media/image16.tm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en.wikipedia.org/wiki/HTML" TargetMode="External"/><Relationship Id="rId27" Type="http://schemas.openxmlformats.org/officeDocument/2006/relationships/hyperlink" Target="http://en.wikipedia.org/wiki/XUL" TargetMode="External"/><Relationship Id="rId30" Type="http://schemas.openxmlformats.org/officeDocument/2006/relationships/image" Target="media/image7.png"/><Relationship Id="rId35" Type="http://schemas.openxmlformats.org/officeDocument/2006/relationships/hyperlink" Target="http://en.wikipedia.org/wiki/Shared_web_hosting_service" TargetMode="External"/><Relationship Id="rId43" Type="http://schemas.openxmlformats.org/officeDocument/2006/relationships/image" Target="media/image15.png"/><Relationship Id="rId48" Type="http://schemas.openxmlformats.org/officeDocument/2006/relationships/hyperlink" Target="http://en.wikipedia.org/wiki/GitHub" TargetMode="Externa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24A0B-79A6-4BD6-9590-E1E1805D7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4154</Words>
  <Characters>23679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4</cp:revision>
  <dcterms:created xsi:type="dcterms:W3CDTF">2014-03-24T04:08:00Z</dcterms:created>
  <dcterms:modified xsi:type="dcterms:W3CDTF">2014-03-25T03:17:00Z</dcterms:modified>
</cp:coreProperties>
</file>